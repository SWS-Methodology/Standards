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theme/themeOverride2.xml" ContentType="application/vnd.openxmlformats-officedocument.themeOverride+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9616CB" w:rsidRDefault="00982B99" w:rsidP="00982B99">
      <w:pPr>
        <w:pStyle w:val="Title"/>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rsidR="00982B99" w:rsidRPr="009616CB" w:rsidRDefault="00982B99" w:rsidP="00374C82">
      <w:pPr>
        <w:pStyle w:val="Heading1"/>
      </w:pPr>
      <w:bookmarkStart w:id="3" w:name="_Toc428436034"/>
      <w:bookmarkStart w:id="4" w:name="_Toc428436335"/>
      <w:bookmarkStart w:id="5" w:name="_Toc428436461"/>
      <w:r w:rsidRPr="009616CB">
        <w:lastRenderedPageBreak/>
        <w:t>Table of Contents</w:t>
      </w:r>
      <w:bookmarkEnd w:id="3"/>
      <w:bookmarkEnd w:id="4"/>
      <w:bookmarkEnd w:id="5"/>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r w:rsidRPr="009D7FC0">
        <w:rPr>
          <w:rFonts w:cs="Times New Roman"/>
          <w:lang w:eastAsia="en-US"/>
        </w:rPr>
        <w:fldChar w:fldCharType="begin"/>
      </w:r>
      <w:r w:rsidR="00F857C8">
        <w:rPr>
          <w:rFonts w:cs="Times New Roman"/>
          <w:lang w:eastAsia="en-US"/>
        </w:rPr>
        <w:instrText xml:space="preserve"> TOC \o "1-2" \h \z \u </w:instrText>
      </w:r>
      <w:r w:rsidRPr="009D7FC0">
        <w:rPr>
          <w:rFonts w:cs="Times New Roman"/>
          <w:lang w:eastAsia="en-US"/>
        </w:rPr>
        <w:fldChar w:fldCharType="separate"/>
      </w:r>
      <w:hyperlink w:anchor="_Toc428436461" w:history="1">
        <w:r w:rsidR="00F857C8" w:rsidRPr="00F857C8">
          <w:rPr>
            <w:rStyle w:val="Hyperlink"/>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2</w:t>
        </w:r>
        <w:r w:rsidRPr="00F857C8">
          <w:rPr>
            <w:rFonts w:cs="Times New Roman"/>
            <w:noProof/>
            <w:webHidden/>
            <w:szCs w:val="22"/>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Hyperlink"/>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w:t>
        </w:r>
        <w:r w:rsidRPr="00F857C8">
          <w:rPr>
            <w:rFonts w:cs="Times New Roman"/>
            <w:noProof/>
            <w:webHidden/>
            <w:szCs w:val="22"/>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Hyperlink"/>
            <w:rFonts w:ascii="Times New Roman" w:hAnsi="Times New Roman" w:cs="Times New Roman"/>
            <w:smallCaps w:val="0"/>
            <w:noProof/>
            <w:szCs w:val="22"/>
          </w:rPr>
          <w:t>List of Figures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6</w:t>
        </w:r>
        <w:r w:rsidRPr="00F857C8">
          <w:rPr>
            <w:rFonts w:cs="Times New Roman"/>
            <w:noProof/>
            <w:webHidden/>
            <w:szCs w:val="22"/>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Hyperlink"/>
            <w:rFonts w:ascii="Times New Roman" w:hAnsi="Times New Roman" w:cs="Times New Roman"/>
            <w:smallCaps w:val="0"/>
            <w:noProof/>
            <w:szCs w:val="22"/>
          </w:rPr>
          <w:t>About this document</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8</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Hyperlink"/>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Hyperlink"/>
            <w:rFonts w:ascii="Times New Roman" w:hAnsi="Times New Roman" w:cs="Times New Roman"/>
            <w:smallCaps w:val="0"/>
            <w:noProof/>
            <w:szCs w:val="22"/>
          </w:rPr>
          <w:t>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11</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67" w:history="1">
        <w:r w:rsidR="00F857C8" w:rsidRPr="00F857C8">
          <w:rPr>
            <w:rStyle w:val="Hyperlink"/>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Hyperlink"/>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69" w:history="1">
        <w:r w:rsidR="00F857C8" w:rsidRPr="00F857C8">
          <w:rPr>
            <w:rStyle w:val="Hyperlink"/>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Hyperlink"/>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17</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Hyperlink"/>
            <w:rFonts w:ascii="Times New Roman" w:hAnsi="Times New Roman" w:cs="Times New Roman"/>
            <w:smallCaps w:val="0"/>
            <w:noProof/>
          </w:rPr>
          <w:t>FBSs and SUAs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2" w:history="1">
        <w:r w:rsidR="00F857C8" w:rsidRPr="00F857C8">
          <w:rPr>
            <w:rStyle w:val="Hyperlink"/>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21</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3" w:history="1">
        <w:r w:rsidR="00F857C8" w:rsidRPr="00F857C8">
          <w:rPr>
            <w:rStyle w:val="Hyperlink"/>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4" w:history="1">
        <w:r w:rsidR="00F857C8" w:rsidRPr="00F857C8">
          <w:rPr>
            <w:rStyle w:val="Hyperlink"/>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5" w:history="1">
        <w:r w:rsidR="00F857C8" w:rsidRPr="00F857C8">
          <w:rPr>
            <w:rStyle w:val="Hyperlink"/>
            <w:rFonts w:ascii="Times New Roman" w:hAnsi="Times New Roman" w:cs="Times New Roman"/>
            <w:smallCaps w:val="0"/>
            <w:noProof/>
          </w:rPr>
          <w:t>References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33</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6" w:history="1">
        <w:r w:rsidR="00F857C8" w:rsidRPr="00F857C8">
          <w:rPr>
            <w:rStyle w:val="Hyperlink"/>
            <w:rFonts w:ascii="Times New Roman" w:hAnsi="Times New Roman" w:cs="Times New Roman"/>
            <w:smallCaps w:val="0"/>
            <w:noProof/>
            <w:szCs w:val="22"/>
          </w:rPr>
          <w:t>Balancing and standardization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36</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7" w:history="1">
        <w:r w:rsidR="00F857C8" w:rsidRPr="00F857C8">
          <w:rPr>
            <w:rStyle w:val="Hyperlink"/>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8" w:history="1">
        <w:r w:rsidR="00F857C8" w:rsidRPr="00F857C8">
          <w:rPr>
            <w:rStyle w:val="Hyperlink"/>
            <w:rFonts w:ascii="Times New Roman" w:hAnsi="Times New Roman" w:cs="Times New Roman"/>
            <w:smallCaps w:val="0"/>
            <w:noProof/>
          </w:rPr>
          <w:t>Standardization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79" w:history="1">
        <w:r w:rsidR="00F857C8" w:rsidRPr="00F857C8">
          <w:rPr>
            <w:rStyle w:val="Hyperlink"/>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44</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0" w:history="1">
        <w:r w:rsidR="00F857C8" w:rsidRPr="00F857C8">
          <w:rPr>
            <w:rStyle w:val="Hyperlink"/>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45</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1" w:history="1">
        <w:r w:rsidR="00F857C8" w:rsidRPr="00F857C8">
          <w:rPr>
            <w:rStyle w:val="Hyperlink"/>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47</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82" w:history="1">
        <w:r w:rsidR="00F857C8" w:rsidRPr="00F857C8">
          <w:rPr>
            <w:rStyle w:val="Hyperlink"/>
            <w:rFonts w:ascii="Times New Roman" w:hAnsi="Times New Roman" w:cs="Times New Roman"/>
            <w:smallCaps w:val="0"/>
            <w:noProof/>
            <w:szCs w:val="22"/>
          </w:rPr>
          <w:t>Imputation Methods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49</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3" w:history="1">
        <w:r w:rsidR="00F857C8" w:rsidRPr="00F857C8">
          <w:rPr>
            <w:rStyle w:val="Hyperlink"/>
            <w:rFonts w:ascii="Times New Roman" w:hAnsi="Times New Roman" w:cs="Times New Roman"/>
            <w:smallCaps w:val="0"/>
            <w:noProof/>
          </w:rPr>
          <w:t>Production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4" w:history="1">
        <w:r w:rsidR="00F857C8" w:rsidRPr="00F857C8">
          <w:rPr>
            <w:rStyle w:val="Hyperlink"/>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5" w:history="1">
        <w:r w:rsidR="00F857C8" w:rsidRPr="00F857C8">
          <w:rPr>
            <w:rStyle w:val="Hyperlink"/>
            <w:rFonts w:ascii="Times New Roman" w:hAnsi="Times New Roman" w:cs="Times New Roman"/>
            <w:smallCaps w:val="0"/>
            <w:noProof/>
          </w:rPr>
          <w:t>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53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6" w:history="1">
        <w:r w:rsidR="00F857C8" w:rsidRPr="00F857C8">
          <w:rPr>
            <w:rStyle w:val="Hyperlink"/>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60</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7" w:history="1">
        <w:r w:rsidR="00F857C8" w:rsidRPr="00F857C8">
          <w:rPr>
            <w:rStyle w:val="Hyperlink"/>
            <w:rFonts w:ascii="Times New Roman" w:hAnsi="Times New Roman" w:cs="Times New Roman"/>
            <w:smallCaps w:val="0"/>
            <w:noProof/>
          </w:rPr>
          <w:t>Feed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8" w:history="1">
        <w:r w:rsidR="00F857C8" w:rsidRPr="00F857C8">
          <w:rPr>
            <w:rStyle w:val="Hyperlink"/>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89" w:history="1">
        <w:r w:rsidR="00F857C8" w:rsidRPr="00F857C8">
          <w:rPr>
            <w:rStyle w:val="Hyperlink"/>
            <w:rFonts w:ascii="Times New Roman" w:hAnsi="Times New Roman" w:cs="Times New Roman"/>
            <w:smallCaps w:val="0"/>
            <w:noProof/>
          </w:rPr>
          <w:t>Food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0" w:history="1">
        <w:r w:rsidR="00F857C8" w:rsidRPr="00F857C8">
          <w:rPr>
            <w:rStyle w:val="Hyperlink"/>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79</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1" w:history="1">
        <w:r w:rsidR="00F857C8" w:rsidRPr="00F857C8">
          <w:rPr>
            <w:rStyle w:val="Hyperlink"/>
            <w:rFonts w:ascii="Times New Roman" w:hAnsi="Times New Roman" w:cs="Times New Roman"/>
            <w:smallCaps w:val="0"/>
            <w:noProof/>
          </w:rPr>
          <w:t>Industrial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81</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2" w:history="1">
        <w:r w:rsidR="00F857C8" w:rsidRPr="00F857C8">
          <w:rPr>
            <w:rStyle w:val="Hyperlink"/>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3" w:history="1">
        <w:r w:rsidR="00F857C8" w:rsidRPr="00F857C8">
          <w:rPr>
            <w:rStyle w:val="Hyperlink"/>
            <w:rFonts w:ascii="Times New Roman" w:hAnsi="Times New Roman" w:cs="Times New Roman"/>
            <w:smallCaps w:val="0"/>
            <w:noProof/>
          </w:rPr>
          <w:t>Seed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87</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4" w:history="1">
        <w:r w:rsidR="00F857C8" w:rsidRPr="00F857C8">
          <w:rPr>
            <w:rStyle w:val="Hyperlink"/>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89</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95" w:history="1">
        <w:r w:rsidR="00F857C8" w:rsidRPr="00F857C8">
          <w:rPr>
            <w:rStyle w:val="Hyperlink"/>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90</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6" w:history="1">
        <w:r w:rsidR="00F857C8" w:rsidRPr="00F857C8">
          <w:rPr>
            <w:rStyle w:val="Hyperlink"/>
            <w:rFonts w:ascii="Times New Roman" w:hAnsi="Times New Roman" w:cs="Times New Roman"/>
            <w:smallCaps w:val="0"/>
            <w:noProof/>
          </w:rPr>
          <w:t>Wheat</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90</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7" w:history="1">
        <w:r w:rsidR="00F857C8" w:rsidRPr="00F857C8">
          <w:rPr>
            <w:rStyle w:val="Hyperlink"/>
            <w:rFonts w:ascii="Times New Roman" w:hAnsi="Times New Roman" w:cs="Times New Roman"/>
            <w:smallCaps w:val="0"/>
            <w:noProof/>
          </w:rPr>
          <w:t>Sugar</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104</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8" w:history="1">
        <w:r w:rsidR="00F857C8" w:rsidRPr="00F857C8">
          <w:rPr>
            <w:rStyle w:val="Hyperlink"/>
            <w:rFonts w:ascii="Times New Roman" w:hAnsi="Times New Roman" w:cs="Times New Roman"/>
            <w:smallCaps w:val="0"/>
            <w:noProof/>
          </w:rPr>
          <w:t>Palm Oil</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499" w:history="1">
        <w:r w:rsidR="00F857C8" w:rsidRPr="00F857C8">
          <w:rPr>
            <w:rStyle w:val="Hyperlink"/>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124</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0" w:history="1">
        <w:r w:rsidR="00F857C8" w:rsidRPr="00F857C8">
          <w:rPr>
            <w:rStyle w:val="Hyperlink"/>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131</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1" w:history="1">
        <w:r w:rsidR="00F857C8" w:rsidRPr="00F857C8">
          <w:rPr>
            <w:rStyle w:val="Hyperlink"/>
            <w:rFonts w:ascii="Times New Roman" w:hAnsi="Times New Roman" w:cs="Times New Roman"/>
            <w:smallCaps w:val="0"/>
            <w:noProof/>
            <w:szCs w:val="22"/>
          </w:rPr>
          <w:t>Commodity Classifications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133</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2" w:history="1">
        <w:r w:rsidR="00F857C8" w:rsidRPr="00F857C8">
          <w:rPr>
            <w:rStyle w:val="Hyperlink"/>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133</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3" w:history="1">
        <w:r w:rsidR="00F857C8" w:rsidRPr="00F857C8">
          <w:rPr>
            <w:rStyle w:val="Hyperlink"/>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4" w:history="1">
        <w:r w:rsidR="00F857C8" w:rsidRPr="00F857C8">
          <w:rPr>
            <w:rStyle w:val="Hyperlink"/>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138</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5" w:history="1">
        <w:r w:rsidR="00F857C8" w:rsidRPr="00F857C8">
          <w:rPr>
            <w:rStyle w:val="Hyperlink"/>
            <w:rFonts w:ascii="Times New Roman" w:hAnsi="Times New Roman" w:cs="Times New Roman"/>
            <w:smallCaps w:val="0"/>
            <w:noProof/>
          </w:rPr>
          <w:t>Appendix 1</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141</w:t>
        </w:r>
        <w:r w:rsidRPr="00F857C8">
          <w:rPr>
            <w:rFonts w:ascii="Times New Roman" w:hAnsi="Times New Roman" w:cs="Times New Roman"/>
            <w:noProof/>
            <w:webHidden/>
          </w:rPr>
          <w:fldChar w:fldCharType="end"/>
        </w:r>
      </w:hyperlink>
    </w:p>
    <w:p w:rsidR="00F857C8" w:rsidRPr="00F857C8" w:rsidRDefault="009D7FC0"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6" w:history="1">
        <w:r w:rsidR="00F857C8" w:rsidRPr="00F857C8">
          <w:rPr>
            <w:rStyle w:val="Hyperlink"/>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145</w:t>
        </w:r>
        <w:r w:rsidRPr="00F857C8">
          <w:rPr>
            <w:rFonts w:cs="Times New Roman"/>
            <w:noProof/>
            <w:webHidden/>
            <w:szCs w:val="22"/>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7" w:history="1">
        <w:r w:rsidR="00F857C8" w:rsidRPr="00F857C8">
          <w:rPr>
            <w:rStyle w:val="Hyperlink"/>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8" w:history="1">
        <w:r w:rsidR="00F857C8" w:rsidRPr="00F857C8">
          <w:rPr>
            <w:rStyle w:val="Hyperlink"/>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09" w:history="1">
        <w:r w:rsidR="00F857C8" w:rsidRPr="00F857C8">
          <w:rPr>
            <w:rStyle w:val="Hyperlink"/>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148</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0" w:history="1">
        <w:r w:rsidR="00F857C8" w:rsidRPr="00F857C8">
          <w:rPr>
            <w:rStyle w:val="Hyperlink"/>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151</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1" w:history="1">
        <w:r w:rsidR="00F857C8" w:rsidRPr="00F857C8">
          <w:rPr>
            <w:rStyle w:val="Hyperlink"/>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154</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2" w:history="1">
        <w:r w:rsidR="00F857C8" w:rsidRPr="00F857C8">
          <w:rPr>
            <w:rStyle w:val="Hyperlink"/>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3" w:history="1">
        <w:r w:rsidR="00F857C8" w:rsidRPr="00F857C8">
          <w:rPr>
            <w:rStyle w:val="Hyperlink"/>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158</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4" w:history="1">
        <w:r w:rsidR="00F857C8" w:rsidRPr="00F857C8">
          <w:rPr>
            <w:rStyle w:val="Hyperlink"/>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162</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5" w:history="1">
        <w:r w:rsidR="00F857C8" w:rsidRPr="00F857C8">
          <w:rPr>
            <w:rStyle w:val="Hyperlink"/>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165</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6" w:history="1">
        <w:r w:rsidR="00F857C8" w:rsidRPr="00F857C8">
          <w:rPr>
            <w:rStyle w:val="Hyperlink"/>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168</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7" w:history="1">
        <w:r w:rsidR="00F857C8" w:rsidRPr="00F857C8">
          <w:rPr>
            <w:rStyle w:val="Hyperlink"/>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172</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8" w:history="1">
        <w:r w:rsidR="00F857C8" w:rsidRPr="00F857C8">
          <w:rPr>
            <w:rStyle w:val="Hyperlink"/>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174</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19" w:history="1">
        <w:r w:rsidR="00F857C8" w:rsidRPr="00F857C8">
          <w:rPr>
            <w:rStyle w:val="Hyperlink"/>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176</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20" w:history="1">
        <w:r w:rsidR="00F857C8" w:rsidRPr="00F857C8">
          <w:rPr>
            <w:rStyle w:val="Hyperlink"/>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179</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21" w:history="1">
        <w:r w:rsidR="00F857C8" w:rsidRPr="00F857C8">
          <w:rPr>
            <w:rStyle w:val="Hyperlink"/>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182</w:t>
        </w:r>
        <w:r w:rsidRPr="00F857C8">
          <w:rPr>
            <w:rFonts w:ascii="Times New Roman" w:hAnsi="Times New Roman" w:cs="Times New Roman"/>
            <w:noProof/>
            <w:webHidden/>
          </w:rPr>
          <w:fldChar w:fldCharType="end"/>
        </w:r>
      </w:hyperlink>
    </w:p>
    <w:p w:rsidR="00F857C8" w:rsidRPr="00F857C8" w:rsidRDefault="009D7FC0" w:rsidP="00F857C8">
      <w:pPr>
        <w:pStyle w:val="TOC2"/>
        <w:tabs>
          <w:tab w:val="right" w:leader="dot" w:pos="9016"/>
        </w:tabs>
        <w:spacing w:after="0"/>
        <w:rPr>
          <w:rFonts w:ascii="Times New Roman" w:eastAsiaTheme="minorEastAsia" w:hAnsi="Times New Roman" w:cs="Times New Roman"/>
          <w:noProof/>
          <w:lang w:eastAsia="en-US"/>
        </w:rPr>
      </w:pPr>
      <w:hyperlink w:anchor="_Toc428436522" w:history="1">
        <w:r w:rsidR="00F857C8" w:rsidRPr="00F857C8">
          <w:rPr>
            <w:rStyle w:val="Hyperlink"/>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183</w:t>
        </w:r>
        <w:r w:rsidRPr="00F857C8">
          <w:rPr>
            <w:rFonts w:ascii="Times New Roman" w:hAnsi="Times New Roman" w:cs="Times New Roman"/>
            <w:noProof/>
            <w:webHidden/>
          </w:rPr>
          <w:fldChar w:fldCharType="end"/>
        </w:r>
      </w:hyperlink>
    </w:p>
    <w:p w:rsidR="00982B99" w:rsidRPr="009616CB" w:rsidRDefault="009D7FC0" w:rsidP="00982B99">
      <w:pPr>
        <w:rPr>
          <w:rFonts w:ascii="Times New Roman" w:hAnsi="Times New Roman" w:cs="Times New Roman"/>
          <w:lang w:eastAsia="en-US"/>
        </w:rPr>
      </w:pPr>
      <w:r>
        <w:rPr>
          <w:rFonts w:ascii="Times New Roman" w:hAnsi="Times New Roman" w:cs="Times New Roman"/>
          <w:lang w:eastAsia="en-US"/>
        </w:rPr>
        <w:fldChar w:fldCharType="end"/>
      </w:r>
    </w:p>
    <w:p w:rsidR="00982B99" w:rsidRPr="009616CB" w:rsidRDefault="00982B99" w:rsidP="00982B99">
      <w:pPr>
        <w:pStyle w:val="Title"/>
        <w:rPr>
          <w:rFonts w:ascii="Times New Roman" w:hAnsi="Times New Roman" w:cs="Times New Roman"/>
        </w:rPr>
      </w:pPr>
    </w:p>
    <w:p w:rsidR="00982B99" w:rsidRPr="009616CB" w:rsidRDefault="00982B99" w:rsidP="00374C82">
      <w:pPr>
        <w:pStyle w:val="Heading1"/>
        <w:rPr>
          <w:rFonts w:eastAsiaTheme="majorEastAsia"/>
          <w:lang w:eastAsia="en-US"/>
        </w:rPr>
      </w:pPr>
      <w:bookmarkStart w:id="6" w:name="_Toc428436035"/>
      <w:bookmarkStart w:id="7" w:name="_Toc428436336"/>
      <w:bookmarkStart w:id="8" w:name="_Toc428436462"/>
      <w:r w:rsidRPr="009616CB">
        <w:rPr>
          <w:rFonts w:eastAsiaTheme="majorEastAsia"/>
          <w:lang w:eastAsia="en-US"/>
        </w:rPr>
        <w:lastRenderedPageBreak/>
        <w:t>List of Tables</w:t>
      </w:r>
      <w:bookmarkEnd w:id="6"/>
      <w:bookmarkEnd w:id="7"/>
      <w:bookmarkEnd w:id="8"/>
    </w:p>
    <w:p w:rsidR="00982B99" w:rsidRPr="009616CB" w:rsidRDefault="00982B99" w:rsidP="00982B99">
      <w:pPr>
        <w:rPr>
          <w:rFonts w:ascii="Times New Roman" w:hAnsi="Times New Roman" w:cs="Times New Roman"/>
          <w:lang w:val="en-GB" w:eastAsia="en-US"/>
        </w:rPr>
      </w:pPr>
    </w:p>
    <w:p w:rsidR="00AA5F53" w:rsidRPr="009616CB" w:rsidRDefault="009D7FC0">
      <w:pPr>
        <w:pStyle w:val="TableofFigures"/>
        <w:tabs>
          <w:tab w:val="right" w:leader="dot" w:pos="9016"/>
        </w:tabs>
        <w:rPr>
          <w:rFonts w:cs="Times New Roman"/>
          <w:noProof/>
          <w:lang w:eastAsia="en-US"/>
        </w:rPr>
      </w:pPr>
      <w:r w:rsidRPr="009D7FC0">
        <w:rPr>
          <w:rFonts w:cs="Times New Roman"/>
        </w:rPr>
        <w:fldChar w:fldCharType="begin"/>
      </w:r>
      <w:r w:rsidR="00982B99" w:rsidRPr="009616CB">
        <w:rPr>
          <w:rFonts w:cs="Times New Roman"/>
        </w:rPr>
        <w:instrText xml:space="preserve"> TOC \h \z \c "Table" </w:instrText>
      </w:r>
      <w:r w:rsidRPr="009D7FC0">
        <w:rPr>
          <w:rFonts w:cs="Times New Roman"/>
        </w:rPr>
        <w:fldChar w:fldCharType="separate"/>
      </w:r>
      <w:hyperlink w:anchor="_Toc428423540" w:history="1">
        <w:r w:rsidR="00AA5F53" w:rsidRPr="009616CB">
          <w:rPr>
            <w:rStyle w:val="Hyperlink"/>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1" w:history="1">
        <w:r w:rsidR="00AA5F53" w:rsidRPr="009616CB">
          <w:rPr>
            <w:rStyle w:val="Hyperlink"/>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2" w:history="1">
        <w:r w:rsidR="00AA5F53" w:rsidRPr="009616CB">
          <w:rPr>
            <w:rStyle w:val="Hyperlink"/>
            <w:rFonts w:ascii="Times New Roman" w:hAnsi="Times New Roman" w:cs="Times New Roman"/>
            <w:smallCaps w:val="0"/>
            <w:noProof/>
            <w:lang w:val="en-GB"/>
          </w:rPr>
          <w:t>Table 3</w:t>
        </w:r>
        <w:r w:rsidR="00AA5F53" w:rsidRPr="009616CB">
          <w:rPr>
            <w:rStyle w:val="Hyperlink"/>
            <w:rFonts w:ascii="Times New Roman" w:hAnsi="Times New Roman" w:cs="Times New Roman"/>
            <w:b/>
            <w:smallCaps w:val="0"/>
            <w:noProof/>
            <w:lang w:val="en-GB"/>
          </w:rPr>
          <w:t>:</w:t>
        </w:r>
        <w:r w:rsidR="00AA5F53" w:rsidRPr="009616CB">
          <w:rPr>
            <w:rStyle w:val="Hyperlink"/>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42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3" w:history="1">
        <w:r w:rsidR="00AA5F53" w:rsidRPr="009616CB">
          <w:rPr>
            <w:rStyle w:val="Hyperlink"/>
            <w:rFonts w:ascii="Times New Roman" w:hAnsi="Times New Roman" w:cs="Times New Roman"/>
            <w:smallCaps w:val="0"/>
            <w:noProof/>
            <w:lang w:val="en-GB"/>
          </w:rPr>
          <w:t>Table 4: Trade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56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4" w:history="1">
        <w:r w:rsidR="00AA5F53" w:rsidRPr="009616CB">
          <w:rPr>
            <w:rStyle w:val="Hyperlink"/>
            <w:rFonts w:ascii="Times New Roman" w:hAnsi="Times New Roman" w:cs="Times New Roman"/>
            <w:smallCaps w:val="0"/>
            <w:noProof/>
            <w:lang w:val="en-GB"/>
          </w:rPr>
          <w:t>Table 5: Initial, empty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5" w:history="1">
        <w:r w:rsidR="00AA5F53" w:rsidRPr="009616CB">
          <w:rPr>
            <w:rStyle w:val="Hyperlink"/>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6" w:history="1">
        <w:r w:rsidR="00AA5F53" w:rsidRPr="009616CB">
          <w:rPr>
            <w:rStyle w:val="Hyperlink"/>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7" w:history="1">
        <w:r w:rsidR="00AA5F53" w:rsidRPr="009616CB">
          <w:rPr>
            <w:rStyle w:val="Hyperlink"/>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8" w:history="1">
        <w:r w:rsidR="00AA5F53" w:rsidRPr="009616CB">
          <w:rPr>
            <w:rStyle w:val="Hyperlink"/>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49" w:history="1">
        <w:r w:rsidR="00AA5F53" w:rsidRPr="009616CB">
          <w:rPr>
            <w:rStyle w:val="Hyperlink"/>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0" w:history="1">
        <w:r w:rsidR="00AA5F53" w:rsidRPr="009616CB">
          <w:rPr>
            <w:rStyle w:val="Hyperlink"/>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1" w:history="1">
        <w:r w:rsidR="00AA5F53" w:rsidRPr="009616CB">
          <w:rPr>
            <w:rStyle w:val="Hyperlink"/>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2" w:history="1">
        <w:r w:rsidR="00AA5F53" w:rsidRPr="009616CB">
          <w:rPr>
            <w:rStyle w:val="Hyperlink"/>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3" w:history="1">
        <w:r w:rsidR="00AA5F53" w:rsidRPr="009616CB">
          <w:rPr>
            <w:rStyle w:val="Hyperlink"/>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4" w:history="1">
        <w:r w:rsidR="00AA5F53" w:rsidRPr="009616CB">
          <w:rPr>
            <w:rStyle w:val="Hyperlink"/>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5" w:history="1">
        <w:r w:rsidR="00AA5F53" w:rsidRPr="009616CB">
          <w:rPr>
            <w:rStyle w:val="Hyperlink"/>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6" w:history="1">
        <w:r w:rsidR="00AA5F53" w:rsidRPr="009616CB">
          <w:rPr>
            <w:rStyle w:val="Hyperlink"/>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7" w:history="1">
        <w:r w:rsidR="00AA5F53" w:rsidRPr="009616CB">
          <w:rPr>
            <w:rStyle w:val="Hyperlink"/>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8" w:history="1">
        <w:r w:rsidR="00AA5F53" w:rsidRPr="009616CB">
          <w:rPr>
            <w:rStyle w:val="Hyperlink"/>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59" w:history="1">
        <w:r w:rsidR="00AA5F53" w:rsidRPr="009616CB">
          <w:rPr>
            <w:rStyle w:val="Hyperlink"/>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99</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0" w:history="1">
        <w:r w:rsidR="00AA5F53" w:rsidRPr="009616CB">
          <w:rPr>
            <w:rStyle w:val="Hyperlink"/>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1" w:history="1">
        <w:r w:rsidR="00AA5F53" w:rsidRPr="009616CB">
          <w:rPr>
            <w:rStyle w:val="Hyperlink"/>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2" w:history="1">
        <w:r w:rsidR="00AA5F53" w:rsidRPr="009616CB">
          <w:rPr>
            <w:rStyle w:val="Hyperlink"/>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3" w:history="1">
        <w:r w:rsidR="00AA5F53" w:rsidRPr="009616CB">
          <w:rPr>
            <w:rStyle w:val="Hyperlink"/>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4" w:history="1">
        <w:r w:rsidR="00AA5F53" w:rsidRPr="009616CB">
          <w:rPr>
            <w:rStyle w:val="Hyperlink"/>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5" w:history="1">
        <w:r w:rsidR="00AA5F53" w:rsidRPr="009616CB">
          <w:rPr>
            <w:rStyle w:val="Hyperlink"/>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6" w:history="1">
        <w:r w:rsidR="00AA5F53" w:rsidRPr="009616CB">
          <w:rPr>
            <w:rStyle w:val="Hyperlink"/>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7" w:history="1">
        <w:r w:rsidR="00AA5F53" w:rsidRPr="009616CB">
          <w:rPr>
            <w:rStyle w:val="Hyperlink"/>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8" w:history="1">
        <w:r w:rsidR="00AA5F53" w:rsidRPr="009616CB">
          <w:rPr>
            <w:rStyle w:val="Hyperlink"/>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69" w:history="1">
        <w:r w:rsidR="00AA5F53" w:rsidRPr="009616CB">
          <w:rPr>
            <w:rStyle w:val="Hyperlink"/>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0" w:history="1">
        <w:r w:rsidR="00AA5F53" w:rsidRPr="009616CB">
          <w:rPr>
            <w:rStyle w:val="Hyperlink"/>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1" w:history="1">
        <w:r w:rsidR="00AA5F53" w:rsidRPr="009616CB">
          <w:rPr>
            <w:rStyle w:val="Hyperlink"/>
            <w:rFonts w:ascii="Times New Roman" w:hAnsi="Times New Roman" w:cs="Times New Roman"/>
            <w:smallCaps w:val="0"/>
            <w:noProof/>
            <w:lang w:val="en-GB"/>
          </w:rPr>
          <w:t>Table 32: Initial table for the sugar FBS/SUA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2" w:history="1">
        <w:r w:rsidR="00AA5F53" w:rsidRPr="009616CB">
          <w:rPr>
            <w:rStyle w:val="Hyperlink"/>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3" w:history="1">
        <w:r w:rsidR="00AA5F53" w:rsidRPr="009616CB">
          <w:rPr>
            <w:rStyle w:val="Hyperlink"/>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4" w:history="1">
        <w:r w:rsidR="00AA5F53" w:rsidRPr="009616CB">
          <w:rPr>
            <w:rStyle w:val="Hyperlink"/>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5" w:history="1">
        <w:r w:rsidR="00AA5F53" w:rsidRPr="009616CB">
          <w:rPr>
            <w:rStyle w:val="Hyperlink"/>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6" w:history="1">
        <w:r w:rsidR="00AA5F53" w:rsidRPr="009616CB">
          <w:rPr>
            <w:rStyle w:val="Hyperlink"/>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7" w:history="1">
        <w:r w:rsidR="00AA5F53" w:rsidRPr="009616CB">
          <w:rPr>
            <w:rStyle w:val="Hyperlink"/>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8" w:history="1">
        <w:r w:rsidR="00AA5F53" w:rsidRPr="009616CB">
          <w:rPr>
            <w:rStyle w:val="Hyperlink"/>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79" w:history="1">
        <w:r w:rsidR="00AA5F53" w:rsidRPr="009616CB">
          <w:rPr>
            <w:rStyle w:val="Hyperlink"/>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0" w:history="1">
        <w:r w:rsidR="00AA5F53" w:rsidRPr="009616CB">
          <w:rPr>
            <w:rStyle w:val="Hyperlink"/>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1" w:history="1">
        <w:r w:rsidR="00AA5F53" w:rsidRPr="009616CB">
          <w:rPr>
            <w:rStyle w:val="Hyperlink"/>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2" w:history="1">
        <w:r w:rsidR="00AA5F53" w:rsidRPr="009616CB">
          <w:rPr>
            <w:rStyle w:val="Hyperlink"/>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3" w:history="1">
        <w:r w:rsidR="00AA5F53" w:rsidRPr="009616CB">
          <w:rPr>
            <w:rStyle w:val="Hyperlink"/>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109</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4" w:history="1">
        <w:r w:rsidR="00AA5F53" w:rsidRPr="009616CB">
          <w:rPr>
            <w:rStyle w:val="Hyperlink"/>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5" w:history="1">
        <w:r w:rsidR="00AA5F53" w:rsidRPr="009616CB">
          <w:rPr>
            <w:rStyle w:val="Hyperlink"/>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6" w:history="1">
        <w:r w:rsidR="00AA5F53" w:rsidRPr="009616CB">
          <w:rPr>
            <w:rStyle w:val="Hyperlink"/>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7" w:history="1">
        <w:r w:rsidR="00AA5F53" w:rsidRPr="009616CB">
          <w:rPr>
            <w:rStyle w:val="Hyperlink"/>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8" w:history="1">
        <w:r w:rsidR="00AA5F53" w:rsidRPr="009616CB">
          <w:rPr>
            <w:rStyle w:val="Hyperlink"/>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89" w:history="1">
        <w:r w:rsidR="00AA5F53" w:rsidRPr="009616CB">
          <w:rPr>
            <w:rStyle w:val="Hyperlink"/>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0" w:history="1">
        <w:r w:rsidR="00AA5F53" w:rsidRPr="009616CB">
          <w:rPr>
            <w:rStyle w:val="Hyperlink"/>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1" w:history="1">
        <w:r w:rsidR="00AA5F53" w:rsidRPr="009616CB">
          <w:rPr>
            <w:rStyle w:val="Hyperlink"/>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2" w:history="1">
        <w:r w:rsidR="00AA5F53" w:rsidRPr="009616CB">
          <w:rPr>
            <w:rStyle w:val="Hyperlink"/>
            <w:rFonts w:ascii="Times New Roman" w:hAnsi="Times New Roman" w:cs="Times New Roman"/>
            <w:smallCaps w:val="0"/>
            <w:noProof/>
            <w:lang w:val="en-GB"/>
          </w:rPr>
          <w:t>Table 53: Initial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3" w:history="1">
        <w:r w:rsidR="00AA5F53" w:rsidRPr="009616CB">
          <w:rPr>
            <w:rStyle w:val="Hyperlink"/>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4" w:history="1">
        <w:r w:rsidR="00AA5F53" w:rsidRPr="009616CB">
          <w:rPr>
            <w:rStyle w:val="Hyperlink"/>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5" w:history="1">
        <w:r w:rsidR="00AA5F53" w:rsidRPr="009616CB">
          <w:rPr>
            <w:rStyle w:val="Hyperlink"/>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6" w:history="1">
        <w:r w:rsidR="00AA5F53" w:rsidRPr="009616CB">
          <w:rPr>
            <w:rStyle w:val="Hyperlink"/>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7" w:history="1">
        <w:r w:rsidR="00AA5F53" w:rsidRPr="009616CB">
          <w:rPr>
            <w:rStyle w:val="Hyperlink"/>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8" w:history="1">
        <w:r w:rsidR="00AA5F53" w:rsidRPr="009616CB">
          <w:rPr>
            <w:rStyle w:val="Hyperlink"/>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599" w:history="1">
        <w:r w:rsidR="00AA5F53" w:rsidRPr="009616CB">
          <w:rPr>
            <w:rStyle w:val="Hyperlink"/>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0" w:history="1">
        <w:r w:rsidR="00AA5F53" w:rsidRPr="009616CB">
          <w:rPr>
            <w:rStyle w:val="Hyperlink"/>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1" w:history="1">
        <w:r w:rsidR="00AA5F53" w:rsidRPr="009616CB">
          <w:rPr>
            <w:rStyle w:val="Hyperlink"/>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2" w:history="1">
        <w:r w:rsidR="00AA5F53" w:rsidRPr="009616CB">
          <w:rPr>
            <w:rStyle w:val="Hyperlink"/>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3" w:history="1">
        <w:r w:rsidR="00AA5F53" w:rsidRPr="009616CB">
          <w:rPr>
            <w:rStyle w:val="Hyperlink"/>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4" w:history="1">
        <w:r w:rsidR="00AA5F53" w:rsidRPr="009616CB">
          <w:rPr>
            <w:rStyle w:val="Hyperlink"/>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119</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5" w:history="1">
        <w:r w:rsidR="00AA5F53" w:rsidRPr="009616CB">
          <w:rPr>
            <w:rStyle w:val="Hyperlink"/>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6" w:history="1">
        <w:r w:rsidR="00AA5F53" w:rsidRPr="009616CB">
          <w:rPr>
            <w:rStyle w:val="Hyperlink"/>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7" w:history="1">
        <w:r w:rsidR="00AA5F53" w:rsidRPr="009616CB">
          <w:rPr>
            <w:rStyle w:val="Hyperlink"/>
            <w:rFonts w:ascii="Times New Roman" w:hAnsi="Times New Roman" w:cs="Times New Roman"/>
            <w:smallCaps w:val="0"/>
            <w:noProof/>
            <w:lang w:val="en-GB"/>
          </w:rPr>
          <w:t>Table 68: Aggregated FBS balance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8" w:history="1">
        <w:r w:rsidR="00AA5F53" w:rsidRPr="009616CB">
          <w:rPr>
            <w:rStyle w:val="Hyperlink"/>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09" w:history="1">
        <w:r w:rsidR="00AA5F53" w:rsidRPr="009616CB">
          <w:rPr>
            <w:rStyle w:val="Hyperlink"/>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0" w:history="1">
        <w:r w:rsidR="00AA5F53" w:rsidRPr="009616CB">
          <w:rPr>
            <w:rStyle w:val="Hyperlink"/>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1" w:history="1">
        <w:r w:rsidR="00AA5F53" w:rsidRPr="009616CB">
          <w:rPr>
            <w:rStyle w:val="Hyperlink"/>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2" w:history="1">
        <w:r w:rsidR="00AA5F53" w:rsidRPr="009616CB">
          <w:rPr>
            <w:rStyle w:val="Hyperlink"/>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122</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3" w:history="1">
        <w:r w:rsidR="00AA5F53" w:rsidRPr="009616CB">
          <w:rPr>
            <w:rStyle w:val="Hyperlink"/>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123</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4" w:history="1">
        <w:r w:rsidR="00AA5F53" w:rsidRPr="009616CB">
          <w:rPr>
            <w:rStyle w:val="Hyperlink"/>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124</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5" w:history="1">
        <w:r w:rsidR="00AA5F53" w:rsidRPr="009616CB">
          <w:rPr>
            <w:rStyle w:val="Hyperlink"/>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6" w:history="1">
        <w:r w:rsidR="00AA5F53" w:rsidRPr="009616CB">
          <w:rPr>
            <w:rStyle w:val="Hyperlink"/>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7" w:history="1">
        <w:r w:rsidR="00AA5F53" w:rsidRPr="009616CB">
          <w:rPr>
            <w:rStyle w:val="Hyperlink"/>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8" w:history="1">
        <w:r w:rsidR="00AA5F53" w:rsidRPr="009616CB">
          <w:rPr>
            <w:rStyle w:val="Hyperlink"/>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19" w:history="1">
        <w:r w:rsidR="00AA5F53" w:rsidRPr="009616CB">
          <w:rPr>
            <w:rStyle w:val="Hyperlink"/>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20" w:history="1">
        <w:r w:rsidR="00AA5F53" w:rsidRPr="009616CB">
          <w:rPr>
            <w:rStyle w:val="Hyperlink"/>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21" w:history="1">
        <w:r w:rsidR="00AA5F53" w:rsidRPr="009616CB">
          <w:rPr>
            <w:rStyle w:val="Hyperlink"/>
            <w:rFonts w:ascii="Times New Roman" w:hAnsi="Times New Roman" w:cs="Times New Roman"/>
            <w:smallCaps w:val="0"/>
            <w:noProof/>
            <w:lang w:val="en-GB"/>
          </w:rPr>
          <w:t>Table 82: Final trade matrix after mirroring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AA5F53" w:rsidRPr="009616CB" w:rsidRDefault="009D7FC0">
      <w:pPr>
        <w:pStyle w:val="TableofFigures"/>
        <w:tabs>
          <w:tab w:val="right" w:leader="dot" w:pos="9016"/>
        </w:tabs>
        <w:rPr>
          <w:rFonts w:cs="Times New Roman"/>
          <w:noProof/>
          <w:lang w:eastAsia="en-US"/>
        </w:rPr>
      </w:pPr>
      <w:hyperlink w:anchor="_Toc428423622" w:history="1">
        <w:r w:rsidR="00AA5F53" w:rsidRPr="009616CB">
          <w:rPr>
            <w:rStyle w:val="Hyperlink"/>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982B99" w:rsidRPr="009616CB" w:rsidRDefault="009D7FC0" w:rsidP="00374C82">
      <w:pPr>
        <w:pStyle w:val="Heading1"/>
      </w:pPr>
      <w:r w:rsidRPr="009616CB">
        <w:rPr>
          <w:sz w:val="22"/>
        </w:rPr>
        <w:lastRenderedPageBreak/>
        <w:fldChar w:fldCharType="end"/>
      </w:r>
      <w:bookmarkStart w:id="9" w:name="_Toc428436036"/>
      <w:bookmarkStart w:id="10" w:name="_Toc428436337"/>
      <w:bookmarkStart w:id="11" w:name="_Toc428436463"/>
      <w:r w:rsidR="00982B99" w:rsidRPr="009616CB">
        <w:t>List of Figures</w:t>
      </w:r>
      <w:bookmarkEnd w:id="9"/>
      <w:bookmarkEnd w:id="10"/>
      <w:bookmarkEnd w:id="11"/>
    </w:p>
    <w:p w:rsidR="002744C3" w:rsidRPr="00FD5239" w:rsidRDefault="009D7FC0">
      <w:pPr>
        <w:pStyle w:val="TableofFigures"/>
        <w:tabs>
          <w:tab w:val="right" w:leader="dot" w:pos="9016"/>
        </w:tabs>
        <w:rPr>
          <w:rFonts w:cs="Times New Roman"/>
          <w:noProof/>
          <w:lang w:eastAsia="en-US"/>
        </w:rPr>
      </w:pPr>
      <w:r w:rsidRPr="009D7FC0">
        <w:rPr>
          <w:b/>
          <w:bCs/>
        </w:rPr>
        <w:fldChar w:fldCharType="begin"/>
      </w:r>
      <w:r w:rsidR="002744C3">
        <w:rPr>
          <w:b/>
          <w:bCs/>
        </w:rPr>
        <w:instrText xml:space="preserve"> TOC \h \z \c "Figure" </w:instrText>
      </w:r>
      <w:r w:rsidRPr="009D7FC0">
        <w:rPr>
          <w:b/>
          <w:bCs/>
        </w:rPr>
        <w:fldChar w:fldCharType="separate"/>
      </w:r>
      <w:hyperlink w:anchor="_Toc428436784" w:history="1">
        <w:r w:rsidR="00FD5239" w:rsidRPr="00FD5239">
          <w:rPr>
            <w:rStyle w:val="Hyperlink"/>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40</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85" w:history="1">
        <w:r w:rsidR="00FD5239" w:rsidRPr="00FD5239">
          <w:rPr>
            <w:rStyle w:val="Hyperlink"/>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46</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86" w:history="1">
        <w:r w:rsidR="00FD5239" w:rsidRPr="00FD5239">
          <w:rPr>
            <w:rStyle w:val="Hyperlink"/>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47</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87" w:history="1">
        <w:r w:rsidR="00FD5239" w:rsidRPr="00FD5239">
          <w:rPr>
            <w:rStyle w:val="Hyperlink"/>
            <w:rFonts w:ascii="Times New Roman" w:hAnsi="Times New Roman" w:cs="Times New Roman"/>
            <w:smallCaps w:val="0"/>
            <w:noProof/>
          </w:rPr>
          <w:t>Figure 4: trade processing, work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55</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88" w:history="1">
        <w:r w:rsidR="00FD5239" w:rsidRPr="00FD5239">
          <w:rPr>
            <w:rStyle w:val="Hyperlink"/>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57</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9" w:anchor="_Toc428436789" w:history="1">
        <w:r w:rsidR="00FD5239" w:rsidRPr="00FD5239">
          <w:rPr>
            <w:rStyle w:val="Hyperlink"/>
            <w:rFonts w:ascii="Times New Roman" w:hAnsi="Times New Roman" w:cs="Times New Roman"/>
            <w:smallCaps w:val="0"/>
            <w:noProof/>
          </w:rPr>
          <w:t>Figure 6: reliability index calculation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59</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0" w:history="1">
        <w:r w:rsidR="00FD5239" w:rsidRPr="00FD5239">
          <w:rPr>
            <w:rStyle w:val="Hyperlink"/>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61</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1" w:history="1">
        <w:r w:rsidR="00FD5239" w:rsidRPr="00FD5239">
          <w:rPr>
            <w:rStyle w:val="Hyperlink"/>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62</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2" w:history="1">
        <w:r w:rsidR="00FD5239" w:rsidRPr="00FD5239">
          <w:rPr>
            <w:rStyle w:val="Hyperlink"/>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64</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3" w:history="1">
        <w:r w:rsidR="00FD5239" w:rsidRPr="00FD5239">
          <w:rPr>
            <w:rStyle w:val="Hyperlink"/>
            <w:rFonts w:ascii="Times New Roman" w:hAnsi="Times New Roman" w:cs="Times New Roman"/>
            <w:smallCaps w:val="0"/>
            <w:noProof/>
            <w:lang w:val="en-GB"/>
          </w:rPr>
          <w:t>Figure 10: testing for normality,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4" w:history="1">
        <w:r w:rsidR="00FD5239" w:rsidRPr="00FD5239">
          <w:rPr>
            <w:rStyle w:val="Hyperlink"/>
            <w:rFonts w:ascii="Times New Roman" w:hAnsi="Times New Roman" w:cs="Times New Roman"/>
            <w:smallCaps w:val="0"/>
            <w:noProof/>
            <w:lang w:val="en-GB"/>
          </w:rPr>
          <w:t>Figure 11: testing for normality, maize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10" w:anchor="_Toc428436795" w:history="1">
        <w:r w:rsidR="00FD5239" w:rsidRPr="00FD5239">
          <w:rPr>
            <w:rStyle w:val="Hyperlink"/>
            <w:rFonts w:ascii="Times New Roman" w:hAnsi="Times New Roman" w:cs="Times New Roman"/>
            <w:smallCaps w:val="0"/>
            <w:noProof/>
          </w:rPr>
          <w:t>Figure 12: results of the feed estimates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71</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6" w:history="1">
        <w:r w:rsidR="00FD5239" w:rsidRPr="00FD5239">
          <w:rPr>
            <w:rStyle w:val="Hyperlink"/>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72</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7" w:history="1">
        <w:r w:rsidR="00FD5239" w:rsidRPr="00FD5239">
          <w:rPr>
            <w:rStyle w:val="Hyperlink"/>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73</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8" w:history="1">
        <w:r w:rsidR="00FD5239" w:rsidRPr="00FD5239">
          <w:rPr>
            <w:rStyle w:val="Hyperlink"/>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75</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799" w:history="1">
        <w:r w:rsidR="00FD5239" w:rsidRPr="00FD5239">
          <w:rPr>
            <w:rStyle w:val="Hyperlink"/>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81</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0" w:history="1">
        <w:r w:rsidR="00FD5239" w:rsidRPr="00FD5239">
          <w:rPr>
            <w:rStyle w:val="Hyperlink"/>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84</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1" w:history="1">
        <w:r w:rsidR="00FD5239" w:rsidRPr="00FD5239">
          <w:rPr>
            <w:rStyle w:val="Hyperlink"/>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92</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2" w:history="1">
        <w:r w:rsidR="00FD5239" w:rsidRPr="00FD5239">
          <w:rPr>
            <w:rStyle w:val="Hyperlink"/>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99</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3" w:history="1">
        <w:r w:rsidR="00FD5239" w:rsidRPr="00FD5239">
          <w:rPr>
            <w:rStyle w:val="Hyperlink"/>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109</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4" w:history="1">
        <w:r w:rsidR="00FD5239" w:rsidRPr="00FD5239">
          <w:rPr>
            <w:rStyle w:val="Hyperlink"/>
            <w:rFonts w:ascii="Times New Roman" w:hAnsi="Times New Roman" w:cs="Times New Roman"/>
            <w:smallCaps w:val="0"/>
            <w:noProof/>
            <w:lang w:val="en-GB"/>
          </w:rPr>
          <w:t>Figure 21: commodity tree for palm oil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119</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5" w:history="1">
        <w:r w:rsidR="00FD5239" w:rsidRPr="00FD5239">
          <w:rPr>
            <w:rStyle w:val="Hyperlink"/>
            <w:rFonts w:ascii="Times New Roman" w:hAnsi="Times New Roman" w:cs="Times New Roman"/>
            <w:smallCaps w:val="0"/>
            <w:noProof/>
            <w:lang w:val="en-GB"/>
          </w:rPr>
          <w:t>Figure 22: trade processing steps at fao</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126</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6" w:history="1">
        <w:r w:rsidR="00FD5239" w:rsidRPr="00FD5239">
          <w:rPr>
            <w:rStyle w:val="Hyperlink"/>
            <w:rFonts w:ascii="Times New Roman" w:hAnsi="Times New Roman" w:cs="Times New Roman"/>
            <w:smallCaps w:val="0"/>
            <w:noProof/>
            <w:lang w:val="en-GB"/>
          </w:rPr>
          <w:t>Figure 23: results of outlier tests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127</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11" w:anchor="_Toc428436807" w:history="1">
        <w:r w:rsidR="00FD5239" w:rsidRPr="00FD5239">
          <w:rPr>
            <w:rStyle w:val="Hyperlink"/>
            <w:rFonts w:ascii="Times New Roman" w:hAnsi="Times New Roman" w:cs="Times New Roman"/>
            <w:smallCaps w:val="0"/>
            <w:noProof/>
          </w:rPr>
          <w:t>Figure 24:</w:t>
        </w:r>
        <w:r w:rsidR="00FD5239" w:rsidRPr="00FD5239">
          <w:rPr>
            <w:rStyle w:val="Hyperlink"/>
            <w:rFonts w:ascii="Times New Roman" w:hAnsi="Times New Roman" w:cs="Times New Roman"/>
            <w:smallCaps w:val="0"/>
            <w:noProof/>
            <w:lang w:val="en-GB"/>
          </w:rPr>
          <w:t xml:space="preserve"> </w:t>
        </w:r>
        <w:r w:rsidR="00FD5239" w:rsidRPr="00FD5239">
          <w:rPr>
            <w:rStyle w:val="Hyperlink"/>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134</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08" w:history="1">
        <w:r w:rsidR="00FD5239" w:rsidRPr="00FD5239">
          <w:rPr>
            <w:rStyle w:val="Hyperlink"/>
            <w:rFonts w:ascii="Times New Roman" w:hAnsi="Times New Roman" w:cs="Times New Roman"/>
            <w:smallCaps w:val="0"/>
            <w:noProof/>
          </w:rPr>
          <w:t>Figure 25:</w:t>
        </w:r>
        <w:r w:rsidR="00FD5239" w:rsidRPr="00FD5239">
          <w:rPr>
            <w:rStyle w:val="Hyperlink"/>
            <w:rFonts w:ascii="Times New Roman" w:hAnsi="Times New Roman" w:cs="Times New Roman"/>
            <w:smallCaps w:val="0"/>
            <w:noProof/>
            <w:lang w:val="en-GB" w:eastAsia="en-GB"/>
          </w:rPr>
          <w:t xml:space="preserve"> </w:t>
        </w:r>
        <w:r w:rsidR="00FD5239" w:rsidRPr="00FD5239">
          <w:rPr>
            <w:rStyle w:val="Hyperlink"/>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135</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12" w:anchor="_Toc428436809" w:history="1">
        <w:r w:rsidR="00FD5239" w:rsidRPr="00FD5239">
          <w:rPr>
            <w:rStyle w:val="Hyperlink"/>
            <w:rFonts w:ascii="Times New Roman" w:hAnsi="Times New Roman" w:cs="Times New Roman"/>
            <w:smallCaps w:val="0"/>
            <w:noProof/>
            <w:lang w:val="en-GB"/>
          </w:rPr>
          <w:t>Figure 26: hs – fcl correspondences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136</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13" w:anchor="_Toc428436810" w:history="1">
        <w:r w:rsidR="00FD5239" w:rsidRPr="00FD5239">
          <w:rPr>
            <w:rStyle w:val="Hyperlink"/>
            <w:rFonts w:ascii="Times New Roman" w:hAnsi="Times New Roman" w:cs="Times New Roman"/>
            <w:smallCaps w:val="0"/>
            <w:noProof/>
          </w:rPr>
          <w:t>Figure 27</w:t>
        </w:r>
        <w:r w:rsidR="00FD5239" w:rsidRPr="00FD5239">
          <w:rPr>
            <w:rStyle w:val="Hyperlink"/>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138</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11" w:history="1">
        <w:r w:rsidR="00FD5239" w:rsidRPr="00FD5239">
          <w:rPr>
            <w:rStyle w:val="Hyperlink"/>
            <w:rFonts w:ascii="Times New Roman" w:hAnsi="Times New Roman" w:cs="Times New Roman"/>
            <w:smallCaps w:val="0"/>
            <w:noProof/>
          </w:rPr>
          <w:t>Figure 28:</w:t>
        </w:r>
        <w:r w:rsidR="00FD5239" w:rsidRPr="00FD5239">
          <w:rPr>
            <w:rStyle w:val="Hyperlink"/>
            <w:rFonts w:ascii="Times New Roman" w:hAnsi="Times New Roman" w:cs="Times New Roman"/>
            <w:smallCaps w:val="0"/>
            <w:noProof/>
            <w:lang w:val="en-GB"/>
          </w:rPr>
          <w:t xml:space="preserve"> commodity tree of millet (a simple example as it only includes 1</w:t>
        </w:r>
        <w:r w:rsidR="00FD5239" w:rsidRPr="00FD5239">
          <w:rPr>
            <w:rStyle w:val="Hyperlink"/>
            <w:rFonts w:ascii="Times New Roman" w:hAnsi="Times New Roman" w:cs="Times New Roman"/>
            <w:smallCaps w:val="0"/>
            <w:noProof/>
            <w:vertAlign w:val="superscript"/>
            <w:lang w:val="en-GB"/>
          </w:rPr>
          <w:t>st</w:t>
        </w:r>
        <w:r w:rsidR="00FD5239" w:rsidRPr="00FD5239">
          <w:rPr>
            <w:rStyle w:val="Hyperlink"/>
            <w:rFonts w:ascii="Times New Roman" w:hAnsi="Times New Roman" w:cs="Times New Roman"/>
            <w:smallCaps w:val="0"/>
            <w:noProof/>
            <w:lang w:val="en-GB"/>
          </w:rPr>
          <w:t xml:space="preserve"> level processed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139</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w:anchor="_Toc428436812" w:history="1">
        <w:r w:rsidR="00FD5239" w:rsidRPr="00FD5239">
          <w:rPr>
            <w:rStyle w:val="Hyperlink"/>
            <w:rFonts w:ascii="Times New Roman" w:hAnsi="Times New Roman" w:cs="Times New Roman"/>
            <w:smallCaps w:val="0"/>
            <w:noProof/>
          </w:rPr>
          <w:t xml:space="preserve">Figure 30: </w:t>
        </w:r>
        <w:r w:rsidR="00FD5239" w:rsidRPr="00FD5239">
          <w:rPr>
            <w:rStyle w:val="Hyperlink"/>
            <w:rFonts w:ascii="Times New Roman" w:hAnsi="Times New Roman" w:cs="Times New Roman"/>
            <w:smallCaps w:val="0"/>
            <w:noProof/>
            <w:lang w:val="en-GB"/>
          </w:rPr>
          <w:t>commodity tree of millet in cpc</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2744C3" w:rsidRPr="00FD5239" w:rsidRDefault="009D7FC0">
      <w:pPr>
        <w:pStyle w:val="TableofFigures"/>
        <w:tabs>
          <w:tab w:val="right" w:leader="dot" w:pos="9016"/>
        </w:tabs>
        <w:rPr>
          <w:rFonts w:cs="Times New Roman"/>
          <w:noProof/>
          <w:lang w:eastAsia="en-US"/>
        </w:rPr>
      </w:pPr>
      <w:hyperlink r:id="rId14" w:anchor="_Toc428436813" w:history="1">
        <w:r w:rsidR="00FD5239" w:rsidRPr="00FD5239">
          <w:rPr>
            <w:rStyle w:val="Hyperlink"/>
            <w:rFonts w:ascii="Times New Roman" w:hAnsi="Times New Roman" w:cs="Times New Roman"/>
            <w:smallCaps w:val="0"/>
            <w:noProof/>
          </w:rPr>
          <w:t xml:space="preserve">Figure 29: </w:t>
        </w:r>
        <w:r w:rsidR="00FD5239" w:rsidRP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4B3819" w:rsidRPr="009616CB" w:rsidRDefault="009D7FC0" w:rsidP="00374C82">
      <w:pPr>
        <w:pStyle w:val="Heading1"/>
      </w:pPr>
      <w:r>
        <w:rPr>
          <w:rFonts w:eastAsiaTheme="minorEastAsia"/>
          <w:b w:val="0"/>
          <w:bCs w:val="0"/>
          <w:color w:val="auto"/>
          <w:kern w:val="0"/>
          <w:sz w:val="22"/>
          <w:szCs w:val="22"/>
          <w:lang w:val="en-US" w:eastAsia="zh-CN"/>
        </w:rPr>
        <w:lastRenderedPageBreak/>
        <w:fldChar w:fldCharType="end"/>
      </w:r>
      <w:r w:rsidR="00982B99" w:rsidRPr="009616CB">
        <w:br w:type="page"/>
      </w:r>
      <w:bookmarkStart w:id="12" w:name="_Toc428436037"/>
      <w:bookmarkStart w:id="13" w:name="_Toc428436338"/>
      <w:bookmarkStart w:id="14" w:name="_Toc428436464"/>
      <w:r w:rsidR="00505EE3" w:rsidRPr="009616CB">
        <w:lastRenderedPageBreak/>
        <w:t>About this document</w:t>
      </w:r>
      <w:bookmarkEnd w:id="0"/>
      <w:bookmarkEnd w:id="12"/>
      <w:bookmarkEnd w:id="13"/>
      <w:bookmarkEnd w:id="14"/>
      <w:r w:rsidR="00505EE3" w:rsidRPr="009616CB">
        <w:t xml:space="preserve"> </w:t>
      </w:r>
      <w:bookmarkEnd w:id="1"/>
    </w:p>
    <w:p w:rsidR="00B15268" w:rsidRPr="00E93C3B" w:rsidRDefault="004B3819" w:rsidP="00846C4F">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(PowerPoints, e-learning modules, online tests, etc.), all aimed at enabling </w:t>
      </w:r>
      <w:del w:id="15"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 xml:space="preserve">access to and </w:t>
      </w:r>
      <w:del w:id="16"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id="17" w:author="browningj" w:date="2015-08-27T15:37:00Z">
        <w:r w:rsidR="00B76A92">
          <w:rPr>
            <w:rFonts w:ascii="Times New Roman" w:hAnsi="Times New Roman" w:cs="Times New Roman"/>
            <w:bCs/>
            <w:color w:val="000000" w:themeColor="text1"/>
            <w:szCs w:val="24"/>
            <w:lang w:val="en-GB"/>
          </w:rPr>
          <w:t>,</w:t>
        </w:r>
      </w:ins>
      <w:del w:id="18" w:author="browningj" w:date="2015-08-27T15:37:00Z">
        <w:r w:rsidR="00B15268" w:rsidRPr="00E93C3B" w:rsidDel="00B76A92">
          <w:rPr>
            <w:rFonts w:ascii="Times New Roman" w:hAnsi="Times New Roman" w:cs="Times New Roman"/>
            <w:bCs/>
            <w:color w:val="000000" w:themeColor="text1"/>
            <w:szCs w:val="24"/>
            <w:lang w:val="en-GB"/>
          </w:rPr>
          <w:delText xml:space="preserve"> and</w:delText>
        </w:r>
      </w:del>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19"/>
      <w:r w:rsidR="00B15268" w:rsidRPr="00E93C3B">
        <w:rPr>
          <w:rFonts w:ascii="Times New Roman" w:hAnsi="Times New Roman" w:cs="Times New Roman"/>
          <w:bCs/>
          <w:color w:val="000000" w:themeColor="text1"/>
          <w:szCs w:val="24"/>
          <w:lang w:val="en-GB"/>
        </w:rPr>
        <w:t xml:space="preserve">The software package is designed as an internet application (“thin client”) and will enables FAO and FBS compilers at country level to share the same input and output files. It is written in “R” and thus allows </w:t>
      </w:r>
      <w:ins w:id="20" w:author="browningj" w:date="2015-08-27T15:38:00Z">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ins>
      <w:r w:rsidR="00B15268" w:rsidRPr="00E93C3B">
        <w:rPr>
          <w:rFonts w:ascii="Times New Roman" w:hAnsi="Times New Roman" w:cs="Times New Roman"/>
          <w:bCs/>
          <w:color w:val="000000" w:themeColor="text1"/>
          <w:szCs w:val="24"/>
          <w:lang w:val="en-GB"/>
        </w:rPr>
        <w:t xml:space="preserve">to roll out </w:t>
      </w:r>
      <w:del w:id="21" w:author="browningj" w:date="2015-08-27T15:38:00Z">
        <w:r w:rsidR="00B15268" w:rsidRPr="00E93C3B" w:rsidDel="00B76A92">
          <w:rPr>
            <w:rFonts w:ascii="Times New Roman" w:hAnsi="Times New Roman" w:cs="Times New Roman"/>
            <w:bCs/>
            <w:color w:val="000000" w:themeColor="text1"/>
            <w:szCs w:val="24"/>
            <w:lang w:val="en-GB"/>
          </w:rPr>
          <w:delText xml:space="preserve">all centrally written procedures </w:delText>
        </w:r>
      </w:del>
      <w:r w:rsidR="00B15268" w:rsidRPr="00E93C3B">
        <w:rPr>
          <w:rFonts w:ascii="Times New Roman" w:hAnsi="Times New Roman" w:cs="Times New Roman"/>
          <w:bCs/>
          <w:color w:val="000000" w:themeColor="text1"/>
          <w:szCs w:val="24"/>
          <w:lang w:val="en-GB"/>
        </w:rPr>
        <w:t>in a seamless way.</w:t>
      </w:r>
      <w:commentRangeEnd w:id="19"/>
      <w:r w:rsidR="00B76A92">
        <w:rPr>
          <w:rStyle w:val="CommentReference"/>
        </w:rPr>
        <w:commentReference w:id="19"/>
      </w:r>
    </w:p>
    <w:p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rsidR="00090BA3" w:rsidRPr="00E93C3B" w:rsidRDefault="00090BA3" w:rsidP="003C6AA5">
      <w:pPr>
        <w:numPr>
          <w:ilvl w:val="0"/>
          <w:numId w:val="2"/>
        </w:numPr>
        <w:jc w:val="both"/>
        <w:rPr>
          <w:rFonts w:ascii="Times New Roman" w:hAnsi="Times New Roman" w:cs="Times New Roman"/>
          <w:lang w:val="en-GB" w:eastAsia="en-US"/>
        </w:rPr>
      </w:pPr>
      <w:del w:id="22" w:author="browningj" w:date="2015-08-27T15:40: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Agricultural Market Information System (AMIS) </w:t>
      </w:r>
      <w:ins w:id="23" w:author="browningj" w:date="2015-08-27T15:40:00Z">
        <w:r w:rsidR="00B76A92">
          <w:rPr>
            <w:rFonts w:ascii="Times New Roman" w:hAnsi="Times New Roman" w:cs="Times New Roman"/>
            <w:lang w:val="en-GB" w:eastAsia="en-US"/>
          </w:rPr>
          <w:t xml:space="preserve">helped </w:t>
        </w:r>
      </w:ins>
      <w:r w:rsidRPr="00E93C3B">
        <w:rPr>
          <w:rFonts w:ascii="Times New Roman" w:hAnsi="Times New Roman" w:cs="Times New Roman"/>
          <w:lang w:val="en-GB" w:eastAsia="en-US"/>
        </w:rPr>
        <w:t>to improve stock data, sources and methodology.</w:t>
      </w:r>
    </w:p>
    <w:p w:rsidR="00090BA3" w:rsidRPr="00E93C3B" w:rsidRDefault="00090BA3" w:rsidP="003C6AA5">
      <w:pPr>
        <w:numPr>
          <w:ilvl w:val="0"/>
          <w:numId w:val="3"/>
        </w:numPr>
        <w:jc w:val="both"/>
        <w:rPr>
          <w:rFonts w:ascii="Times New Roman" w:hAnsi="Times New Roman" w:cs="Times New Roman"/>
          <w:lang w:val="en-GB" w:eastAsia="en-US"/>
        </w:rPr>
      </w:pPr>
      <w:del w:id="24" w:author="browningj" w:date="2015-08-27T15:40:00Z">
        <w:r w:rsidRPr="00E93C3B" w:rsidDel="00B76A92">
          <w:rPr>
            <w:rFonts w:ascii="Times New Roman" w:hAnsi="Times New Roman" w:cs="Times New Roman"/>
            <w:lang w:val="en-GB" w:eastAsia="en-US"/>
          </w:rPr>
          <w:delText>With t</w:delText>
        </w:r>
      </w:del>
      <w:ins w:id="25" w:author="browningj" w:date="2015-08-27T15:40: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Rural Infrastructure and Agro-industry Division (AGS) of FAO </w:t>
      </w:r>
      <w:ins w:id="26"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post-harvest losses (PHL) and waste as well as in exploring new data sources for industrial use of food commodities.</w:t>
      </w:r>
    </w:p>
    <w:p w:rsidR="00090BA3" w:rsidRPr="00E93C3B" w:rsidRDefault="00090BA3" w:rsidP="003C6AA5">
      <w:pPr>
        <w:numPr>
          <w:ilvl w:val="0"/>
          <w:numId w:val="2"/>
        </w:numPr>
        <w:jc w:val="both"/>
        <w:rPr>
          <w:rFonts w:ascii="Times New Roman" w:hAnsi="Times New Roman" w:cs="Times New Roman"/>
          <w:lang w:val="en-GB" w:eastAsia="en-US"/>
        </w:rPr>
      </w:pPr>
      <w:del w:id="27" w:author="browningj" w:date="2015-08-27T15:41:00Z">
        <w:r w:rsidRPr="00E93C3B" w:rsidDel="00B76A92">
          <w:rPr>
            <w:rFonts w:ascii="Times New Roman" w:hAnsi="Times New Roman" w:cs="Times New Roman"/>
            <w:lang w:val="en-GB" w:eastAsia="en-US"/>
          </w:rPr>
          <w:delText>With t</w:delText>
        </w:r>
      </w:del>
      <w:ins w:id="28"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Animal Production and Health Division of FAO (AGA) </w:t>
      </w:r>
      <w:ins w:id="29"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feed estimates, using the expert knowledge and information from various databases, notably the GLEAM database. </w:t>
      </w:r>
    </w:p>
    <w:p w:rsidR="00090BA3" w:rsidRPr="00E93C3B" w:rsidRDefault="00090BA3" w:rsidP="003C6AA5">
      <w:pPr>
        <w:numPr>
          <w:ilvl w:val="0"/>
          <w:numId w:val="2"/>
        </w:numPr>
        <w:jc w:val="both"/>
        <w:rPr>
          <w:rFonts w:ascii="Times New Roman" w:hAnsi="Times New Roman" w:cs="Times New Roman"/>
          <w:lang w:val="en-GB" w:eastAsia="en-US"/>
        </w:rPr>
      </w:pPr>
      <w:del w:id="30"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Plant Production and Protection Division of FAO (AGP) </w:t>
      </w:r>
      <w:ins w:id="31"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seed rates and the imputation method for seed use.</w:t>
      </w:r>
    </w:p>
    <w:p w:rsidR="00090BA3" w:rsidRPr="00E93C3B" w:rsidRDefault="006A5F6F" w:rsidP="003C6AA5">
      <w:pPr>
        <w:numPr>
          <w:ilvl w:val="0"/>
          <w:numId w:val="2"/>
        </w:numPr>
        <w:jc w:val="both"/>
        <w:rPr>
          <w:rFonts w:ascii="Times New Roman" w:hAnsi="Times New Roman" w:cs="Times New Roman"/>
          <w:lang w:val="en-GB" w:eastAsia="en-US"/>
        </w:rPr>
      </w:pPr>
      <w:commentRangeStart w:id="32"/>
      <w:ins w:id="33" w:author="Valentina Ramaschiello (ESS)" w:date="2015-09-01T13:45:00Z">
        <w:r>
          <w:rPr>
            <w:rFonts w:ascii="Times New Roman" w:hAnsi="Times New Roman" w:cs="Times New Roman"/>
            <w:lang w:val="en-GB" w:eastAsia="en-US"/>
          </w:rPr>
          <w:t>Collaboration with the</w:t>
        </w:r>
      </w:ins>
      <w:ins w:id="34" w:author="Valentina Ramaschiello (ESS)" w:date="2015-09-01T13:46:00Z">
        <w:r>
          <w:rPr>
            <w:rFonts w:ascii="Times New Roman" w:hAnsi="Times New Roman" w:cs="Times New Roman"/>
            <w:lang w:val="en-GB" w:eastAsia="en-US"/>
          </w:rPr>
          <w:t xml:space="preserve"> United Nations </w:t>
        </w:r>
      </w:ins>
      <w:del w:id="35" w:author="browningj" w:date="2015-08-27T15:41:00Z">
        <w:r w:rsidR="00090BA3" w:rsidRPr="00E93C3B" w:rsidDel="00B76A92">
          <w:rPr>
            <w:rFonts w:ascii="Times New Roman" w:hAnsi="Times New Roman" w:cs="Times New Roman"/>
            <w:lang w:val="en-GB" w:eastAsia="en-US"/>
          </w:rPr>
          <w:delText xml:space="preserve">With </w:delText>
        </w:r>
      </w:del>
      <w:r w:rsidR="00090BA3" w:rsidRPr="00E93C3B">
        <w:rPr>
          <w:rFonts w:ascii="Times New Roman" w:hAnsi="Times New Roman" w:cs="Times New Roman"/>
          <w:lang w:val="en-GB" w:eastAsia="en-US"/>
        </w:rPr>
        <w:t>Statisti</w:t>
      </w:r>
      <w:ins w:id="36" w:author="Valentina Ramaschiello (ESS)" w:date="2015-09-01T13:46:00Z">
        <w:r>
          <w:rPr>
            <w:rFonts w:ascii="Times New Roman" w:hAnsi="Times New Roman" w:cs="Times New Roman"/>
            <w:lang w:val="en-GB" w:eastAsia="en-US"/>
          </w:rPr>
          <w:t>s</w:t>
        </w:r>
      </w:ins>
      <w:del w:id="37" w:author="Valentina Ramaschiello (ESS)" w:date="2015-09-01T13:46:00Z">
        <w:r w:rsidR="00090BA3" w:rsidRPr="00E93C3B" w:rsidDel="006A5F6F">
          <w:rPr>
            <w:rFonts w:ascii="Times New Roman" w:hAnsi="Times New Roman" w:cs="Times New Roman"/>
            <w:lang w:val="en-GB" w:eastAsia="en-US"/>
          </w:rPr>
          <w:delText>cal</w:delText>
        </w:r>
      </w:del>
      <w:r w:rsidR="00090BA3" w:rsidRPr="00E93C3B">
        <w:rPr>
          <w:rFonts w:ascii="Times New Roman" w:hAnsi="Times New Roman" w:cs="Times New Roman"/>
          <w:lang w:val="en-GB" w:eastAsia="en-US"/>
        </w:rPr>
        <w:t xml:space="preserve"> Division</w:t>
      </w:r>
      <w:del w:id="38" w:author="Valentina Ramaschiello (ESS)" w:date="2015-09-01T13:46:00Z">
        <w:r w:rsidR="00090BA3" w:rsidRPr="00E93C3B" w:rsidDel="006A5F6F">
          <w:rPr>
            <w:rFonts w:ascii="Times New Roman" w:hAnsi="Times New Roman" w:cs="Times New Roman"/>
            <w:lang w:val="en-GB" w:eastAsia="en-US"/>
          </w:rPr>
          <w:delText xml:space="preserve"> of the UN</w:delText>
        </w:r>
      </w:del>
      <w:r w:rsidR="00090BA3" w:rsidRPr="00E93C3B">
        <w:rPr>
          <w:rFonts w:ascii="Times New Roman" w:hAnsi="Times New Roman" w:cs="Times New Roman"/>
          <w:lang w:val="en-GB" w:eastAsia="en-US"/>
        </w:rPr>
        <w:t xml:space="preserve"> (UNSD) and the World Customs Organization (WCO) </w:t>
      </w:r>
      <w:ins w:id="39" w:author="browningj" w:date="2015-08-27T15:41:00Z">
        <w:r w:rsidR="00B76A92">
          <w:rPr>
            <w:rFonts w:ascii="Times New Roman" w:hAnsi="Times New Roman" w:cs="Times New Roman"/>
            <w:lang w:val="en-GB" w:eastAsia="en-US"/>
          </w:rPr>
          <w:t xml:space="preserve">helped to improve </w:t>
        </w:r>
      </w:ins>
      <w:r w:rsidR="00090BA3" w:rsidRPr="00E93C3B">
        <w:rPr>
          <w:rFonts w:ascii="Times New Roman" w:hAnsi="Times New Roman" w:cs="Times New Roman"/>
          <w:lang w:val="en-GB" w:eastAsia="en-US"/>
        </w:rPr>
        <w:t xml:space="preserve">on </w:t>
      </w:r>
      <w:del w:id="40" w:author="browningj" w:date="2015-08-27T15:41:00Z">
        <w:r w:rsidR="00090BA3" w:rsidRPr="00E93C3B" w:rsidDel="00B76A92">
          <w:rPr>
            <w:rFonts w:ascii="Times New Roman" w:hAnsi="Times New Roman" w:cs="Times New Roman"/>
            <w:lang w:val="en-GB" w:eastAsia="en-US"/>
          </w:rPr>
          <w:delText xml:space="preserve">improved </w:delText>
        </w:r>
      </w:del>
      <w:ins w:id="41" w:author="browningj" w:date="2015-08-27T15:41:00Z">
        <w:r w:rsidR="00B76A92">
          <w:rPr>
            <w:rFonts w:ascii="Times New Roman" w:hAnsi="Times New Roman" w:cs="Times New Roman"/>
            <w:lang w:val="en-GB" w:eastAsia="en-US"/>
          </w:rPr>
          <w:t xml:space="preserve">better </w:t>
        </w:r>
      </w:ins>
      <w:r w:rsidR="00090BA3" w:rsidRPr="00E93C3B">
        <w:rPr>
          <w:rFonts w:ascii="Times New Roman" w:hAnsi="Times New Roman" w:cs="Times New Roman"/>
          <w:lang w:val="en-GB" w:eastAsia="en-US"/>
        </w:rPr>
        <w:t xml:space="preserve">classifications for production (CPC) and trade data (HS). </w:t>
      </w:r>
      <w:commentRangeEnd w:id="32"/>
      <w:r>
        <w:rPr>
          <w:rStyle w:val="CommentReference"/>
        </w:rPr>
        <w:commentReference w:id="32"/>
      </w:r>
    </w:p>
    <w:p w:rsidR="00090BA3" w:rsidRPr="00E93C3B" w:rsidRDefault="00090BA3" w:rsidP="003C6AA5">
      <w:pPr>
        <w:numPr>
          <w:ilvl w:val="0"/>
          <w:numId w:val="3"/>
        </w:numPr>
        <w:jc w:val="both"/>
        <w:rPr>
          <w:rFonts w:ascii="Times New Roman" w:hAnsi="Times New Roman" w:cs="Times New Roman"/>
          <w:lang w:val="en-GB" w:eastAsia="en-US"/>
        </w:rPr>
      </w:pPr>
      <w:del w:id="42" w:author="browningj" w:date="2015-08-27T15:41:00Z">
        <w:r w:rsidRPr="00E93C3B" w:rsidDel="00B76A92">
          <w:rPr>
            <w:rFonts w:ascii="Times New Roman" w:hAnsi="Times New Roman" w:cs="Times New Roman"/>
            <w:lang w:val="en-GB" w:eastAsia="en-US"/>
          </w:rPr>
          <w:delText>With t</w:delText>
        </w:r>
      </w:del>
      <w:ins w:id="43"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regional statistical statutory meetings (AFCAS, APCAS, IICA) of FAO </w:t>
      </w:r>
      <w:del w:id="44" w:author="browningj" w:date="2015-08-27T15:42:00Z">
        <w:r w:rsidRPr="00E93C3B" w:rsidDel="00B76A92">
          <w:rPr>
            <w:rFonts w:ascii="Times New Roman" w:hAnsi="Times New Roman" w:cs="Times New Roman"/>
            <w:lang w:val="en-GB" w:eastAsia="en-US"/>
          </w:rPr>
          <w:delText xml:space="preserve">to solicit </w:delText>
        </w:r>
      </w:del>
      <w:ins w:id="45" w:author="browningj" w:date="2015-08-27T15:42:00Z">
        <w:r w:rsidR="00B76A92">
          <w:rPr>
            <w:rFonts w:ascii="Times New Roman" w:hAnsi="Times New Roman" w:cs="Times New Roman"/>
            <w:lang w:val="en-GB" w:eastAsia="en-US"/>
          </w:rPr>
          <w:t xml:space="preserve">provided </w:t>
        </w:r>
      </w:ins>
      <w:r w:rsidRPr="00E93C3B">
        <w:rPr>
          <w:rFonts w:ascii="Times New Roman" w:hAnsi="Times New Roman" w:cs="Times New Roman"/>
          <w:lang w:val="en-GB" w:eastAsia="en-US"/>
        </w:rPr>
        <w:t>feedback, inputs, up-dates on methodological innovations and to build capacity.</w:t>
      </w:r>
    </w:p>
    <w:p w:rsidR="00090BA3" w:rsidRPr="00E93C3B" w:rsidRDefault="00090BA3" w:rsidP="00E93C3B">
      <w:pPr>
        <w:pStyle w:val="Heading2"/>
        <w:rPr>
          <w:szCs w:val="26"/>
        </w:rPr>
      </w:pPr>
      <w:bookmarkStart w:id="46" w:name="_Toc428383816"/>
      <w:bookmarkStart w:id="47" w:name="_Toc428436038"/>
      <w:bookmarkStart w:id="48" w:name="_Toc428436339"/>
      <w:bookmarkStart w:id="49" w:name="_Toc428436465"/>
      <w:r w:rsidRPr="00E93C3B">
        <w:rPr>
          <w:szCs w:val="26"/>
        </w:rPr>
        <w:lastRenderedPageBreak/>
        <w:t>Overarching findings and principles guiding the FBS revisions</w:t>
      </w:r>
      <w:bookmarkEnd w:id="46"/>
      <w:bookmarkEnd w:id="47"/>
      <w:bookmarkEnd w:id="48"/>
      <w:bookmarkEnd w:id="49"/>
    </w:p>
    <w:p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2"/>
      </w:r>
      <w:r w:rsidRPr="00E93C3B">
        <w:rPr>
          <w:rFonts w:ascii="Times New Roman" w:hAnsi="Times New Roman"/>
          <w:bCs/>
          <w:color w:val="000000" w:themeColor="text1"/>
          <w:sz w:val="24"/>
        </w:rPr>
        <w:t>.</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rsidR="00090BA3" w:rsidRPr="00E93C3B" w:rsidRDefault="00090BA3" w:rsidP="00090BA3">
      <w:pPr>
        <w:pStyle w:val="ListParagraph"/>
        <w:jc w:val="both"/>
        <w:rPr>
          <w:rFonts w:ascii="Times New Roman" w:hAnsi="Times New Roman"/>
          <w:bCs/>
          <w:color w:val="000000" w:themeColor="text1"/>
          <w:sz w:val="24"/>
        </w:rPr>
      </w:pPr>
    </w:p>
    <w:p w:rsidR="00090BA3" w:rsidRPr="00E93C3B" w:rsidRDefault="00090BA3" w:rsidP="00090BA3">
      <w:p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first section provides a </w:t>
      </w:r>
      <w:r w:rsidR="00E01500" w:rsidRPr="00E93C3B">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second part introduces the main sources of data, new imputation methods as well as the new balancing mechanism. The third part finally provides a step-by-step introduction of the new methods </w:t>
      </w:r>
      <w:r w:rsidRPr="00E93C3B">
        <w:rPr>
          <w:rFonts w:ascii="Times New Roman" w:hAnsi="Times New Roman" w:cs="Times New Roman"/>
          <w:bCs/>
          <w:color w:val="000000" w:themeColor="text1"/>
          <w:sz w:val="24"/>
          <w:lang w:val="en-GB"/>
        </w:rPr>
        <w:lastRenderedPageBreak/>
        <w:t>based on worked examples. The document concludes with an overview of the changes introduced by the shift to the new commodity classification s</w:t>
      </w:r>
      <w:ins w:id="50" w:author="Valentina Ramaschiello (ESS)" w:date="2015-09-01T14:03:00Z">
        <w:r w:rsidR="00AA5E33">
          <w:rPr>
            <w:rFonts w:ascii="Times New Roman" w:hAnsi="Times New Roman" w:cs="Times New Roman"/>
            <w:bCs/>
            <w:color w:val="000000" w:themeColor="text1"/>
            <w:sz w:val="24"/>
            <w:lang w:val="en-GB"/>
          </w:rPr>
          <w:t>chemes</w:t>
        </w:r>
      </w:ins>
      <w:del w:id="51" w:author="Valentina Ramaschiello (ESS)" w:date="2015-09-01T14:03:00Z">
        <w:r w:rsidRPr="00E93C3B" w:rsidDel="00AA5E33">
          <w:rPr>
            <w:rFonts w:ascii="Times New Roman" w:hAnsi="Times New Roman" w:cs="Times New Roman"/>
            <w:bCs/>
            <w:color w:val="000000" w:themeColor="text1"/>
            <w:sz w:val="24"/>
            <w:lang w:val="en-GB"/>
          </w:rPr>
          <w:delText>ystems</w:delText>
        </w:r>
      </w:del>
      <w:r w:rsidRPr="00E93C3B">
        <w:rPr>
          <w:rFonts w:ascii="Times New Roman" w:hAnsi="Times New Roman" w:cs="Times New Roman"/>
          <w:bCs/>
          <w:color w:val="000000" w:themeColor="text1"/>
          <w:sz w:val="24"/>
          <w:lang w:val="en-GB"/>
        </w:rPr>
        <w:t>, their compatibility (or lack of) and their relationship with the existing classification system.</w:t>
      </w:r>
    </w:p>
    <w:p w:rsidR="00090BA3" w:rsidRPr="00E93C3B" w:rsidRDefault="00090BA3" w:rsidP="00090BA3">
      <w:pPr>
        <w:ind w:left="720"/>
        <w:jc w:val="both"/>
        <w:rPr>
          <w:rFonts w:ascii="Times New Roman" w:hAnsi="Times New Roman" w:cs="Times New Roman"/>
          <w:sz w:val="24"/>
          <w:lang w:val="en-GB" w:eastAsia="en-US"/>
        </w:rPr>
      </w:pPr>
    </w:p>
    <w:p w:rsidR="00505EE3" w:rsidRPr="009616CB" w:rsidRDefault="00505EE3" w:rsidP="00374C82">
      <w:pPr>
        <w:pStyle w:val="Heading1"/>
      </w:pPr>
      <w:bookmarkStart w:id="52" w:name="_Toc428383817"/>
      <w:bookmarkStart w:id="53" w:name="_Toc428436039"/>
      <w:bookmarkStart w:id="54" w:name="_Toc428436340"/>
      <w:bookmarkStart w:id="55" w:name="_Toc428436466"/>
      <w:r w:rsidRPr="009616CB">
        <w:lastRenderedPageBreak/>
        <w:t>Introduction</w:t>
      </w:r>
      <w:bookmarkEnd w:id="52"/>
      <w:bookmarkEnd w:id="53"/>
      <w:bookmarkEnd w:id="54"/>
      <w:bookmarkEnd w:id="55"/>
    </w:p>
    <w:p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All analytical databases are, by their very nature, datasets that include a large number of imputed data or analytically derived data. Food Balance Sheets require many, and often particularly complex</w:t>
      </w:r>
      <w:ins w:id="56" w:author="browningj" w:date="2015-08-27T15:44:00Z">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id="57" w:author="browningj" w:date="2015-08-27T15:45:00Z">
        <w:r w:rsidRPr="00E93C3B" w:rsidDel="00B76A92">
          <w:rPr>
            <w:rFonts w:ascii="Times New Roman" w:hAnsi="Times New Roman" w:cs="Times New Roman"/>
            <w:bCs/>
            <w:color w:val="000000" w:themeColor="text1"/>
            <w:szCs w:val="24"/>
            <w:lang w:val="en-GB"/>
          </w:rPr>
          <w:delText xml:space="preserve">a maximum of actual data </w:delText>
        </w:r>
      </w:del>
      <w:ins w:id="58" w:author="browningj" w:date="2015-08-27T15:45:00Z">
        <w:r w:rsidR="00B76A92">
          <w:rPr>
            <w:rFonts w:ascii="Times New Roman" w:hAnsi="Times New Roman" w:cs="Times New Roman"/>
            <w:bCs/>
            <w:color w:val="000000" w:themeColor="text1"/>
            <w:szCs w:val="24"/>
            <w:lang w:val="en-GB"/>
          </w:rPr>
          <w:t xml:space="preserve">measured data in as many cases as possible </w:t>
        </w:r>
      </w:ins>
      <w:r w:rsidRPr="00E93C3B">
        <w:rPr>
          <w:rFonts w:ascii="Times New Roman" w:hAnsi="Times New Roman" w:cs="Times New Roman"/>
          <w:bCs/>
          <w:color w:val="000000" w:themeColor="text1"/>
          <w:szCs w:val="24"/>
          <w:lang w:val="en-GB"/>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w:t>
      </w:r>
      <w:del w:id="59" w:author="Valentina Ramaschiello (ESS)" w:date="2015-09-01T13:59:00Z">
        <w:r w:rsidRPr="00E93C3B" w:rsidDel="00B76952">
          <w:rPr>
            <w:rFonts w:ascii="Times New Roman" w:hAnsi="Times New Roman" w:cs="Times New Roman"/>
            <w:bCs/>
            <w:color w:val="000000" w:themeColor="text1"/>
            <w:szCs w:val="24"/>
            <w:lang w:val="en-GB"/>
          </w:rPr>
          <w:delText>s</w:delText>
        </w:r>
      </w:del>
      <w:r w:rsidRPr="00E93C3B">
        <w:rPr>
          <w:rFonts w:ascii="Times New Roman" w:hAnsi="Times New Roman" w:cs="Times New Roman"/>
          <w:bCs/>
          <w:color w:val="000000" w:themeColor="text1"/>
          <w:szCs w:val="24"/>
          <w:lang w:val="en-GB"/>
        </w:rPr>
        <w:t xml:space="preserve"> ha</w:t>
      </w:r>
      <w:ins w:id="60" w:author="Valentina Ramaschiello (ESS)" w:date="2015-09-01T13:59:00Z">
        <w:r w:rsidR="00B76952">
          <w:rPr>
            <w:rFonts w:ascii="Times New Roman" w:hAnsi="Times New Roman" w:cs="Times New Roman"/>
            <w:bCs/>
            <w:color w:val="000000" w:themeColor="text1"/>
            <w:szCs w:val="24"/>
            <w:lang w:val="en-GB"/>
          </w:rPr>
          <w:t>s</w:t>
        </w:r>
      </w:ins>
      <w:del w:id="61" w:author="Valentina Ramaschiello (ESS)" w:date="2015-09-01T13:59:00Z">
        <w:r w:rsidRPr="00E93C3B" w:rsidDel="00B76952">
          <w:rPr>
            <w:rFonts w:ascii="Times New Roman" w:hAnsi="Times New Roman" w:cs="Times New Roman"/>
            <w:bCs/>
            <w:color w:val="000000" w:themeColor="text1"/>
            <w:szCs w:val="24"/>
            <w:lang w:val="en-GB"/>
          </w:rPr>
          <w:delText>ve</w:delText>
        </w:r>
      </w:del>
      <w:r w:rsidRPr="00E93C3B">
        <w:rPr>
          <w:rFonts w:ascii="Times New Roman" w:hAnsi="Times New Roman" w:cs="Times New Roman"/>
          <w:bCs/>
          <w:color w:val="000000" w:themeColor="text1"/>
          <w:szCs w:val="24"/>
          <w:lang w:val="en-GB"/>
        </w:rPr>
        <w:t xml:space="preserve"> been revised as part of the overall reform efforts. </w:t>
      </w:r>
      <w:del w:id="62" w:author="Valentina Ramaschiello (ESS)" w:date="2015-09-01T14:00:00Z">
        <w:r w:rsidRPr="00E93C3B" w:rsidDel="00B76952">
          <w:rPr>
            <w:rFonts w:ascii="Times New Roman" w:hAnsi="Times New Roman" w:cs="Times New Roman"/>
            <w:bCs/>
            <w:color w:val="000000" w:themeColor="text1"/>
            <w:szCs w:val="24"/>
            <w:lang w:val="en-GB"/>
          </w:rPr>
          <w:delText>The main change in this regard was that</w:delText>
        </w:r>
      </w:del>
      <w:ins w:id="63" w:author="Valentina Ramaschiello (ESS)" w:date="2015-09-01T14:00:00Z">
        <w:r w:rsidR="00B76952">
          <w:rPr>
            <w:rFonts w:ascii="Times New Roman" w:hAnsi="Times New Roman" w:cs="Times New Roman"/>
            <w:bCs/>
            <w:color w:val="000000" w:themeColor="text1"/>
            <w:szCs w:val="24"/>
            <w:lang w:val="en-GB"/>
          </w:rPr>
          <w:t>The</w:t>
        </w:r>
      </w:ins>
      <w:del w:id="64" w:author="Valentina Ramaschiello (ESS)" w:date="2015-09-01T14:00:00Z">
        <w:r w:rsidRPr="00E93C3B" w:rsidDel="00B76952">
          <w:rPr>
            <w:rFonts w:ascii="Times New Roman" w:hAnsi="Times New Roman" w:cs="Times New Roman"/>
            <w:bCs/>
            <w:color w:val="000000" w:themeColor="text1"/>
            <w:szCs w:val="24"/>
            <w:lang w:val="en-GB"/>
          </w:rPr>
          <w:delText xml:space="preserve"> </w:delText>
        </w:r>
      </w:del>
      <w:ins w:id="65" w:author="Valentina Ramaschiello (ESS)" w:date="2015-09-01T14:00:00Z">
        <w:r w:rsidR="00B76952">
          <w:rPr>
            <w:rFonts w:ascii="Times New Roman" w:hAnsi="Times New Roman" w:cs="Times New Roman"/>
            <w:bCs/>
            <w:color w:val="000000" w:themeColor="text1"/>
            <w:szCs w:val="24"/>
            <w:lang w:val="en-GB"/>
          </w:rPr>
          <w:t xml:space="preserve"> </w:t>
        </w:r>
      </w:ins>
      <w:ins w:id="66" w:author="Valentina Ramaschiello (ESS)" w:date="2015-09-01T13:53:00Z">
        <w:r w:rsidR="00751EF8">
          <w:rPr>
            <w:rFonts w:ascii="Times New Roman" w:hAnsi="Times New Roman" w:cs="Times New Roman"/>
            <w:bCs/>
            <w:color w:val="000000" w:themeColor="text1"/>
            <w:szCs w:val="24"/>
            <w:lang w:val="en-GB"/>
          </w:rPr>
          <w:t xml:space="preserve">commodity list </w:t>
        </w:r>
      </w:ins>
      <w:ins w:id="67" w:author="Valentina Ramaschiello (ESS)" w:date="2015-09-01T13:54:00Z">
        <w:r w:rsidR="00B76952">
          <w:rPr>
            <w:rFonts w:ascii="Times New Roman" w:hAnsi="Times New Roman" w:cs="Times New Roman"/>
            <w:bCs/>
            <w:color w:val="000000" w:themeColor="text1"/>
            <w:szCs w:val="24"/>
            <w:lang w:val="en-GB"/>
          </w:rPr>
          <w:t xml:space="preserve">traditionally </w:t>
        </w:r>
      </w:ins>
      <w:ins w:id="68" w:author="Valentina Ramaschiello (ESS)" w:date="2015-09-01T13:53:00Z">
        <w:r w:rsidR="00751EF8">
          <w:rPr>
            <w:rFonts w:ascii="Times New Roman" w:hAnsi="Times New Roman" w:cs="Times New Roman"/>
            <w:bCs/>
            <w:color w:val="000000" w:themeColor="text1"/>
            <w:szCs w:val="24"/>
            <w:lang w:val="en-GB"/>
          </w:rPr>
          <w:t>used in the system</w:t>
        </w:r>
      </w:ins>
      <w:ins w:id="69" w:author="Valentina Ramaschiello (ESS)" w:date="2015-09-01T13:55:00Z">
        <w:r w:rsidR="00B76952">
          <w:rPr>
            <w:rFonts w:ascii="Times New Roman" w:hAnsi="Times New Roman" w:cs="Times New Roman"/>
            <w:bCs/>
            <w:color w:val="000000" w:themeColor="text1"/>
            <w:szCs w:val="24"/>
            <w:lang w:val="en-GB"/>
          </w:rPr>
          <w:t>,</w:t>
        </w:r>
      </w:ins>
      <w:ins w:id="70" w:author="Valentina Ramaschiello (ESS)" w:date="2015-09-01T13:53:00Z">
        <w:r w:rsidR="00751EF8">
          <w:rPr>
            <w:rFonts w:ascii="Times New Roman" w:hAnsi="Times New Roman" w:cs="Times New Roman"/>
            <w:bCs/>
            <w:color w:val="000000" w:themeColor="text1"/>
            <w:szCs w:val="24"/>
            <w:lang w:val="en-GB"/>
          </w:rPr>
          <w:t xml:space="preserve"> </w:t>
        </w:r>
      </w:ins>
      <w:del w:id="71" w:author="Valentina Ramaschiello (ESS)" w:date="2015-09-01T13:55:00Z">
        <w:r w:rsidRPr="00E93C3B" w:rsidDel="00B76952">
          <w:rPr>
            <w:rFonts w:ascii="Times New Roman" w:hAnsi="Times New Roman" w:cs="Times New Roman"/>
            <w:bCs/>
            <w:color w:val="000000" w:themeColor="text1"/>
            <w:szCs w:val="24"/>
            <w:lang w:val="en-GB"/>
          </w:rPr>
          <w:delText xml:space="preserve">FAO’s proprietary classification system, </w:delText>
        </w:r>
      </w:del>
      <w:r w:rsidRPr="00E93C3B">
        <w:rPr>
          <w:rFonts w:ascii="Times New Roman" w:hAnsi="Times New Roman" w:cs="Times New Roman"/>
          <w:bCs/>
          <w:color w:val="000000" w:themeColor="text1"/>
          <w:szCs w:val="24"/>
          <w:lang w:val="en-GB"/>
        </w:rPr>
        <w:t>the so-called FAO</w:t>
      </w:r>
      <w:ins w:id="72" w:author="Valentina Ramaschiello (ESS)" w:date="2015-09-01T13:55:00Z">
        <w:r w:rsidR="00B76952">
          <w:rPr>
            <w:rFonts w:ascii="Times New Roman" w:hAnsi="Times New Roman" w:cs="Times New Roman"/>
            <w:bCs/>
            <w:color w:val="000000" w:themeColor="text1"/>
            <w:szCs w:val="24"/>
            <w:lang w:val="en-GB"/>
          </w:rPr>
          <w:t>STAT</w:t>
        </w:r>
      </w:ins>
      <w:r w:rsidRPr="00E93C3B">
        <w:rPr>
          <w:rFonts w:ascii="Times New Roman" w:hAnsi="Times New Roman" w:cs="Times New Roman"/>
          <w:bCs/>
          <w:color w:val="000000" w:themeColor="text1"/>
          <w:szCs w:val="24"/>
          <w:lang w:val="en-GB"/>
        </w:rPr>
        <w:t xml:space="preserve"> commodity list</w:t>
      </w:r>
      <w:ins w:id="73" w:author="Valentina Ramaschiello (ESS)" w:date="2015-09-01T13:52:00Z">
        <w:r w:rsidR="00751EF8">
          <w:rPr>
            <w:rFonts w:ascii="Times New Roman" w:hAnsi="Times New Roman" w:cs="Times New Roman"/>
            <w:bCs/>
            <w:color w:val="000000" w:themeColor="text1"/>
            <w:szCs w:val="24"/>
            <w:lang w:val="en-GB"/>
          </w:rPr>
          <w:t xml:space="preserve"> (FCL)</w:t>
        </w:r>
      </w:ins>
      <w:r w:rsidRPr="00E93C3B">
        <w:rPr>
          <w:rFonts w:ascii="Times New Roman" w:hAnsi="Times New Roman" w:cs="Times New Roman"/>
          <w:bCs/>
          <w:color w:val="000000" w:themeColor="text1"/>
          <w:szCs w:val="24"/>
          <w:lang w:val="en-GB"/>
        </w:rPr>
        <w:t xml:space="preserve">, has been replaced by adopting </w:t>
      </w:r>
      <w:del w:id="74" w:author="Valentina Ramaschiello (ESS)" w:date="2015-09-01T13:56:00Z">
        <w:r w:rsidRPr="00E93C3B" w:rsidDel="00B76952">
          <w:rPr>
            <w:rFonts w:ascii="Times New Roman" w:hAnsi="Times New Roman" w:cs="Times New Roman"/>
            <w:bCs/>
            <w:color w:val="000000" w:themeColor="text1"/>
            <w:szCs w:val="24"/>
            <w:lang w:val="en-GB"/>
          </w:rPr>
          <w:delText>the</w:delText>
        </w:r>
      </w:del>
      <w:ins w:id="75" w:author="Valentina Ramaschiello (ESS)" w:date="2015-09-01T13:55:00Z">
        <w:r w:rsidR="00B76952">
          <w:rPr>
            <w:rFonts w:ascii="Times New Roman" w:hAnsi="Times New Roman" w:cs="Times New Roman"/>
            <w:bCs/>
            <w:color w:val="000000" w:themeColor="text1"/>
            <w:szCs w:val="24"/>
            <w:lang w:val="en-GB"/>
          </w:rPr>
          <w:t>a system of international classifications</w:t>
        </w:r>
      </w:ins>
      <w:ins w:id="76" w:author="Valentina Ramaschiello (ESS)" w:date="2015-09-01T14:02:00Z">
        <w:r w:rsidR="00B76952">
          <w:rPr>
            <w:rFonts w:ascii="Times New Roman" w:hAnsi="Times New Roman" w:cs="Times New Roman"/>
            <w:bCs/>
            <w:color w:val="000000" w:themeColor="text1"/>
            <w:szCs w:val="24"/>
            <w:lang w:val="en-GB"/>
          </w:rPr>
          <w:t>. I</w:t>
        </w:r>
      </w:ins>
      <w:ins w:id="77" w:author="Valentina Ramaschiello (ESS)" w:date="2015-09-01T14:00:00Z">
        <w:r w:rsidR="00B76952">
          <w:rPr>
            <w:rFonts w:ascii="Times New Roman" w:hAnsi="Times New Roman" w:cs="Times New Roman"/>
            <w:bCs/>
            <w:color w:val="000000" w:themeColor="text1"/>
            <w:szCs w:val="24"/>
            <w:lang w:val="en-GB"/>
          </w:rPr>
          <w:t>n particular</w:t>
        </w:r>
      </w:ins>
      <w:ins w:id="78" w:author="Valentina Ramaschiello (ESS)" w:date="2015-09-01T13:58:00Z">
        <w:r w:rsidR="00B76952">
          <w:rPr>
            <w:rFonts w:ascii="Times New Roman" w:hAnsi="Times New Roman" w:cs="Times New Roman"/>
            <w:bCs/>
            <w:color w:val="000000" w:themeColor="text1"/>
            <w:szCs w:val="24"/>
            <w:lang w:val="en-GB"/>
          </w:rPr>
          <w:t xml:space="preserve"> th</w:t>
        </w:r>
      </w:ins>
      <w:ins w:id="79" w:author="Valentina Ramaschiello (ESS)" w:date="2015-09-01T13:56:00Z">
        <w:r w:rsidR="00B76952">
          <w:rPr>
            <w:rFonts w:ascii="Times New Roman" w:hAnsi="Times New Roman" w:cs="Times New Roman"/>
            <w:bCs/>
            <w:color w:val="000000" w:themeColor="text1"/>
            <w:szCs w:val="24"/>
            <w:lang w:val="en-GB"/>
          </w:rPr>
          <w:t>e</w:t>
        </w:r>
      </w:ins>
      <w:r w:rsidRPr="00E93C3B">
        <w:rPr>
          <w:rFonts w:ascii="Times New Roman" w:hAnsi="Times New Roman" w:cs="Times New Roman"/>
          <w:bCs/>
          <w:color w:val="000000" w:themeColor="text1"/>
          <w:szCs w:val="24"/>
          <w:lang w:val="en-GB"/>
        </w:rPr>
        <w:t xml:space="preserve"> Harmonized System</w:t>
      </w:r>
      <w:ins w:id="80" w:author="Valentina Ramaschiello (ESS)" w:date="2015-09-01T13:52:00Z">
        <w:r w:rsidR="00751EF8">
          <w:rPr>
            <w:rFonts w:ascii="Times New Roman" w:hAnsi="Times New Roman" w:cs="Times New Roman"/>
            <w:bCs/>
            <w:color w:val="000000" w:themeColor="text1"/>
            <w:szCs w:val="24"/>
            <w:lang w:val="en-GB"/>
          </w:rPr>
          <w:t xml:space="preserve"> (HS)</w:t>
        </w:r>
      </w:ins>
      <w:r w:rsidRPr="00E93C3B">
        <w:rPr>
          <w:rFonts w:ascii="Times New Roman" w:hAnsi="Times New Roman" w:cs="Times New Roman"/>
          <w:bCs/>
          <w:color w:val="000000" w:themeColor="text1"/>
          <w:szCs w:val="24"/>
          <w:lang w:val="en-GB"/>
        </w:rPr>
        <w:t xml:space="preserve"> </w:t>
      </w:r>
      <w:ins w:id="81" w:author="Valentina Ramaschiello (ESS)" w:date="2015-09-01T13:58:00Z">
        <w:r w:rsidR="00B76952">
          <w:rPr>
            <w:rFonts w:ascii="Times New Roman" w:hAnsi="Times New Roman" w:cs="Times New Roman"/>
            <w:bCs/>
            <w:color w:val="000000" w:themeColor="text1"/>
            <w:szCs w:val="24"/>
            <w:lang w:val="en-GB"/>
          </w:rPr>
          <w:t xml:space="preserve">will be used </w:t>
        </w:r>
      </w:ins>
      <w:r w:rsidRPr="00E93C3B">
        <w:rPr>
          <w:rFonts w:ascii="Times New Roman" w:hAnsi="Times New Roman" w:cs="Times New Roman"/>
          <w:bCs/>
          <w:color w:val="000000" w:themeColor="text1"/>
          <w:szCs w:val="24"/>
          <w:lang w:val="en-GB"/>
        </w:rPr>
        <w:t xml:space="preserve">for all trade variables, and the </w:t>
      </w:r>
      <w:ins w:id="82" w:author="Valentina Ramaschiello (ESS)" w:date="2015-09-01T13:57:00Z">
        <w:r w:rsidR="00B76952">
          <w:rPr>
            <w:rFonts w:ascii="Times New Roman" w:hAnsi="Times New Roman" w:cs="Times New Roman"/>
            <w:bCs/>
            <w:color w:val="000000" w:themeColor="text1"/>
            <w:szCs w:val="24"/>
            <w:lang w:val="en-GB"/>
          </w:rPr>
          <w:t xml:space="preserve">UN </w:t>
        </w:r>
      </w:ins>
      <w:r w:rsidRPr="00E93C3B">
        <w:rPr>
          <w:rFonts w:ascii="Times New Roman" w:hAnsi="Times New Roman" w:cs="Times New Roman"/>
          <w:bCs/>
          <w:color w:val="000000" w:themeColor="text1"/>
          <w:szCs w:val="24"/>
          <w:lang w:val="en-GB"/>
        </w:rPr>
        <w:t xml:space="preserve">Central Product Classification </w:t>
      </w:r>
      <w:ins w:id="83" w:author="Valentina Ramaschiello (ESS)" w:date="2015-09-01T13:52:00Z">
        <w:r w:rsidR="00751EF8">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CPC</w:t>
      </w:r>
      <w:ins w:id="84" w:author="Valentina Ramaschiello (ESS)" w:date="2015-09-01T13:52:00Z">
        <w:r w:rsidR="00751EF8">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w:t>
      </w:r>
      <w:ins w:id="85" w:author="Valentina Ramaschiello (ESS)" w:date="2015-09-01T14:09:00Z">
        <w:r w:rsidR="005D1571">
          <w:rPr>
            <w:rFonts w:ascii="Times New Roman" w:hAnsi="Times New Roman" w:cs="Times New Roman"/>
            <w:bCs/>
            <w:color w:val="000000" w:themeColor="text1"/>
            <w:szCs w:val="24"/>
            <w:lang w:val="en-GB"/>
          </w:rPr>
          <w:t xml:space="preserve">expanded </w:t>
        </w:r>
      </w:ins>
      <w:ins w:id="86" w:author="Valentina Ramaschiello (ESS)" w:date="2015-09-01T14:10:00Z">
        <w:r w:rsidR="005D1571">
          <w:rPr>
            <w:rFonts w:ascii="Times New Roman" w:hAnsi="Times New Roman" w:cs="Times New Roman"/>
            <w:bCs/>
            <w:color w:val="000000" w:themeColor="text1"/>
            <w:szCs w:val="24"/>
            <w:lang w:val="en-GB"/>
          </w:rPr>
          <w:t xml:space="preserve">for FAO purpose will be used </w:t>
        </w:r>
      </w:ins>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E93C3B" w:rsidRDefault="00090BA3" w:rsidP="004B3819">
      <w:pPr>
        <w:jc w:val="both"/>
        <w:rPr>
          <w:rFonts w:ascii="Times New Roman" w:hAnsi="Times New Roman" w:cs="Times New Roman"/>
          <w:bCs/>
          <w:color w:val="000000" w:themeColor="text1"/>
          <w:szCs w:val="24"/>
          <w:lang w:val="en-GB"/>
        </w:rPr>
      </w:pPr>
    </w:p>
    <w:p w:rsidR="0097372B" w:rsidRPr="009616CB" w:rsidRDefault="00353BD5" w:rsidP="00E93C3B">
      <w:pPr>
        <w:pStyle w:val="Heading2"/>
        <w:rPr>
          <w:rFonts w:eastAsia="Calibri"/>
          <w:lang w:eastAsia="en-US"/>
        </w:rPr>
      </w:pPr>
      <w:bookmarkStart w:id="87" w:name="_Toc428383818"/>
      <w:bookmarkStart w:id="88" w:name="_Toc428436040"/>
      <w:bookmarkStart w:id="89" w:name="_Toc428436341"/>
      <w:bookmarkStart w:id="90" w:name="_Toc428436467"/>
      <w:r w:rsidRPr="009616CB">
        <w:rPr>
          <w:rFonts w:eastAsia="Calibri"/>
          <w:lang w:eastAsia="en-US"/>
        </w:rPr>
        <w:t>FBS history and b</w:t>
      </w:r>
      <w:r w:rsidR="00D01AE7" w:rsidRPr="009616CB">
        <w:rPr>
          <w:rFonts w:eastAsia="Calibri"/>
          <w:lang w:eastAsia="en-US"/>
        </w:rPr>
        <w:t>ackground</w:t>
      </w:r>
      <w:bookmarkEnd w:id="2"/>
      <w:bookmarkEnd w:id="87"/>
      <w:bookmarkEnd w:id="88"/>
      <w:bookmarkEnd w:id="89"/>
      <w:bookmarkEnd w:id="90"/>
    </w:p>
    <w:p w:rsidR="00A95227" w:rsidRPr="009616CB"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lastRenderedPageBreak/>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The preparation of food balance sheets has 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3"/>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 shows for each food item</w:t>
      </w:r>
      <w:r w:rsidR="00A65712" w:rsidRPr="00E93C3B">
        <w:rPr>
          <w:rFonts w:ascii="Times New Roman" w:eastAsia="Calibri" w:hAnsi="Times New Roman" w:cs="Times New Roman"/>
          <w:szCs w:val="24"/>
          <w:lang w:val="en-GB" w:eastAsia="en-US"/>
        </w:rPr>
        <w:t xml:space="preserve">, in most cases expressed in </w:t>
      </w:r>
      <w:r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 xml:space="preserve">equivalents </w:t>
      </w:r>
      <w:r w:rsidRPr="00E93C3B">
        <w:rPr>
          <w:rFonts w:ascii="Times New Roman" w:eastAsia="Calibri" w:hAnsi="Times New Roman" w:cs="Times New Roman"/>
          <w:szCs w:val="24"/>
          <w:lang w:val="en-GB" w:eastAsia="en-US"/>
        </w:rPr>
        <w:t xml:space="preserve">and a </w:t>
      </w:r>
      <w:r w:rsidR="00A65712" w:rsidRPr="00E93C3B">
        <w:rPr>
          <w:rFonts w:ascii="Times New Roman" w:eastAsia="Calibri" w:hAnsi="Times New Roman" w:cs="Times New Roman"/>
          <w:szCs w:val="24"/>
          <w:lang w:val="en-GB" w:eastAsia="en-US"/>
        </w:rPr>
        <w:t xml:space="preserve">few cases expressed as </w:t>
      </w:r>
      <w:r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r w:rsidRPr="00E93C3B">
        <w:rPr>
          <w:rFonts w:ascii="Times New Roman" w:eastAsia="Calibri" w:hAnsi="Times New Roman" w:cs="Times New Roman"/>
          <w:szCs w:val="24"/>
          <w:lang w:val="en-GB" w:eastAsia="en-US"/>
        </w:rPr>
        <w:t xml:space="preserv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FootnoteReference"/>
          <w:rFonts w:ascii="Times New Roman" w:eastAsia="Calibri" w:hAnsi="Times New Roman" w:cs="Times New Roman"/>
          <w:szCs w:val="24"/>
          <w:lang w:val="en-GB" w:eastAsia="en-US"/>
        </w:rPr>
        <w:footnoteReference w:id="4"/>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id="91" w:author="browningj" w:date="2015-08-27T15:48:00Z">
        <w:r w:rsidR="000C422B">
          <w:rPr>
            <w:rFonts w:ascii="Times New Roman" w:eastAsia="Calibri" w:hAnsi="Times New Roman" w:cs="Times New Roman"/>
            <w:szCs w:val="24"/>
            <w:lang w:val="en-GB" w:eastAsia="en-US"/>
          </w:rPr>
          <w:t xml:space="preserve"> (both from</w:t>
        </w:r>
      </w:ins>
      <w:ins w:id="92" w:author="browningj" w:date="2015-08-27T15:49:00Z">
        <w:r w:rsidR="000C422B">
          <w:rPr>
            <w:rFonts w:ascii="Times New Roman" w:eastAsia="Calibri" w:hAnsi="Times New Roman" w:cs="Times New Roman"/>
            <w:szCs w:val="24"/>
            <w:lang w:val="en-GB" w:eastAsia="en-US"/>
          </w:rPr>
          <w:t xml:space="preserve"> the resident population as well as tourists)</w:t>
        </w:r>
      </w:ins>
      <w:r w:rsidRPr="00E93C3B">
        <w:rPr>
          <w:rFonts w:ascii="Times New Roman" w:eastAsia="Calibri" w:hAnsi="Times New Roman" w:cs="Times New Roman"/>
          <w:szCs w:val="24"/>
          <w:lang w:val="en-GB" w:eastAsia="en-US"/>
        </w:rPr>
        <w:t>. The per caput 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Pr="00E93C3B">
        <w:rPr>
          <w:rFonts w:ascii="Times New Roman" w:eastAsia="Calibri" w:hAnsi="Times New Roman" w:cs="Times New Roman"/>
          <w:szCs w:val="24"/>
          <w:lang w:val="en-GB" w:eastAsia="en-US"/>
        </w:rPr>
        <w:t>protein and fat content.</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in the household and at retail, e.g. during storage, in preparation and cooking (which affect vitamins and minerals to a greater extent than they do calories, protein and fat), as plate-waste or quantities fed to domestic animals and pets, or thrown away.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id="93" w:author="browningj" w:date="2015-08-27T15:50:00Z">
        <w:r w:rsidRPr="00E93C3B" w:rsidDel="000C422B">
          <w:rPr>
            <w:rFonts w:ascii="Times New Roman" w:eastAsia="Calibri" w:hAnsi="Times New Roman" w:cs="Times New Roman"/>
            <w:szCs w:val="24"/>
            <w:lang w:val="en-GB" w:eastAsia="en-US"/>
          </w:rPr>
          <w:delText xml:space="preserve">also </w:delText>
        </w:r>
      </w:del>
      <w:r w:rsidRPr="00E93C3B">
        <w:rPr>
          <w:rFonts w:ascii="Times New Roman" w:eastAsia="Calibri" w:hAnsi="Times New Roman" w:cs="Times New Roman"/>
          <w:szCs w:val="24"/>
          <w:lang w:val="en-GB" w:eastAsia="en-US"/>
        </w:rPr>
        <w:t xml:space="preserve">these are </w:t>
      </w:r>
      <w:ins w:id="94" w:author="browningj" w:date="2015-08-27T15:50:00Z">
        <w:r w:rsidR="000C422B" w:rsidRPr="00E93C3B">
          <w:rPr>
            <w:rFonts w:ascii="Times New Roman" w:eastAsia="Calibri" w:hAnsi="Times New Roman" w:cs="Times New Roman"/>
            <w:szCs w:val="24"/>
            <w:lang w:val="en-GB" w:eastAsia="en-US"/>
          </w:rPr>
          <w:t xml:space="preserve">also </w:t>
        </w:r>
      </w:ins>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 every year 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lastRenderedPageBreak/>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for dissemination. The architecture is organized in commodity trees linking primary and derived commodities. Production data on the latter is mostly not available so a large number of imputations are needed to cover up for trade flows but which do not represent actual production or utilization</w:t>
      </w: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sheets are standardized in that processed commodities are converted back to their primary equivalent</w:t>
      </w:r>
      <w:r w:rsidR="000412EE"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sheets</w:t>
      </w:r>
      <w:r w:rsidR="00937D90"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is firstly</w:t>
      </w:r>
      <w:del w:id="95" w:author="browningj" w:date="2015-08-27T15:52:00Z">
        <w:r w:rsidRPr="00E93C3B" w:rsidDel="000C422B">
          <w:rPr>
            <w:rFonts w:ascii="Times New Roman" w:eastAsia="Calibri" w:hAnsi="Times New Roman" w:cs="Times New Roman"/>
            <w:szCs w:val="24"/>
            <w:lang w:val="en-GB" w:eastAsia="en-US"/>
          </w:rPr>
          <w:delText>,</w:delText>
        </w:r>
      </w:del>
      <w:r w:rsidRPr="00E93C3B">
        <w:rPr>
          <w:rFonts w:ascii="Times New Roman" w:eastAsia="Calibri" w:hAnsi="Times New Roman" w:cs="Times New Roman"/>
          <w:szCs w:val="24"/>
          <w:lang w:val="en-GB" w:eastAsia="en-US"/>
        </w:rPr>
        <w:t xml:space="preserve"> to reduce the amount of data, and therefore the number of commodities involved, to a level and size more suited to analytical purposes</w:t>
      </w:r>
      <w:del w:id="96" w:author="browningj" w:date="2015-08-27T15:52:00Z">
        <w:r w:rsidR="00937D90" w:rsidRPr="00E93C3B" w:rsidDel="000C422B">
          <w:rPr>
            <w:rFonts w:ascii="Times New Roman" w:eastAsia="Calibri" w:hAnsi="Times New Roman" w:cs="Times New Roman"/>
            <w:szCs w:val="24"/>
            <w:lang w:val="en-GB" w:eastAsia="en-US"/>
          </w:rPr>
          <w:delText>,</w:delText>
        </w:r>
      </w:del>
      <w:r w:rsidR="00937D90" w:rsidRPr="00E93C3B">
        <w:rPr>
          <w:rFonts w:ascii="Times New Roman" w:eastAsia="Calibri" w:hAnsi="Times New Roman" w:cs="Times New Roman"/>
          <w:szCs w:val="24"/>
          <w:lang w:val="en-GB" w:eastAsia="en-US"/>
        </w:rPr>
        <w:t xml:space="preserve"> </w:t>
      </w:r>
      <w:del w:id="97" w:author="browningj" w:date="2015-08-27T15:52:00Z">
        <w:r w:rsidR="00937D90" w:rsidRPr="00E93C3B" w:rsidDel="000C422B">
          <w:rPr>
            <w:rFonts w:ascii="Times New Roman" w:eastAsia="Calibri" w:hAnsi="Times New Roman" w:cs="Times New Roman"/>
            <w:szCs w:val="24"/>
            <w:lang w:val="en-GB" w:eastAsia="en-US"/>
          </w:rPr>
          <w:delText xml:space="preserve">but </w:delText>
        </w:r>
      </w:del>
      <w:ins w:id="98" w:author="browningj" w:date="2015-08-27T15:52:00Z">
        <w:r w:rsidR="000C422B">
          <w:rPr>
            <w:rFonts w:ascii="Times New Roman" w:eastAsia="Calibri" w:hAnsi="Times New Roman" w:cs="Times New Roman"/>
            <w:szCs w:val="24"/>
            <w:lang w:val="en-GB" w:eastAsia="en-US"/>
          </w:rPr>
          <w:t xml:space="preserve"> </w:t>
        </w:r>
      </w:ins>
      <w:del w:id="99" w:author="browningj" w:date="2015-08-27T15:52:00Z">
        <w:r w:rsidR="00937D90" w:rsidRPr="00E93C3B" w:rsidDel="000C422B">
          <w:rPr>
            <w:rFonts w:ascii="Times New Roman" w:eastAsia="Calibri" w:hAnsi="Times New Roman" w:cs="Times New Roman"/>
            <w:szCs w:val="24"/>
            <w:lang w:val="en-GB" w:eastAsia="en-US"/>
          </w:rPr>
          <w:delText xml:space="preserve">this </w:delText>
        </w:r>
      </w:del>
      <w:ins w:id="100" w:author="browningj" w:date="2015-08-27T15:52:00Z">
        <w:r w:rsidR="000C422B">
          <w:rPr>
            <w:rFonts w:ascii="Times New Roman" w:eastAsia="Calibri" w:hAnsi="Times New Roman" w:cs="Times New Roman"/>
            <w:szCs w:val="24"/>
            <w:lang w:val="en-GB" w:eastAsia="en-US"/>
          </w:rPr>
          <w:t>T</w:t>
        </w:r>
        <w:r w:rsidR="000C422B" w:rsidRPr="00E93C3B">
          <w:rPr>
            <w:rFonts w:ascii="Times New Roman" w:eastAsia="Calibri" w:hAnsi="Times New Roman" w:cs="Times New Roman"/>
            <w:szCs w:val="24"/>
            <w:lang w:val="en-GB" w:eastAsia="en-US"/>
          </w:rPr>
          <w:t xml:space="preserve">his </w:t>
        </w:r>
      </w:ins>
      <w:r w:rsidR="00937D90" w:rsidRPr="00E93C3B">
        <w:rPr>
          <w:rFonts w:ascii="Times New Roman" w:eastAsia="Calibri" w:hAnsi="Times New Roman" w:cs="Times New Roman"/>
          <w:szCs w:val="24"/>
          <w:lang w:val="en-GB" w:eastAsia="en-US"/>
        </w:rPr>
        <w:t>does</w:t>
      </w:r>
      <w:ins w:id="101" w:author="browningj" w:date="2015-08-27T15:52:00Z">
        <w:r w:rsidR="000C422B">
          <w:rPr>
            <w:rFonts w:ascii="Times New Roman" w:eastAsia="Calibri" w:hAnsi="Times New Roman" w:cs="Times New Roman"/>
            <w:szCs w:val="24"/>
            <w:lang w:val="en-GB" w:eastAsia="en-US"/>
          </w:rPr>
          <w:t xml:space="preserve"> not, however,</w:t>
        </w:r>
      </w:ins>
      <w:r w:rsidR="00937D90" w:rsidRPr="00E93C3B">
        <w:rPr>
          <w:rFonts w:ascii="Times New Roman" w:eastAsia="Calibri" w:hAnsi="Times New Roman" w:cs="Times New Roman"/>
          <w:szCs w:val="24"/>
          <w:lang w:val="en-GB" w:eastAsia="en-US"/>
        </w:rPr>
        <w:t xml:space="preserve"> negate the need for maintaining and balancing accounts for the underlying</w:t>
      </w:r>
      <w:r w:rsidR="003C6ACE" w:rsidRPr="00E93C3B">
        <w:rPr>
          <w:rFonts w:ascii="Times New Roman" w:eastAsia="Calibri" w:hAnsi="Times New Roman" w:cs="Times New Roman"/>
          <w:szCs w:val="24"/>
          <w:lang w:val="en-GB" w:eastAsia="en-US"/>
        </w:rPr>
        <w:t xml:space="preserve"> commodities. </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Nevertheless,</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 xml:space="preserve">such </w:t>
      </w:r>
      <w:r w:rsidRPr="00E93C3B">
        <w:rPr>
          <w:rFonts w:ascii="Times New Roman" w:eastAsia="Calibri" w:hAnsi="Times New Roman" w:cs="Times New Roman"/>
          <w:szCs w:val="24"/>
          <w:lang w:val="en-GB" w:eastAsia="en-US"/>
        </w:rPr>
        <w:t xml:space="preserve">a reduction </w:t>
      </w:r>
      <w:r w:rsidR="00937D90" w:rsidRPr="00E93C3B">
        <w:rPr>
          <w:rFonts w:ascii="Times New Roman" w:eastAsia="Calibri" w:hAnsi="Times New Roman" w:cs="Times New Roman"/>
          <w:szCs w:val="24"/>
          <w:lang w:val="en-GB" w:eastAsia="en-US"/>
        </w:rPr>
        <w:t xml:space="preserve">is thought not to cause </w:t>
      </w:r>
      <w:r w:rsidRPr="00E93C3B">
        <w:rPr>
          <w:rFonts w:ascii="Times New Roman" w:eastAsia="Calibri" w:hAnsi="Times New Roman" w:cs="Times New Roman"/>
          <w:szCs w:val="24"/>
          <w:lang w:val="en-GB" w:eastAsia="en-US"/>
        </w:rPr>
        <w:t>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reporting production in processing form.</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102"/>
      <w:r w:rsidRPr="00E93C3B">
        <w:rPr>
          <w:rFonts w:ascii="Times New Roman" w:eastAsia="Calibri" w:hAnsi="Times New Roman" w:cs="Times New Roman"/>
          <w:szCs w:val="24"/>
          <w:lang w:val="en-GB" w:eastAsia="en-US"/>
        </w:rPr>
        <w:t xml:space="preserve">To overcome the former difficulty, estimates are made, while the effect of the absence of statistics on stocks is considered to be reduced by preparing the food balance sheets as an average for a three-year period. </w:t>
      </w:r>
      <w:commentRangeEnd w:id="102"/>
      <w:r w:rsidR="000C422B">
        <w:rPr>
          <w:rStyle w:val="CommentReference"/>
        </w:rPr>
        <w:commentReference w:id="102"/>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171E58" w:rsidRPr="009616CB" w:rsidRDefault="00171E58" w:rsidP="00E93C3B">
      <w:pPr>
        <w:pStyle w:val="Heading2"/>
      </w:pPr>
      <w:bookmarkStart w:id="103" w:name="_Toc428383819"/>
      <w:bookmarkStart w:id="104" w:name="_Toc428436041"/>
      <w:bookmarkStart w:id="105" w:name="_Toc428436342"/>
      <w:bookmarkStart w:id="106" w:name="_Toc428436468"/>
      <w:r w:rsidRPr="009616CB">
        <w:t>Use and usefulness of FBS</w:t>
      </w:r>
      <w:bookmarkEnd w:id="103"/>
      <w:bookmarkEnd w:id="104"/>
      <w:bookmarkEnd w:id="105"/>
      <w:bookmarkEnd w:id="106"/>
      <w:r w:rsidRPr="009616CB">
        <w:t xml:space="preserve"> </w:t>
      </w:r>
    </w:p>
    <w:p w:rsidR="00171E58" w:rsidRPr="00E93C3B" w:rsidRDefault="00171E58" w:rsidP="001E58EB">
      <w:pPr>
        <w:keepNext/>
        <w:rPr>
          <w:rFonts w:ascii="Times New Roman" w:hAnsi="Times New Roman" w:cs="Times New Roman"/>
          <w:szCs w:val="24"/>
          <w:lang w:val="en-GB"/>
        </w:rPr>
      </w:pPr>
      <w:r w:rsidRPr="00E93C3B">
        <w:rPr>
          <w:rFonts w:ascii="Times New Roman" w:hAnsi="Times New Roman" w:cs="Times New Roman"/>
          <w:szCs w:val="24"/>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id="107" w:author="browningj" w:date="2015-08-27T15:55:00Z">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w:t>
      </w:r>
      <w:ins w:id="108" w:author="browningj" w:date="2015-08-27T15:56:00Z">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id="109" w:author="browningj" w:date="2015-08-27T15:56:00Z">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id="110" w:author="browningj" w:date="2015-08-27T15:56:00Z">
        <w:r w:rsidR="00C720F5">
          <w:rPr>
            <w:rFonts w:ascii="Times New Roman" w:hAnsi="Times New Roman"/>
            <w:szCs w:val="24"/>
          </w:rPr>
          <w:t xml:space="preserve">not </w:t>
        </w:r>
      </w:ins>
      <w:r w:rsidRPr="00E93C3B">
        <w:rPr>
          <w:rFonts w:ascii="Times New Roman" w:hAnsi="Times New Roman"/>
          <w:szCs w:val="24"/>
        </w:rPr>
        <w:t xml:space="preserve">allow </w:t>
      </w:r>
      <w:del w:id="111" w:author="browningj" w:date="2015-08-27T15:56:00Z">
        <w:r w:rsidRPr="00E93C3B" w:rsidDel="00C720F5">
          <w:rPr>
            <w:rFonts w:ascii="Times New Roman" w:hAnsi="Times New Roman"/>
            <w:szCs w:val="24"/>
          </w:rPr>
          <w:delText xml:space="preserve">to </w:delText>
        </w:r>
      </w:del>
      <w:r w:rsidRPr="00E93C3B">
        <w:rPr>
          <w:rFonts w:ascii="Times New Roman" w:hAnsi="Times New Roman"/>
          <w:szCs w:val="24"/>
        </w:rPr>
        <w:t>draw</w:t>
      </w:r>
      <w:ins w:id="112" w:author="browningj" w:date="2015-08-27T15:56:00Z">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w:t>
      </w:r>
      <w:r w:rsidRPr="00E93C3B">
        <w:rPr>
          <w:rFonts w:ascii="Times New Roman" w:hAnsi="Times New Roman"/>
          <w:szCs w:val="24"/>
        </w:rPr>
        <w:lastRenderedPageBreak/>
        <w:t xml:space="preserve">overnutrition and unhealthy undernutrition </w:t>
      </w:r>
      <w:del w:id="113" w:author="browningj" w:date="2015-08-27T15:57:00Z">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id="114" w:author="browningj" w:date="2015-08-27T15:58:00Z">
        <w:r w:rsidRPr="00E93C3B" w:rsidDel="00C720F5">
          <w:rPr>
            <w:rFonts w:ascii="Times New Roman" w:hAnsi="Times New Roman"/>
            <w:szCs w:val="24"/>
          </w:rPr>
          <w:delText>,</w:delText>
        </w:r>
      </w:del>
      <w:r w:rsidRPr="00E93C3B">
        <w:rPr>
          <w:rFonts w:ascii="Times New Roman" w:hAnsi="Times New Roman"/>
          <w:szCs w:val="24"/>
        </w:rPr>
        <w:t xml:space="preserve"> </w:t>
      </w:r>
      <w:ins w:id="115" w:author="browningj" w:date="2015-08-27T15:58:00Z">
        <w:r w:rsidR="00C720F5" w:rsidRPr="00E93C3B">
          <w:rPr>
            <w:rFonts w:ascii="Times New Roman" w:hAnsi="Times New Roman"/>
            <w:szCs w:val="24"/>
          </w:rPr>
          <w:t>may appear to be about right</w:t>
        </w:r>
        <w:r w:rsidR="00C720F5" w:rsidRPr="00E93C3B" w:rsidDel="00C720F5">
          <w:rPr>
            <w:rFonts w:ascii="Times New Roman" w:hAnsi="Times New Roman"/>
            <w:szCs w:val="24"/>
          </w:rPr>
          <w:t xml:space="preserve"> </w:t>
        </w:r>
      </w:ins>
      <w:del w:id="116" w:author="browningj" w:date="2015-08-27T15:57:00Z">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id="117" w:author="browningj" w:date="2015-08-27T15:58:00Z">
        <w:r w:rsidRPr="00E93C3B" w:rsidDel="00C720F5">
          <w:rPr>
            <w:rFonts w:ascii="Times New Roman" w:hAnsi="Times New Roman"/>
            <w:szCs w:val="24"/>
          </w:rPr>
          <w:delText xml:space="preserve"> may appear to be about right</w:delText>
        </w:r>
      </w:del>
      <w:del w:id="118" w:author="browningj" w:date="2015-08-27T15:59:00Z">
        <w:r w:rsidRPr="00E93C3B" w:rsidDel="00C720F5">
          <w:rPr>
            <w:rFonts w:ascii="Times New Roman" w:hAnsi="Times New Roman"/>
            <w:szCs w:val="24"/>
          </w:rPr>
          <w:delText>,</w:delText>
        </w:r>
      </w:del>
      <w:ins w:id="119" w:author="browningj" w:date="2015-08-27T15:59:00Z">
        <w:r w:rsidR="00C720F5">
          <w:rPr>
            <w:rFonts w:ascii="Times New Roman" w:hAnsi="Times New Roman"/>
            <w:szCs w:val="24"/>
          </w:rPr>
          <w:t>;</w:t>
        </w:r>
      </w:ins>
      <w:r w:rsidRPr="00E93C3B">
        <w:rPr>
          <w:rFonts w:ascii="Times New Roman" w:hAnsi="Times New Roman"/>
          <w:szCs w:val="24"/>
        </w:rPr>
        <w:t xml:space="preserve"> </w:t>
      </w:r>
      <w:ins w:id="120" w:author="browningj" w:date="2015-08-27T15:59:00Z">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FBS are the starting and the end point of many</w:t>
      </w:r>
      <w:r w:rsidR="00114A21" w:rsidRPr="00E93C3B">
        <w:rPr>
          <w:rFonts w:ascii="Times New Roman" w:hAnsi="Times New Roman"/>
          <w:szCs w:val="24"/>
        </w:rPr>
        <w:t>,</w:t>
      </w:r>
      <w:r w:rsidRPr="00E93C3B">
        <w:rPr>
          <w:rFonts w:ascii="Times New Roman" w:hAnsi="Times New Roman"/>
          <w:szCs w:val="24"/>
        </w:rPr>
        <w:t xml:space="preserve"> if not most</w:t>
      </w:r>
      <w:r w:rsidR="00114A21" w:rsidRPr="00E93C3B">
        <w:rPr>
          <w:rFonts w:ascii="Times New Roman" w:hAnsi="Times New Roman"/>
          <w:szCs w:val="24"/>
        </w:rPr>
        <w:t>,</w:t>
      </w:r>
      <w:r w:rsidRPr="00E93C3B">
        <w:rPr>
          <w:rFonts w:ascii="Times New Roman" w:hAnsi="Times New Roman"/>
          <w:szCs w:val="24"/>
        </w:rPr>
        <w:t xml:space="preserve"> </w:t>
      </w:r>
      <w:r w:rsidR="00114A21" w:rsidRPr="00E93C3B">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5"/>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id="121" w:author="browningj" w:date="2015-08-27T15:59:00Z">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trade. </w:t>
      </w:r>
      <w:r w:rsidR="00114A21" w:rsidRPr="00E93C3B">
        <w:rPr>
          <w:rFonts w:ascii="Times New Roman" w:hAnsi="Times New Roman"/>
          <w:szCs w:val="24"/>
        </w:rPr>
        <w:t>FBS are to be seen as a subset of the general family of commodity balances, i.e. commodity balances for food items.</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id="122" w:author="browningj" w:date="2015-08-27T16:00:00Z">
        <w:r w:rsidRPr="00E93C3B" w:rsidDel="00C720F5">
          <w:rPr>
            <w:rFonts w:ascii="Times New Roman" w:hAnsi="Times New Roman"/>
            <w:szCs w:val="24"/>
          </w:rPr>
          <w:delText xml:space="preserve">in </w:delText>
        </w:r>
      </w:del>
      <w:ins w:id="123" w:author="browningj" w:date="2015-08-27T16:00:00Z">
        <w:r w:rsidR="00C720F5">
          <w:rPr>
            <w:rFonts w:ascii="Times New Roman" w:hAnsi="Times New Roman"/>
            <w:szCs w:val="24"/>
          </w:rPr>
          <w:t>and</w:t>
        </w:r>
        <w:r w:rsidR="00C720F5" w:rsidRPr="00E93C3B">
          <w:rPr>
            <w:rFonts w:ascii="Times New Roman" w:hAnsi="Times New Roman"/>
            <w:szCs w:val="24"/>
          </w:rPr>
          <w:t xml:space="preserve"> </w:t>
        </w:r>
      </w:ins>
      <w:r w:rsidRPr="00E93C3B">
        <w:rPr>
          <w:rFonts w:ascii="Times New Roman" w:hAnsi="Times New Roman"/>
          <w:szCs w:val="24"/>
        </w:rPr>
        <w:t>surplus</w:t>
      </w:r>
      <w:ins w:id="124" w:author="browningj" w:date="2015-08-27T16:00:00Z">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id="125" w:author="browningj" w:date="2015-08-27T16:01:00Z">
        <w:r w:rsidR="00C720F5">
          <w:rPr>
            <w:rFonts w:ascii="Times New Roman" w:hAnsi="Times New Roman"/>
            <w:szCs w:val="24"/>
          </w:rPr>
          <w:t>,</w:t>
        </w:r>
      </w:ins>
      <w:r w:rsidRPr="00E93C3B">
        <w:rPr>
          <w:rFonts w:ascii="Times New Roman" w:hAnsi="Times New Roman"/>
          <w:szCs w:val="24"/>
        </w:rPr>
        <w:t xml:space="preserve"> however, that the majority of the studies are for developed countries, which have more reliable data and clearer methodological approaches.</w:t>
      </w:r>
    </w:p>
    <w:p w:rsidR="001E58EB" w:rsidRPr="009616CB" w:rsidRDefault="001E58EB" w:rsidP="00E93C3B">
      <w:pPr>
        <w:pStyle w:val="Heading2"/>
        <w:rPr>
          <w:rFonts w:eastAsia="Calibri"/>
          <w:lang w:eastAsia="en-US"/>
        </w:rPr>
      </w:pPr>
      <w:bookmarkStart w:id="126" w:name="_Toc428383820"/>
      <w:bookmarkStart w:id="127" w:name="_Toc428436042"/>
      <w:bookmarkStart w:id="128" w:name="_Toc428436343"/>
      <w:bookmarkStart w:id="129" w:name="_Toc428436469"/>
      <w:r w:rsidRPr="009616CB">
        <w:rPr>
          <w:rFonts w:eastAsia="Calibri"/>
          <w:lang w:eastAsia="en-US"/>
        </w:rPr>
        <w:t>Limitations</w:t>
      </w:r>
      <w:bookmarkEnd w:id="126"/>
      <w:bookmarkEnd w:id="127"/>
      <w:bookmarkEnd w:id="128"/>
      <w:bookmarkEnd w:id="129"/>
    </w:p>
    <w:p w:rsidR="001E58EB" w:rsidRPr="00E93C3B" w:rsidRDefault="001E58EB" w:rsidP="001E58EB">
      <w:pPr>
        <w:rPr>
          <w:rFonts w:ascii="Times New Roman" w:hAnsi="Times New Roman" w:cs="Times New Roman"/>
          <w:szCs w:val="24"/>
          <w:lang w:val="en-GB"/>
        </w:rPr>
      </w:pPr>
      <w:r w:rsidRPr="00E93C3B">
        <w:rPr>
          <w:rFonts w:ascii="Times New Roman" w:hAnsi="Times New Roman" w:cs="Times New Roman"/>
          <w:szCs w:val="24"/>
          <w:lang w:val="en-GB"/>
        </w:rPr>
        <w:t>FBSs are the most comprehensive collection of data available on a very large set of countries that is related to food commodit</w:t>
      </w:r>
      <w:ins w:id="130" w:author="browningj" w:date="2015-08-27T16:02:00Z">
        <w:r w:rsidR="00C720F5">
          <w:rPr>
            <w:rFonts w:ascii="Times New Roman" w:hAnsi="Times New Roman" w:cs="Times New Roman"/>
            <w:szCs w:val="24"/>
            <w:lang w:val="en-GB"/>
          </w:rPr>
          <w:t>y</w:t>
        </w:r>
      </w:ins>
      <w:del w:id="131" w:author="browningj" w:date="2015-08-27T16:02:00Z">
        <w:r w:rsidRPr="00E93C3B" w:rsidDel="00C720F5">
          <w:rPr>
            <w:rFonts w:ascii="Times New Roman" w:hAnsi="Times New Roman" w:cs="Times New Roman"/>
            <w:szCs w:val="24"/>
            <w:lang w:val="en-GB"/>
          </w:rPr>
          <w:delText>ies</w:delText>
        </w:r>
      </w:del>
      <w:r w:rsidRPr="00E93C3B">
        <w:rPr>
          <w:rFonts w:ascii="Times New Roman" w:hAnsi="Times New Roman" w:cs="Times New Roman"/>
          <w:szCs w:val="24"/>
          <w:lang w:val="en-GB"/>
        </w:rPr>
        <w:t xml:space="preserve"> supply and food commodity utilization. The data are regularly revised</w:t>
      </w:r>
      <w:ins w:id="132" w:author="browningj" w:date="2015-08-27T16:02:00Z">
        <w:r w:rsidR="00C720F5">
          <w:rPr>
            <w:rFonts w:ascii="Times New Roman" w:hAnsi="Times New Roman" w:cs="Times New Roman"/>
            <w:szCs w:val="24"/>
            <w:lang w:val="en-GB"/>
          </w:rPr>
          <w:t>:</w:t>
        </w:r>
      </w:ins>
      <w:r w:rsidRPr="00E93C3B">
        <w:rPr>
          <w:rFonts w:ascii="Times New Roman" w:hAnsi="Times New Roman" w:cs="Times New Roman"/>
          <w:szCs w:val="24"/>
          <w:lang w:val="en-GB"/>
        </w:rPr>
        <w:t xml:space="preserve"> </w:t>
      </w:r>
      <w:del w:id="133" w:author="browningj" w:date="2015-08-27T16:02:00Z">
        <w:r w:rsidRPr="00E93C3B" w:rsidDel="00C720F5">
          <w:rPr>
            <w:rFonts w:ascii="Times New Roman" w:hAnsi="Times New Roman" w:cs="Times New Roman"/>
            <w:szCs w:val="24"/>
            <w:lang w:val="en-GB"/>
          </w:rPr>
          <w:delText xml:space="preserve">and </w:delText>
        </w:r>
      </w:del>
      <w:r w:rsidRPr="00E93C3B">
        <w:rPr>
          <w:rFonts w:ascii="Times New Roman" w:hAnsi="Times New Roman" w:cs="Times New Roman"/>
          <w:szCs w:val="24"/>
          <w:lang w:val="en-GB"/>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id="134" w:author="browningj" w:date="2015-08-27T16:02:00Z">
        <w:r w:rsidR="00C720F5">
          <w:rPr>
            <w:rFonts w:ascii="Times New Roman" w:hAnsi="Times New Roman" w:cs="Times New Roman"/>
            <w:szCs w:val="24"/>
            <w:lang w:val="en-GB"/>
          </w:rPr>
          <w:t xml:space="preserve">e.g. </w:t>
        </w:r>
      </w:ins>
      <w:r w:rsidRPr="00E93C3B">
        <w:rPr>
          <w:rFonts w:ascii="Times New Roman" w:hAnsi="Times New Roman" w:cs="Times New Roman"/>
          <w:szCs w:val="24"/>
          <w:lang w:val="en-GB"/>
        </w:rPr>
        <w:t xml:space="preserve">that </w:t>
      </w:r>
      <w:del w:id="135" w:author="browningj" w:date="2015-08-27T16:02:00Z">
        <w:r w:rsidRPr="00E93C3B" w:rsidDel="00C720F5">
          <w:rPr>
            <w:rFonts w:ascii="Times New Roman" w:hAnsi="Times New Roman" w:cs="Times New Roman"/>
            <w:szCs w:val="24"/>
            <w:lang w:val="en-GB"/>
          </w:rPr>
          <w:delText xml:space="preserve">e.g. </w:delText>
        </w:r>
      </w:del>
      <w:r w:rsidRPr="00E93C3B">
        <w:rPr>
          <w:rFonts w:ascii="Times New Roman" w:hAnsi="Times New Roman" w:cs="Times New Roman"/>
          <w:szCs w:val="24"/>
          <w:lang w:val="en-GB"/>
        </w:rPr>
        <w:t xml:space="preserve">availability is not the same as intake, or that the FBSs </w:t>
      </w:r>
      <w:r w:rsidRPr="00E93C3B">
        <w:rPr>
          <w:rFonts w:ascii="Times New Roman" w:hAnsi="Times New Roman" w:cs="Times New Roman"/>
          <w:szCs w:val="24"/>
          <w:lang w:val="en-GB"/>
        </w:rPr>
        <w:lastRenderedPageBreak/>
        <w:t xml:space="preserve">fail to say anything about the distribution of food and nutrient access within a country. Some key limitations can be summarized as follows: </w:t>
      </w:r>
    </w:p>
    <w:p w:rsidR="008608E6" w:rsidRDefault="009D7FC0">
      <w:pPr>
        <w:pStyle w:val="ListParagraph"/>
        <w:numPr>
          <w:ilvl w:val="0"/>
          <w:numId w:val="51"/>
        </w:numPr>
        <w:spacing w:after="0"/>
        <w:jc w:val="both"/>
        <w:rPr>
          <w:rFonts w:ascii="Times New Roman" w:eastAsia="Calibri" w:hAnsi="Times New Roman"/>
          <w:szCs w:val="24"/>
          <w:rPrChange w:id="136" w:author="browningj" w:date="2015-08-27T16:03:00Z">
            <w:rPr>
              <w:rFonts w:eastAsia="Calibri"/>
            </w:rPr>
          </w:rPrChange>
        </w:rPr>
        <w:pPrChange w:id="137" w:author="browningj" w:date="2015-08-27T16:03:00Z">
          <w:pPr>
            <w:suppressAutoHyphens w:val="0"/>
            <w:spacing w:after="0"/>
            <w:jc w:val="both"/>
          </w:pPr>
        </w:pPrChange>
      </w:pPr>
      <w:del w:id="138" w:author="browningj" w:date="2015-08-27T16:03:00Z">
        <w:r w:rsidRPr="009D7FC0">
          <w:rPr>
            <w:rFonts w:ascii="Times New Roman" w:hAnsi="Times New Roman"/>
            <w:szCs w:val="24"/>
            <w:rPrChange w:id="139" w:author="browningj" w:date="2015-08-27T16:03:00Z">
              <w:rPr/>
            </w:rPrChange>
          </w:rPr>
          <w:delText xml:space="preserve">Firstly, </w:delText>
        </w:r>
      </w:del>
      <w:r w:rsidRPr="009D7FC0">
        <w:rPr>
          <w:rFonts w:ascii="Times New Roman" w:hAnsi="Times New Roman"/>
          <w:szCs w:val="24"/>
          <w:rPrChange w:id="140" w:author="browningj" w:date="2015-08-27T16:03:00Z">
            <w:rPr/>
          </w:rPrChange>
        </w:rPr>
        <w:t xml:space="preserve">FBS merely provide estimates for </w:t>
      </w:r>
      <w:r w:rsidRPr="009D7FC0">
        <w:rPr>
          <w:rFonts w:ascii="Times New Roman" w:hAnsi="Times New Roman"/>
          <w:i/>
          <w:iCs/>
          <w:szCs w:val="24"/>
          <w:rPrChange w:id="141" w:author="browningj" w:date="2015-08-27T16:03:00Z">
            <w:rPr>
              <w:i/>
              <w:iCs/>
            </w:rPr>
          </w:rPrChange>
        </w:rPr>
        <w:t>average</w:t>
      </w:r>
      <w:r w:rsidRPr="009D7FC0">
        <w:rPr>
          <w:rFonts w:ascii="Times New Roman" w:hAnsi="Times New Roman"/>
          <w:szCs w:val="24"/>
          <w:rPrChange w:id="142" w:author="browningj" w:date="2015-08-27T16:03:00Z">
            <w:rPr/>
          </w:rPrChange>
        </w:rPr>
        <w:t xml:space="preserve"> national food or nutrient availability. They do not offer any insights on distributional aspects for food and nutrient availability. This means that they would allow</w:t>
      </w:r>
      <w:ins w:id="143" w:author="browningj" w:date="2015-08-27T16:04:00Z">
        <w:r w:rsidR="00C720F5">
          <w:rPr>
            <w:rFonts w:ascii="Times New Roman" w:hAnsi="Times New Roman"/>
            <w:szCs w:val="24"/>
          </w:rPr>
          <w:t xml:space="preserve"> one</w:t>
        </w:r>
      </w:ins>
      <w:r w:rsidRPr="009D7FC0">
        <w:rPr>
          <w:rFonts w:ascii="Times New Roman" w:hAnsi="Times New Roman"/>
          <w:szCs w:val="24"/>
          <w:rPrChange w:id="144" w:author="browningj" w:date="2015-08-27T16:03:00Z">
            <w:rPr/>
          </w:rPrChange>
        </w:rPr>
        <w:t xml:space="preserve"> to say something </w:t>
      </w:r>
      <w:del w:id="145" w:author="browningj" w:date="2015-08-27T16:04:00Z">
        <w:r w:rsidRPr="009D7FC0">
          <w:rPr>
            <w:rFonts w:ascii="Times New Roman" w:hAnsi="Times New Roman"/>
            <w:szCs w:val="24"/>
            <w:rPrChange w:id="146" w:author="browningj" w:date="2015-08-27T16:03:00Z">
              <w:rPr/>
            </w:rPrChange>
          </w:rPr>
          <w:delText xml:space="preserve">e.g. </w:delText>
        </w:r>
      </w:del>
      <w:r w:rsidRPr="009D7FC0">
        <w:rPr>
          <w:rFonts w:ascii="Times New Roman" w:hAnsi="Times New Roman"/>
          <w:szCs w:val="24"/>
          <w:rPrChange w:id="147" w:author="browningj" w:date="2015-08-27T16:03:00Z">
            <w:rPr/>
          </w:rPrChange>
        </w:rPr>
        <w:t>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following purposes, either as a contributing factor or the sole basis for analysis.</w:t>
      </w:r>
      <w:ins w:id="148" w:author="browningj" w:date="2015-08-27T16:05:00Z">
        <w:r w:rsidR="00C720F5">
          <w:rPr>
            <w:rFonts w:ascii="Times New Roman" w:hAnsi="Times New Roman"/>
            <w:szCs w:val="24"/>
          </w:rPr>
          <w:t xml:space="preserve"> </w:t>
        </w:r>
      </w:ins>
      <w:r w:rsidRPr="009D7FC0">
        <w:rPr>
          <w:rFonts w:ascii="Times New Roman" w:eastAsia="Calibri" w:hAnsi="Times New Roman"/>
          <w:szCs w:val="24"/>
          <w:rPrChange w:id="149" w:author="browningj" w:date="2015-08-27T16:03:00Z">
            <w:rPr>
              <w:rFonts w:eastAsia="Calibri"/>
            </w:rPr>
          </w:rPrChange>
        </w:rPr>
        <w:t>It is believed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id="150" w:author="browningj" w:date="2015-08-27T16:05:00Z">
        <w:r w:rsidR="00C720F5">
          <w:rPr>
            <w:rFonts w:ascii="Times New Roman" w:eastAsia="Calibri" w:hAnsi="Times New Roman"/>
            <w:szCs w:val="24"/>
          </w:rPr>
          <w:t xml:space="preserve"> cases</w:t>
        </w:r>
      </w:ins>
      <w:r w:rsidRPr="009D7FC0">
        <w:rPr>
          <w:rFonts w:ascii="Times New Roman" w:eastAsia="Calibri" w:hAnsi="Times New Roman"/>
          <w:szCs w:val="24"/>
          <w:rPrChange w:id="151" w:author="browningj" w:date="2015-08-27T16:03:00Z">
            <w:rPr>
              <w:rFonts w:eastAsia="Calibri"/>
            </w:rPr>
          </w:rPrChange>
        </w:rPr>
        <w:t xml:space="preserve">, particularly for developing countries. Although an attempt </w:t>
      </w:r>
      <w:del w:id="152" w:author="browningj" w:date="2015-08-27T16:06:00Z">
        <w:r w:rsidRPr="009D7FC0">
          <w:rPr>
            <w:rFonts w:ascii="Times New Roman" w:eastAsia="Calibri" w:hAnsi="Times New Roman"/>
            <w:szCs w:val="24"/>
            <w:rPrChange w:id="153" w:author="browningj" w:date="2015-08-27T16:03:00Z">
              <w:rPr>
                <w:rFonts w:eastAsia="Calibri"/>
              </w:rPr>
            </w:rPrChange>
          </w:rPr>
          <w:delText xml:space="preserve">at </w:delText>
        </w:r>
      </w:del>
      <w:ins w:id="154" w:author="browningj" w:date="2015-08-27T16:06:00Z">
        <w:r w:rsidR="00C720F5">
          <w:rPr>
            <w:rFonts w:ascii="Times New Roman" w:eastAsia="Calibri" w:hAnsi="Times New Roman"/>
            <w:szCs w:val="24"/>
          </w:rPr>
          <w:t>to</w:t>
        </w:r>
        <w:r w:rsidRPr="009D7FC0">
          <w:rPr>
            <w:rFonts w:ascii="Times New Roman" w:eastAsia="Calibri" w:hAnsi="Times New Roman"/>
            <w:szCs w:val="24"/>
            <w:rPrChange w:id="155" w:author="browningj" w:date="2015-08-27T16:03:00Z">
              <w:rPr>
                <w:rFonts w:eastAsia="Calibri"/>
              </w:rPr>
            </w:rPrChange>
          </w:rPr>
          <w:t xml:space="preserve"> </w:t>
        </w:r>
      </w:ins>
      <w:r w:rsidRPr="009D7FC0">
        <w:rPr>
          <w:rFonts w:ascii="Times New Roman" w:eastAsia="Calibri" w:hAnsi="Times New Roman"/>
          <w:szCs w:val="24"/>
          <w:rPrChange w:id="156" w:author="browningj" w:date="2015-08-27T16:03:00Z">
            <w:rPr>
              <w:rFonts w:eastAsia="Calibri"/>
            </w:rPr>
          </w:rPrChange>
        </w:rPr>
        <w:t xml:space="preserve">remedy </w:t>
      </w:r>
      <w:ins w:id="157" w:author="browningj" w:date="2015-08-27T16:06:00Z">
        <w:r w:rsidR="00C720F5">
          <w:rPr>
            <w:rFonts w:ascii="Times New Roman" w:eastAsia="Calibri" w:hAnsi="Times New Roman"/>
            <w:szCs w:val="24"/>
          </w:rPr>
          <w:t xml:space="preserve">this </w:t>
        </w:r>
      </w:ins>
      <w:r w:rsidRPr="009D7FC0">
        <w:rPr>
          <w:rFonts w:ascii="Times New Roman" w:eastAsia="Calibri" w:hAnsi="Times New Roman"/>
          <w:szCs w:val="24"/>
          <w:rPrChange w:id="158" w:author="browningj" w:date="2015-08-27T16:03:00Z">
            <w:rPr>
              <w:rFonts w:eastAsia="Calibri"/>
            </w:rPr>
          </w:rPrChange>
        </w:rPr>
        <w:t>is made by estimating gaps and/or performing adjustments in the food balance sheets, the end result does not always lead to a plausible picture of the food supply situation in the country.</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8608E6" w:rsidRDefault="009D7FC0">
      <w:pPr>
        <w:pStyle w:val="ListParagraph"/>
        <w:numPr>
          <w:ilvl w:val="0"/>
          <w:numId w:val="51"/>
        </w:numPr>
        <w:spacing w:after="0"/>
        <w:jc w:val="both"/>
        <w:rPr>
          <w:rFonts w:ascii="Times New Roman" w:eastAsia="Calibri" w:hAnsi="Times New Roman"/>
          <w:szCs w:val="24"/>
          <w:rPrChange w:id="159" w:author="browningj" w:date="2015-08-27T16:03:00Z">
            <w:rPr/>
          </w:rPrChange>
        </w:rPr>
        <w:pPrChange w:id="160" w:author="browningj" w:date="2015-08-27T16:03:00Z">
          <w:pPr>
            <w:suppressAutoHyphens w:val="0"/>
            <w:spacing w:after="0"/>
            <w:jc w:val="both"/>
          </w:pPr>
        </w:pPrChange>
      </w:pPr>
      <w:r w:rsidRPr="009D7FC0">
        <w:rPr>
          <w:rFonts w:ascii="Times New Roman" w:eastAsia="Calibri" w:hAnsi="Times New Roman"/>
          <w:szCs w:val="24"/>
          <w:rPrChange w:id="161" w:author="browningj" w:date="2015-08-27T16:03:00Z">
            <w:rPr/>
          </w:rPrChange>
        </w:rPr>
        <w:t xml:space="preserve">Secondly, the possibility of imputing missing data cannot </w:t>
      </w:r>
      <w:del w:id="162" w:author="browningj" w:date="2015-08-27T16:06:00Z">
        <w:r w:rsidRPr="009D7FC0">
          <w:rPr>
            <w:rFonts w:ascii="Times New Roman" w:eastAsia="Calibri" w:hAnsi="Times New Roman"/>
            <w:szCs w:val="24"/>
            <w:rPrChange w:id="163" w:author="browningj" w:date="2015-08-27T16:03:00Z">
              <w:rPr/>
            </w:rPrChange>
          </w:rPr>
          <w:delText xml:space="preserve">make good for </w:delText>
        </w:r>
      </w:del>
      <w:ins w:id="164" w:author="browningj" w:date="2015-08-27T16:06:00Z">
        <w:r w:rsidR="00C720F5">
          <w:rPr>
            <w:rFonts w:ascii="Times New Roman" w:eastAsia="Calibri" w:hAnsi="Times New Roman"/>
            <w:szCs w:val="24"/>
          </w:rPr>
          <w:t xml:space="preserve">replace </w:t>
        </w:r>
      </w:ins>
      <w:r w:rsidRPr="009D7FC0">
        <w:rPr>
          <w:rFonts w:ascii="Times New Roman" w:eastAsia="Calibri" w:hAnsi="Times New Roman"/>
          <w:szCs w:val="24"/>
          <w:rPrChange w:id="165" w:author="browningj" w:date="2015-08-27T16:03:00Z">
            <w:rPr/>
          </w:rPrChange>
        </w:rPr>
        <w:t xml:space="preserve">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 than actual data collection. It is therefore imperative </w:t>
      </w:r>
      <w:del w:id="166" w:author="browningj" w:date="2015-08-27T16:07:00Z">
        <w:r w:rsidRPr="009D7FC0">
          <w:rPr>
            <w:rFonts w:ascii="Times New Roman" w:eastAsia="Calibri" w:hAnsi="Times New Roman"/>
            <w:szCs w:val="24"/>
            <w:rPrChange w:id="167" w:author="browningj" w:date="2015-08-27T16:03:00Z">
              <w:rPr/>
            </w:rPrChange>
          </w:rPr>
          <w:delText xml:space="preserve">on </w:delText>
        </w:r>
      </w:del>
      <w:ins w:id="168" w:author="browningj" w:date="2015-08-27T16:07:00Z">
        <w:r w:rsidR="00C720F5">
          <w:rPr>
            <w:rFonts w:ascii="Times New Roman" w:eastAsia="Calibri" w:hAnsi="Times New Roman"/>
            <w:szCs w:val="24"/>
          </w:rPr>
          <w:t>that</w:t>
        </w:r>
        <w:r w:rsidRPr="009D7FC0">
          <w:rPr>
            <w:rFonts w:ascii="Times New Roman" w:eastAsia="Calibri" w:hAnsi="Times New Roman"/>
            <w:szCs w:val="24"/>
            <w:rPrChange w:id="169" w:author="browningj" w:date="2015-08-27T16:03:00Z">
              <w:rPr/>
            </w:rPrChange>
          </w:rPr>
          <w:t xml:space="preserve"> </w:t>
        </w:r>
      </w:ins>
      <w:r w:rsidRPr="009D7FC0">
        <w:rPr>
          <w:rFonts w:ascii="Times New Roman" w:eastAsia="Calibri" w:hAnsi="Times New Roman"/>
          <w:szCs w:val="24"/>
          <w:rPrChange w:id="170" w:author="browningj" w:date="2015-08-27T16:03:00Z">
            <w:rPr/>
          </w:rPrChange>
        </w:rPr>
        <w:t>countries</w:t>
      </w:r>
      <w:ins w:id="171" w:author="browningj" w:date="2015-08-27T16:07:00Z">
        <w:r w:rsidR="00C720F5">
          <w:rPr>
            <w:rFonts w:ascii="Times New Roman" w:eastAsia="Calibri" w:hAnsi="Times New Roman"/>
            <w:szCs w:val="24"/>
          </w:rPr>
          <w:t>,</w:t>
        </w:r>
      </w:ins>
      <w:r w:rsidRPr="009D7FC0">
        <w:rPr>
          <w:rFonts w:ascii="Times New Roman" w:eastAsia="Calibri" w:hAnsi="Times New Roman"/>
          <w:szCs w:val="24"/>
          <w:rPrChange w:id="172" w:author="browningj" w:date="2015-08-27T16:03:00Z">
            <w:rPr/>
          </w:rPrChange>
        </w:rPr>
        <w:t xml:space="preserve"> in the process of creating their own FBSs</w:t>
      </w:r>
      <w:ins w:id="173" w:author="browningj" w:date="2015-08-27T16:07:00Z">
        <w:r w:rsidR="00C720F5">
          <w:rPr>
            <w:rFonts w:ascii="Times New Roman" w:eastAsia="Calibri" w:hAnsi="Times New Roman"/>
            <w:szCs w:val="24"/>
          </w:rPr>
          <w:t>,</w:t>
        </w:r>
      </w:ins>
      <w:r w:rsidRPr="009D7FC0">
        <w:rPr>
          <w:rFonts w:ascii="Times New Roman" w:eastAsia="Calibri" w:hAnsi="Times New Roman"/>
          <w:szCs w:val="24"/>
          <w:rPrChange w:id="174" w:author="browningj" w:date="2015-08-27T16:03:00Z">
            <w:rPr/>
          </w:rPrChange>
        </w:rPr>
        <w:t xml:space="preserve"> </w:t>
      </w:r>
      <w:del w:id="175" w:author="browningj" w:date="2015-08-27T16:07:00Z">
        <w:r w:rsidRPr="009D7FC0">
          <w:rPr>
            <w:rFonts w:ascii="Times New Roman" w:eastAsia="Calibri" w:hAnsi="Times New Roman"/>
            <w:szCs w:val="24"/>
            <w:rPrChange w:id="176" w:author="browningj" w:date="2015-08-27T16:03:00Z">
              <w:rPr/>
            </w:rPrChange>
          </w:rPr>
          <w:delText xml:space="preserve">to </w:delText>
        </w:r>
      </w:del>
      <w:r w:rsidRPr="009D7FC0">
        <w:rPr>
          <w:rFonts w:ascii="Times New Roman" w:eastAsia="Calibri" w:hAnsi="Times New Roman"/>
          <w:szCs w:val="24"/>
          <w:rPrChange w:id="177" w:author="browningj" w:date="2015-08-27T16:03:00Z">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8608E6" w:rsidRDefault="009D7FC0">
      <w:pPr>
        <w:pStyle w:val="ListParagraph"/>
        <w:numPr>
          <w:ilvl w:val="0"/>
          <w:numId w:val="51"/>
        </w:numPr>
        <w:spacing w:after="0"/>
        <w:jc w:val="both"/>
        <w:rPr>
          <w:rFonts w:ascii="Times New Roman" w:eastAsia="Calibri" w:hAnsi="Times New Roman"/>
          <w:szCs w:val="24"/>
          <w:rPrChange w:id="178" w:author="browningj" w:date="2015-08-27T16:03:00Z">
            <w:rPr/>
          </w:rPrChange>
        </w:rPr>
        <w:pPrChange w:id="179" w:author="browningj" w:date="2015-08-27T16:03:00Z">
          <w:pPr>
            <w:suppressAutoHyphens w:val="0"/>
            <w:spacing w:after="0"/>
            <w:jc w:val="both"/>
          </w:pPr>
        </w:pPrChange>
      </w:pPr>
      <w:r w:rsidRPr="009D7FC0">
        <w:rPr>
          <w:rFonts w:ascii="Times New Roman" w:eastAsia="Calibri" w:hAnsi="Times New Roman"/>
          <w:szCs w:val="24"/>
          <w:rPrChange w:id="180" w:author="browningj" w:date="2015-08-27T16:03:00Z">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9D7FC0">
        <w:rPr>
          <w:rFonts w:ascii="Times New Roman" w:eastAsia="Calibri" w:hAnsi="Times New Roman"/>
          <w:i/>
          <w:szCs w:val="24"/>
          <w:rPrChange w:id="181" w:author="browningj" w:date="2015-08-27T16:03:00Z">
            <w:rPr>
              <w:i/>
            </w:rPr>
          </w:rPrChange>
        </w:rPr>
        <w:t>per se</w:t>
      </w:r>
      <w:r w:rsidRPr="009D7FC0">
        <w:rPr>
          <w:rFonts w:ascii="Times New Roman" w:eastAsia="Calibri" w:hAnsi="Times New Roman"/>
          <w:szCs w:val="24"/>
          <w:rPrChange w:id="182" w:author="browningj" w:date="2015-08-27T16:03:00Z">
            <w:rPr/>
          </w:rPrChange>
        </w:rPr>
        <w:t xml:space="preserve"> are virtually non-existent</w:t>
      </w:r>
      <w:ins w:id="183" w:author="browningj" w:date="2015-08-27T16:08:00Z">
        <w:r w:rsidR="007912C4">
          <w:rPr>
            <w:rFonts w:ascii="Times New Roman" w:eastAsia="Calibri" w:hAnsi="Times New Roman"/>
            <w:szCs w:val="24"/>
          </w:rPr>
          <w:t>,</w:t>
        </w:r>
      </w:ins>
      <w:r w:rsidRPr="009D7FC0">
        <w:rPr>
          <w:rFonts w:ascii="Times New Roman" w:eastAsia="Calibri" w:hAnsi="Times New Roman"/>
          <w:szCs w:val="24"/>
          <w:rPrChange w:id="184" w:author="browningj" w:date="2015-08-27T16:03:00Z">
            <w:rPr/>
          </w:rPrChange>
        </w:rPr>
        <w:t xml:space="preserve"> or are sparse at best. In addition to the collection of basic data, the compilation of FBSs requires a multitude of coefficients. They are used, for instance, in the calculation of product flows in a commodity tree and in standardization</w:t>
      </w:r>
      <w:ins w:id="185" w:author="browningj" w:date="2015-08-27T16:09:00Z">
        <w:r w:rsidR="007912C4">
          <w:rPr>
            <w:rFonts w:ascii="Times New Roman" w:eastAsia="Calibri" w:hAnsi="Times New Roman"/>
            <w:szCs w:val="24"/>
          </w:rPr>
          <w:t>, and</w:t>
        </w:r>
      </w:ins>
      <w:r w:rsidRPr="009D7FC0">
        <w:rPr>
          <w:rFonts w:ascii="Times New Roman" w:eastAsia="Calibri" w:hAnsi="Times New Roman"/>
          <w:szCs w:val="24"/>
          <w:rPrChange w:id="186" w:author="browningj" w:date="2015-08-27T16:03:00Z">
            <w:rPr/>
          </w:rPrChange>
        </w:rPr>
        <w:t xml:space="preserve"> </w:t>
      </w:r>
      <w:ins w:id="187" w:author="browningj" w:date="2015-08-27T16:09:00Z">
        <w:r w:rsidR="007912C4">
          <w:rPr>
            <w:rFonts w:ascii="Times New Roman" w:eastAsia="Calibri" w:hAnsi="Times New Roman"/>
            <w:szCs w:val="24"/>
          </w:rPr>
          <w:t xml:space="preserve">they </w:t>
        </w:r>
      </w:ins>
      <w:r w:rsidRPr="009D7FC0">
        <w:rPr>
          <w:rFonts w:ascii="Times New Roman" w:eastAsia="Calibri" w:hAnsi="Times New Roman"/>
          <w:szCs w:val="24"/>
          <w:rPrChange w:id="188" w:author="browningj" w:date="2015-08-27T16:03:00Z">
            <w:rPr/>
          </w:rPrChange>
        </w:rPr>
        <w:t xml:space="preserve">were either collected or estimated years ago and are still used. They are also needed </w:t>
      </w:r>
      <w:del w:id="189" w:author="browningj" w:date="2015-08-27T16:09:00Z">
        <w:r w:rsidRPr="009D7FC0">
          <w:rPr>
            <w:rFonts w:ascii="Times New Roman" w:eastAsia="Calibri" w:hAnsi="Times New Roman"/>
            <w:szCs w:val="24"/>
            <w:rPrChange w:id="190" w:author="browningj" w:date="2015-08-27T16:03:00Z">
              <w:rPr/>
            </w:rPrChange>
          </w:rPr>
          <w:delText xml:space="preserve">for </w:delText>
        </w:r>
      </w:del>
      <w:r w:rsidRPr="009D7FC0">
        <w:rPr>
          <w:rFonts w:ascii="Times New Roman" w:eastAsia="Calibri" w:hAnsi="Times New Roman"/>
          <w:szCs w:val="24"/>
          <w:rPrChange w:id="191" w:author="browningj" w:date="2015-08-27T16:03:00Z">
            <w:rPr/>
          </w:rPrChange>
        </w:rPr>
        <w:t xml:space="preserve">in the assessment of feed use, the calculation of nutrients contained in the foods, </w:t>
      </w:r>
      <w:del w:id="192" w:author="browningj" w:date="2015-08-27T16:09:00Z">
        <w:r w:rsidRPr="009D7FC0">
          <w:rPr>
            <w:rFonts w:ascii="Times New Roman" w:eastAsia="Calibri" w:hAnsi="Times New Roman"/>
            <w:szCs w:val="24"/>
            <w:rPrChange w:id="193" w:author="browningj" w:date="2015-08-27T16:03:00Z">
              <w:rPr/>
            </w:rPrChange>
          </w:rPr>
          <w:delText xml:space="preserve">for </w:delText>
        </w:r>
      </w:del>
      <w:r w:rsidRPr="009D7FC0">
        <w:rPr>
          <w:rFonts w:ascii="Times New Roman" w:eastAsia="Calibri" w:hAnsi="Times New Roman"/>
          <w:szCs w:val="24"/>
          <w:rPrChange w:id="194" w:author="browningj" w:date="2015-08-27T16:03:00Z">
            <w:rPr/>
          </w:rPrChange>
        </w:rPr>
        <w:t xml:space="preserve">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w:t>
      </w:r>
      <w:r w:rsidRPr="009D7FC0">
        <w:rPr>
          <w:rFonts w:ascii="Times New Roman" w:eastAsia="Calibri" w:hAnsi="Times New Roman"/>
          <w:szCs w:val="24"/>
          <w:rPrChange w:id="195" w:author="browningj" w:date="2015-08-27T16:03:00Z">
            <w:rPr/>
          </w:rPrChange>
        </w:rPr>
        <w:lastRenderedPageBreak/>
        <w:t xml:space="preserve">errors of all other elements in the balance. As there is no a priori reason to assume that these measurement errors cancel out, the balancing element is </w:t>
      </w:r>
      <w:del w:id="196" w:author="browningj" w:date="2015-08-27T16:10:00Z">
        <w:r w:rsidRPr="009D7FC0">
          <w:rPr>
            <w:rFonts w:ascii="Times New Roman" w:eastAsia="Calibri" w:hAnsi="Times New Roman"/>
            <w:szCs w:val="24"/>
            <w:rPrChange w:id="197" w:author="browningj" w:date="2015-08-27T16:03:00Z">
              <w:rPr/>
            </w:rPrChange>
          </w:rPr>
          <w:delText xml:space="preserve">most likely to be </w:delText>
        </w:r>
      </w:del>
      <w:r w:rsidRPr="009D7FC0">
        <w:rPr>
          <w:rFonts w:ascii="Times New Roman" w:eastAsia="Calibri" w:hAnsi="Times New Roman"/>
          <w:szCs w:val="24"/>
          <w:rPrChange w:id="198" w:author="browningj" w:date="2015-08-27T16:03:00Z">
            <w:rPr/>
          </w:rPrChange>
        </w:rPr>
        <w:t>the least reliable</w:t>
      </w:r>
      <w:ins w:id="199" w:author="browningj" w:date="2015-08-27T16:10:00Z">
        <w:r w:rsidR="007912C4">
          <w:rPr>
            <w:rFonts w:ascii="Times New Roman" w:eastAsia="Calibri" w:hAnsi="Times New Roman"/>
            <w:szCs w:val="24"/>
          </w:rPr>
          <w:t>, or at least most variable,</w:t>
        </w:r>
      </w:ins>
      <w:r w:rsidRPr="009D7FC0">
        <w:rPr>
          <w:rFonts w:ascii="Times New Roman" w:eastAsia="Calibri" w:hAnsi="Times New Roman"/>
          <w:szCs w:val="24"/>
          <w:rPrChange w:id="200" w:author="browningj" w:date="2015-08-27T16:03:00Z">
            <w:rPr/>
          </w:rPrChange>
        </w:rPr>
        <w:t xml:space="preserve"> </w:t>
      </w:r>
      <w:del w:id="201" w:author="browningj" w:date="2015-08-27T16:10:00Z">
        <w:r w:rsidRPr="009D7FC0">
          <w:rPr>
            <w:rFonts w:ascii="Times New Roman" w:eastAsia="Calibri" w:hAnsi="Times New Roman"/>
            <w:szCs w:val="24"/>
            <w:rPrChange w:id="202" w:author="browningj" w:date="2015-08-27T16:03:00Z">
              <w:rPr/>
            </w:rPrChange>
          </w:rPr>
          <w:delText xml:space="preserve">variable </w:delText>
        </w:r>
      </w:del>
      <w:ins w:id="203" w:author="browningj" w:date="2015-08-27T16:10:00Z">
        <w:r w:rsidR="007912C4">
          <w:rPr>
            <w:rFonts w:ascii="Times New Roman" w:eastAsia="Calibri" w:hAnsi="Times New Roman"/>
            <w:szCs w:val="24"/>
          </w:rPr>
          <w:t>item</w:t>
        </w:r>
      </w:ins>
      <w:ins w:id="204" w:author="browningj" w:date="2015-08-27T16:11:00Z">
        <w:r w:rsidR="007912C4">
          <w:rPr>
            <w:rFonts w:ascii="Times New Roman" w:eastAsia="Calibri" w:hAnsi="Times New Roman"/>
            <w:szCs w:val="24"/>
          </w:rPr>
          <w:t xml:space="preserve"> </w:t>
        </w:r>
      </w:ins>
      <w:r w:rsidRPr="009D7FC0">
        <w:rPr>
          <w:rFonts w:ascii="Times New Roman" w:eastAsia="Calibri" w:hAnsi="Times New Roman"/>
          <w:szCs w:val="24"/>
          <w:rPrChange w:id="205" w:author="browningj" w:date="2015-08-27T16:03:00Z">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8608E6" w:rsidRDefault="009D7FC0">
      <w:pPr>
        <w:pStyle w:val="ListParagraph"/>
        <w:numPr>
          <w:ilvl w:val="0"/>
          <w:numId w:val="51"/>
        </w:numPr>
        <w:spacing w:after="0"/>
        <w:jc w:val="both"/>
        <w:rPr>
          <w:rFonts w:ascii="Times New Roman" w:eastAsia="Calibri" w:hAnsi="Times New Roman"/>
          <w:szCs w:val="24"/>
          <w:rPrChange w:id="206" w:author="browningj" w:date="2015-08-27T16:03:00Z">
            <w:rPr/>
          </w:rPrChange>
        </w:rPr>
        <w:pPrChange w:id="207" w:author="browningj" w:date="2015-08-27T16:03:00Z">
          <w:pPr>
            <w:suppressAutoHyphens w:val="0"/>
            <w:spacing w:after="0"/>
            <w:jc w:val="both"/>
          </w:pPr>
        </w:pPrChange>
      </w:pPr>
      <w:r w:rsidRPr="009D7FC0">
        <w:rPr>
          <w:rFonts w:ascii="Times New Roman" w:eastAsia="Calibri" w:hAnsi="Times New Roman"/>
          <w:szCs w:val="24"/>
          <w:rPrChange w:id="208" w:author="browningj" w:date="2015-08-27T16:03:00Z">
            <w:rPr/>
          </w:rPrChange>
        </w:rPr>
        <w:t>Fourthly, FBS results require careful interpretation and handling.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military or prisons</w:t>
      </w:r>
      <w:del w:id="209" w:author="browningj" w:date="2015-08-27T16:13:00Z">
        <w:r w:rsidRPr="009D7FC0">
          <w:rPr>
            <w:rFonts w:ascii="Times New Roman" w:eastAsia="Calibri" w:hAnsi="Times New Roman"/>
            <w:szCs w:val="24"/>
            <w:rPrChange w:id="210" w:author="browningj" w:date="2015-08-27T16:03:00Z">
              <w:rPr/>
            </w:rPrChange>
          </w:rPr>
          <w:delText>)</w:delText>
        </w:r>
      </w:del>
      <w:r w:rsidRPr="009D7FC0">
        <w:rPr>
          <w:rFonts w:ascii="Times New Roman" w:eastAsia="Calibri" w:hAnsi="Times New Roman"/>
          <w:szCs w:val="24"/>
          <w:rPrChange w:id="211" w:author="browningj" w:date="2015-08-27T16:03:00Z">
            <w:rPr/>
          </w:rPrChange>
        </w:rPr>
        <w:t xml:space="preserve">, </w:t>
      </w:r>
      <w:del w:id="212" w:author="browningj" w:date="2015-08-27T16:13:00Z">
        <w:r w:rsidRPr="009D7FC0">
          <w:rPr>
            <w:rFonts w:ascii="Times New Roman" w:eastAsia="Calibri" w:hAnsi="Times New Roman"/>
            <w:szCs w:val="24"/>
            <w:rPrChange w:id="213" w:author="browningj" w:date="2015-08-27T16:03:00Z">
              <w:rPr/>
            </w:rPrChange>
          </w:rPr>
          <w:delText>not or not completely</w:delText>
        </w:r>
      </w:del>
      <w:ins w:id="214" w:author="browningj" w:date="2015-08-27T16:13:00Z">
        <w:r w:rsidR="007912C4">
          <w:rPr>
            <w:rFonts w:ascii="Times New Roman" w:eastAsia="Calibri" w:hAnsi="Times New Roman"/>
            <w:szCs w:val="24"/>
          </w:rPr>
          <w:t>nor do they cover, at least completely,</w:t>
        </w:r>
      </w:ins>
      <w:r w:rsidRPr="009D7FC0">
        <w:rPr>
          <w:rFonts w:ascii="Times New Roman" w:eastAsia="Calibri" w:hAnsi="Times New Roman"/>
          <w:szCs w:val="24"/>
          <w:rPrChange w:id="215" w:author="browningj" w:date="2015-08-27T16:03:00Z">
            <w:rPr/>
          </w:rPrChange>
        </w:rPr>
        <w:t xml:space="preserve"> out of home consumption in restaurants, street</w:t>
      </w:r>
      <w:del w:id="216" w:author="browningj" w:date="2015-08-27T16:11:00Z">
        <w:r w:rsidRPr="009D7FC0">
          <w:rPr>
            <w:rFonts w:ascii="Times New Roman" w:eastAsia="Calibri" w:hAnsi="Times New Roman"/>
            <w:szCs w:val="24"/>
            <w:rPrChange w:id="217" w:author="browningj" w:date="2015-08-27T16:03:00Z">
              <w:rPr/>
            </w:rPrChange>
          </w:rPr>
          <w:delText>s</w:delText>
        </w:r>
      </w:del>
      <w:r w:rsidRPr="009D7FC0">
        <w:rPr>
          <w:rFonts w:ascii="Times New Roman" w:eastAsia="Calibri" w:hAnsi="Times New Roman"/>
          <w:szCs w:val="24"/>
          <w:rPrChange w:id="218" w:author="browningj" w:date="2015-08-27T16:03:00Z">
            <w:rPr/>
          </w:rPrChange>
        </w:rPr>
        <w:t xml:space="preserve"> food</w:t>
      </w:r>
      <w:del w:id="219" w:author="browningj" w:date="2015-08-27T16:13:00Z">
        <w:r w:rsidRPr="009D7FC0">
          <w:rPr>
            <w:rFonts w:ascii="Times New Roman" w:eastAsia="Calibri" w:hAnsi="Times New Roman"/>
            <w:szCs w:val="24"/>
            <w:rPrChange w:id="220" w:author="browningj" w:date="2015-08-27T16:03:00Z">
              <w:rPr/>
            </w:rPrChange>
          </w:rPr>
          <w:delText>s</w:delText>
        </w:r>
      </w:del>
      <w:r w:rsidRPr="009D7FC0">
        <w:rPr>
          <w:rFonts w:ascii="Times New Roman" w:eastAsia="Calibri" w:hAnsi="Times New Roman"/>
          <w:szCs w:val="24"/>
          <w:rPrChange w:id="221" w:author="browningj" w:date="2015-08-27T16:03:00Z">
            <w:rPr/>
          </w:rPrChange>
        </w:rPr>
        <w:t xml:space="preserve">, etc. </w:t>
      </w:r>
      <w:del w:id="222" w:author="browningj" w:date="2015-08-27T16:14:00Z">
        <w:r w:rsidRPr="009D7FC0">
          <w:rPr>
            <w:rFonts w:ascii="Times New Roman" w:eastAsia="Calibri" w:hAnsi="Times New Roman"/>
            <w:szCs w:val="24"/>
            <w:rPrChange w:id="223" w:author="browningj" w:date="2015-08-27T16:03:00Z">
              <w:rPr/>
            </w:rPrChange>
          </w:rPr>
          <w:delText>while t</w:delText>
        </w:r>
      </w:del>
      <w:ins w:id="224" w:author="browningj" w:date="2015-08-27T16:14:00Z">
        <w:r w:rsidR="007912C4">
          <w:rPr>
            <w:rFonts w:ascii="Times New Roman" w:eastAsia="Calibri" w:hAnsi="Times New Roman"/>
            <w:szCs w:val="24"/>
          </w:rPr>
          <w:t>T</w:t>
        </w:r>
      </w:ins>
      <w:r w:rsidRPr="009D7FC0">
        <w:rPr>
          <w:rFonts w:ascii="Times New Roman" w:eastAsia="Calibri" w:hAnsi="Times New Roman"/>
          <w:szCs w:val="24"/>
          <w:rPrChange w:id="225" w:author="browningj" w:date="2015-08-27T16:03:00Z">
            <w:rPr/>
          </w:rPrChange>
        </w:rPr>
        <w:t>hey are</w:t>
      </w:r>
      <w:ins w:id="226" w:author="browningj" w:date="2015-08-27T16:14:00Z">
        <w:r w:rsidR="007912C4">
          <w:rPr>
            <w:rFonts w:ascii="Times New Roman" w:eastAsia="Calibri" w:hAnsi="Times New Roman"/>
            <w:szCs w:val="24"/>
          </w:rPr>
          <w:t>, however,</w:t>
        </w:r>
      </w:ins>
      <w:r w:rsidRPr="009D7FC0">
        <w:rPr>
          <w:rFonts w:ascii="Times New Roman" w:eastAsia="Calibri" w:hAnsi="Times New Roman"/>
          <w:szCs w:val="24"/>
          <w:rPrChange w:id="227" w:author="browningj" w:date="2015-08-27T16:03:00Z">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FootnoteReference"/>
          <w:rFonts w:ascii="Times New Roman" w:eastAsia="Calibri" w:hAnsi="Times New Roman"/>
          <w:szCs w:val="24"/>
        </w:rPr>
        <w:footnoteReference w:id="6"/>
      </w:r>
      <w:r w:rsidRPr="009D7FC0">
        <w:rPr>
          <w:rFonts w:ascii="Times New Roman" w:eastAsia="Calibri" w:hAnsi="Times New Roman"/>
          <w:szCs w:val="24"/>
          <w:rPrChange w:id="228" w:author="browningj" w:date="2015-08-27T16:03:00Z">
            <w:rPr/>
          </w:rPrChange>
        </w:rPr>
        <w:t xml:space="preserve">.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rsidR="00E70192" w:rsidRPr="009616CB" w:rsidRDefault="00E70192" w:rsidP="00374C82">
      <w:pPr>
        <w:pStyle w:val="Heading1"/>
      </w:pPr>
      <w:bookmarkStart w:id="229" w:name="_Toc428383821"/>
      <w:bookmarkStart w:id="230" w:name="_Toc428436043"/>
      <w:bookmarkStart w:id="231" w:name="_Toc428436344"/>
      <w:bookmarkStart w:id="232" w:name="_Toc428436470"/>
      <w:r w:rsidRPr="009616CB">
        <w:lastRenderedPageBreak/>
        <w:t>FBSs and SUAs, underlying data, sources, measurement and imputation</w:t>
      </w:r>
      <w:bookmarkEnd w:id="229"/>
      <w:bookmarkEnd w:id="230"/>
      <w:bookmarkEnd w:id="231"/>
      <w:bookmarkEnd w:id="232"/>
    </w:p>
    <w:p w:rsidR="00E70192" w:rsidRPr="009616CB" w:rsidRDefault="00E70192" w:rsidP="00E93C3B">
      <w:pPr>
        <w:pStyle w:val="Heading2"/>
      </w:pPr>
      <w:bookmarkStart w:id="233" w:name="_Toc428383822"/>
      <w:bookmarkStart w:id="234" w:name="_Toc428436044"/>
      <w:bookmarkStart w:id="235" w:name="_Toc428436345"/>
      <w:bookmarkStart w:id="236" w:name="_Toc428436471"/>
      <w:r w:rsidRPr="009616CB">
        <w:t>FBSs and SUAs</w:t>
      </w:r>
      <w:bookmarkEnd w:id="233"/>
      <w:bookmarkEnd w:id="234"/>
      <w:bookmarkEnd w:id="235"/>
      <w:bookmarkEnd w:id="236"/>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7"/>
      </w:r>
      <w:r w:rsidRPr="009616CB">
        <w:rPr>
          <w:rFonts w:ascii="Times New Roman" w:hAnsi="Times New Roman"/>
          <w:szCs w:val="24"/>
        </w:rPr>
        <w:t xml:space="preserve">. </w:t>
      </w:r>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Overview and basic description of FBS/SUA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commodity trees.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w:rsidR="00E70192" w:rsidRPr="009616CB" w:rsidRDefault="00E70192" w:rsidP="00E70192">
      <w:pPr>
        <w:pStyle w:val="ListParagraph"/>
        <w:ind w:left="0"/>
        <w:jc w:val="both"/>
        <w:rPr>
          <w:rFonts w:ascii="Times New Roman" w:hAnsi="Times New Roman"/>
          <w:bCs/>
          <w:szCs w:val="24"/>
        </w:rPr>
      </w:pPr>
      <w:r w:rsidRPr="009616CB">
        <w:rPr>
          <w:rFonts w:ascii="Times New Roman" w:hAnsi="Times New Roman"/>
          <w:bCs/>
          <w:szCs w:val="24"/>
        </w:rPr>
        <w:t xml:space="preserve">Production refers to the total amount of food produced in a country. As FBSs </w:t>
      </w:r>
      <w:del w:id="237" w:author="Josh Browning" w:date="2015-08-29T06:30:00Z">
        <w:r w:rsidRPr="009616CB" w:rsidDel="008604DA">
          <w:rPr>
            <w:rFonts w:ascii="Times New Roman" w:hAnsi="Times New Roman"/>
            <w:bCs/>
            <w:szCs w:val="24"/>
          </w:rPr>
          <w:delText xml:space="preserve"> </w:delText>
        </w:r>
      </w:del>
      <w:r w:rsidRPr="009616CB">
        <w:rPr>
          <w:rFonts w:ascii="Times New Roman" w:hAnsi="Times New Roman"/>
          <w:bCs/>
          <w:szCs w:val="24"/>
        </w:rPr>
        <w:t>aim at providing food security information, production not only includes commercial and marketed products, but also non-commercial food production</w:t>
      </w:r>
      <w:del w:id="238" w:author="Josh Browning" w:date="2015-08-29T06:31:00Z">
        <w:r w:rsidRPr="009616CB" w:rsidDel="008604DA">
          <w:rPr>
            <w:rFonts w:ascii="Times New Roman" w:hAnsi="Times New Roman"/>
            <w:bCs/>
            <w:szCs w:val="24"/>
          </w:rPr>
          <w:delText xml:space="preserve">, </w:delText>
        </w:r>
      </w:del>
      <w:ins w:id="239" w:author="Josh Browning" w:date="2015-08-29T06:31:00Z">
        <w:r w:rsidR="008604DA">
          <w:rPr>
            <w:rFonts w:ascii="Times New Roman" w:hAnsi="Times New Roman"/>
            <w:bCs/>
            <w:szCs w:val="24"/>
          </w:rPr>
          <w:t xml:space="preserve"> and</w:t>
        </w:r>
        <w:r w:rsidR="008604DA" w:rsidRPr="009616CB">
          <w:rPr>
            <w:rFonts w:ascii="Times New Roman" w:hAnsi="Times New Roman"/>
            <w:bCs/>
            <w:szCs w:val="24"/>
          </w:rPr>
          <w:t xml:space="preserve"> </w:t>
        </w:r>
      </w:ins>
      <w:r w:rsidRPr="009616CB">
        <w:rPr>
          <w:rFonts w:ascii="Times New Roman" w:hAnsi="Times New Roman"/>
          <w:bCs/>
          <w:szCs w:val="24"/>
        </w:rPr>
        <w:t xml:space="preserve">subsistence farming, including foods from orchards and home gardens. Production of primary crops is reported at the farm level, excluding harvesting losses. Output for all crops products is expressed in metric tonnes. The same holds for livestock products, whereby </w:t>
      </w:r>
      <w:r w:rsidRPr="009616CB">
        <w:rPr>
          <w:rFonts w:ascii="Times New Roman" w:hAnsi="Times New Roman"/>
          <w:bCs/>
          <w:szCs w:val="24"/>
        </w:rPr>
        <w:lastRenderedPageBreak/>
        <w:t>meat production is defined in terms of carcass weight. For processed and derived commodities, production refers to the total amount of output at the manufacturing level.</w:t>
      </w:r>
    </w:p>
    <w:p w:rsidR="00E70192" w:rsidRPr="009616CB" w:rsidRDefault="00E70192" w:rsidP="00E70192">
      <w:pPr>
        <w:pStyle w:val="ListParagraph"/>
        <w:ind w:left="1080"/>
        <w:jc w:val="both"/>
        <w:rPr>
          <w:rFonts w:ascii="Times New Roman" w:hAnsi="Times New Roman"/>
          <w:bCs/>
          <w:color w:val="FF0000"/>
          <w:szCs w:val="24"/>
        </w:rPr>
      </w:pP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w:t>
      </w:r>
      <w:del w:id="240" w:author="Josh Browning" w:date="2015-08-29T06:32:00Z">
        <w:r w:rsidRPr="009616CB" w:rsidDel="008604DA">
          <w:rPr>
            <w:rFonts w:ascii="Times New Roman" w:hAnsi="Times New Roman" w:cs="Times New Roman"/>
            <w:bCs/>
            <w:szCs w:val="24"/>
            <w:lang w:val="en-GB"/>
          </w:rPr>
          <w:delText>s</w:delText>
        </w:r>
      </w:del>
      <w:r w:rsidRPr="009616CB">
        <w:rPr>
          <w:rFonts w:ascii="Times New Roman" w:hAnsi="Times New Roman" w:cs="Times New Roman"/>
          <w:bCs/>
          <w:szCs w:val="24"/>
          <w:lang w:val="en-GB"/>
        </w:rPr>
        <w:t xml:space="preserve"> such as litres, hectolitres, bushels, barrels, bales, etc., and in </w:t>
      </w:r>
      <w:ins w:id="241" w:author="Josh Browning" w:date="2015-08-29T06:32:00Z">
        <w:r w:rsidR="008604DA">
          <w:rPr>
            <w:rFonts w:ascii="Times New Roman" w:hAnsi="Times New Roman" w:cs="Times New Roman"/>
            <w:bCs/>
            <w:szCs w:val="24"/>
            <w:lang w:val="en-GB"/>
          </w:rPr>
          <w:t>m</w:t>
        </w:r>
      </w:ins>
      <w:r w:rsidRPr="009616CB">
        <w:rPr>
          <w:rFonts w:ascii="Times New Roman" w:hAnsi="Times New Roman" w:cs="Times New Roman"/>
          <w:bCs/>
          <w:szCs w:val="24"/>
          <w:lang w:val="en-GB"/>
        </w:rPr>
        <w:t>any other unit</w:t>
      </w:r>
      <w:ins w:id="242" w:author="Josh Browning" w:date="2015-08-29T06:32:00Z">
        <w:r w:rsidR="008604DA">
          <w:rPr>
            <w:rFonts w:ascii="Times New Roman" w:hAnsi="Times New Roman" w:cs="Times New Roman"/>
            <w:bCs/>
            <w:szCs w:val="24"/>
            <w:lang w:val="en-GB"/>
          </w:rPr>
          <w:t>s</w:t>
        </w:r>
      </w:ins>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del w:id="243" w:author="Josh Browning" w:date="2015-08-29T06:33:00Z">
        <w:r w:rsidRPr="009616CB" w:rsidDel="008604DA">
          <w:rPr>
            <w:rFonts w:ascii="Times New Roman" w:hAnsi="Times New Roman" w:cs="Times New Roman"/>
            <w:szCs w:val="24"/>
            <w:lang w:val="en-GB"/>
          </w:rPr>
          <w:delText xml:space="preserve">and </w:delText>
        </w:r>
      </w:del>
      <w:r w:rsidRPr="009616CB">
        <w:rPr>
          <w:rFonts w:ascii="Times New Roman" w:hAnsi="Times New Roman" w:cs="Times New Roman"/>
          <w:szCs w:val="24"/>
          <w:lang w:val="en-GB"/>
        </w:rPr>
        <w:t>even more so, by nutrition surveys. Both are exclusive of certain amounts of waste. FBS food by contrast includes all waste of edible products occurring in shops, supermarkets or household</w:t>
      </w:r>
      <w:ins w:id="244" w:author="Josh Browning" w:date="2015-08-29T06:33:00Z">
        <w:r w:rsidR="008604DA">
          <w:rPr>
            <w:rFonts w:ascii="Times New Roman" w:hAnsi="Times New Roman" w:cs="Times New Roman"/>
            <w:szCs w:val="24"/>
            <w:lang w:val="en-GB"/>
          </w:rPr>
          <w:t>s</w:t>
        </w:r>
      </w:ins>
      <w:r w:rsidRPr="009616CB">
        <w:rPr>
          <w:rFonts w:ascii="Times New Roman" w:hAnsi="Times New Roman" w:cs="Times New Roman"/>
          <w:szCs w:val="24"/>
          <w:lang w:val="en-GB"/>
        </w:rPr>
        <w:t xml:space="preserve">, e.g. during storage, in preparation and cooking, as plate-waste, or quantities fed to domestic animals and pets, or </w:t>
      </w:r>
      <w:ins w:id="245" w:author="Josh Browning" w:date="2015-08-29T06:33:00Z">
        <w:r w:rsidR="008604DA">
          <w:rPr>
            <w:rFonts w:ascii="Times New Roman" w:hAnsi="Times New Roman" w:cs="Times New Roman"/>
            <w:szCs w:val="24"/>
            <w:lang w:val="en-GB"/>
          </w:rPr>
          <w:t xml:space="preserve">that </w:t>
        </w:r>
      </w:ins>
      <w:r w:rsidRPr="009616CB">
        <w:rPr>
          <w:rFonts w:ascii="Times New Roman" w:hAnsi="Times New Roman" w:cs="Times New Roman"/>
          <w:szCs w:val="24"/>
          <w:lang w:val="en-GB"/>
        </w:rPr>
        <w:t xml:space="preserve">is simply thrown away. It also includes food consumed in </w:t>
      </w:r>
      <w:commentRangeStart w:id="246"/>
      <w:r w:rsidRPr="009616CB">
        <w:rPr>
          <w:rFonts w:ascii="Times New Roman" w:hAnsi="Times New Roman" w:cs="Times New Roman"/>
          <w:szCs w:val="24"/>
          <w:lang w:val="en-GB"/>
        </w:rPr>
        <w:t>collective household</w:t>
      </w:r>
      <w:del w:id="247" w:author="Josh Browning" w:date="2015-08-29T06:33:00Z">
        <w:r w:rsidRPr="009616CB" w:rsidDel="008604DA">
          <w:rPr>
            <w:rFonts w:ascii="Times New Roman" w:hAnsi="Times New Roman" w:cs="Times New Roman"/>
            <w:szCs w:val="24"/>
            <w:lang w:val="en-GB"/>
          </w:rPr>
          <w:delText>s</w:delText>
        </w:r>
      </w:del>
      <w:commentRangeEnd w:id="246"/>
      <w:r w:rsidR="008604DA">
        <w:rPr>
          <w:rStyle w:val="CommentReference"/>
        </w:rPr>
        <w:commentReference w:id="246"/>
      </w:r>
      <w:r w:rsidRPr="009616CB">
        <w:rPr>
          <w:rFonts w:ascii="Times New Roman" w:hAnsi="Times New Roman" w:cs="Times New Roman"/>
          <w:szCs w:val="24"/>
          <w:lang w:val="en-GB"/>
        </w:rPr>
        <w:t xml:space="preserve">/consumption, i.e. in hospitals, schools, restaurants, military, prisons,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Feed</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ins w:id="248" w:author="Josh Browning" w:date="2015-08-29T06:34:00Z">
        <w:r w:rsidR="008604DA">
          <w:rPr>
            <w:rFonts w:ascii="Times New Roman" w:hAnsi="Times New Roman" w:cs="Times New Roman"/>
            <w:szCs w:val="24"/>
            <w:lang w:val="en-GB"/>
          </w:rPr>
          <w:t xml:space="preserve">are </w:t>
        </w:r>
      </w:ins>
      <w:r w:rsidRPr="009616CB">
        <w:rPr>
          <w:rFonts w:ascii="Times New Roman" w:hAnsi="Times New Roman" w:cs="Times New Roman"/>
          <w:szCs w:val="24"/>
          <w:lang w:val="en-GB"/>
        </w:rPr>
        <w:t xml:space="preserve">excluded in the FBS calculations and presentation.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Seed</w:t>
      </w:r>
    </w:p>
    <w:p w:rsidR="00E70192" w:rsidRPr="009616CB" w:rsidRDefault="00E70192" w:rsidP="00E70192">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w:t>
      </w:r>
      <w:del w:id="249" w:author="Josh Browning" w:date="2015-08-29T06:34:00Z">
        <w:r w:rsidRPr="009616CB" w:rsidDel="008604DA">
          <w:rPr>
            <w:rFonts w:ascii="Times New Roman" w:hAnsi="Times New Roman"/>
            <w:szCs w:val="24"/>
          </w:rPr>
          <w:delText>,</w:delText>
        </w:r>
      </w:del>
      <w:r w:rsidRPr="009616CB">
        <w:rPr>
          <w:rFonts w:ascii="Times New Roman" w:hAnsi="Times New Roman"/>
          <w:szCs w:val="24"/>
        </w:rPr>
        <w:t xml:space="preserve"> does not greatly vary from year to year.</w:t>
      </w:r>
    </w:p>
    <w:p w:rsidR="00E70192" w:rsidRPr="009616CB" w:rsidRDefault="00E70192" w:rsidP="00E70192">
      <w:pPr>
        <w:pStyle w:val="ListParagraph"/>
        <w:ind w:left="0"/>
        <w:rPr>
          <w:rFonts w:ascii="Times New Roman" w:hAnsi="Times New Roman"/>
          <w:b/>
          <w:bCs/>
          <w:szCs w:val="24"/>
        </w:rPr>
      </w:pPr>
    </w:p>
    <w:p w:rsidR="00E70192" w:rsidRPr="009616CB" w:rsidRDefault="00E70192" w:rsidP="003C6AA5">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id="250" w:author="Josh Browning" w:date="2015-08-29T06:35:00Z">
        <w:r w:rsidR="008604DA">
          <w:rPr>
            <w:rFonts w:ascii="Times New Roman" w:hAnsi="Times New Roman" w:cs="Times New Roman"/>
            <w:bCs/>
            <w:szCs w:val="24"/>
            <w:lang w:val="en-GB"/>
          </w:rPr>
          <w:t xml:space="preserve">into </w:t>
        </w:r>
      </w:ins>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w:rsidR="00E70192" w:rsidRPr="009616CB" w:rsidRDefault="008604DA" w:rsidP="00E70192">
      <w:pPr>
        <w:jc w:val="both"/>
        <w:rPr>
          <w:rFonts w:ascii="Times New Roman" w:hAnsi="Times New Roman" w:cs="Times New Roman"/>
          <w:b/>
          <w:bCs/>
          <w:color w:val="FF0000"/>
          <w:szCs w:val="24"/>
          <w:lang w:val="en-GB"/>
        </w:rPr>
      </w:pPr>
      <w:ins w:id="251" w:author="Josh Browning" w:date="2015-08-29T06:35:00Z">
        <w:r>
          <w:rPr>
            <w:rFonts w:ascii="Times New Roman" w:hAnsi="Times New Roman" w:cs="Times New Roman"/>
            <w:bCs/>
            <w:szCs w:val="24"/>
            <w:lang w:val="en-GB"/>
          </w:rPr>
          <w:lastRenderedPageBreak/>
          <w:t xml:space="preserve">This variable </w:t>
        </w:r>
      </w:ins>
      <w:del w:id="252" w:author="Josh Browning" w:date="2015-08-29T06:35:00Z">
        <w:r w:rsidR="00E70192" w:rsidRPr="009616CB" w:rsidDel="008604DA">
          <w:rPr>
            <w:rFonts w:ascii="Times New Roman" w:hAnsi="Times New Roman" w:cs="Times New Roman"/>
            <w:bCs/>
            <w:szCs w:val="24"/>
            <w:lang w:val="en-GB"/>
          </w:rPr>
          <w:delText xml:space="preserve">Covers </w:delText>
        </w:r>
      </w:del>
      <w:ins w:id="253" w:author="Josh Browning" w:date="2015-08-29T06:35:00Z">
        <w:r>
          <w:rPr>
            <w:rFonts w:ascii="Times New Roman" w:hAnsi="Times New Roman" w:cs="Times New Roman"/>
            <w:bCs/>
            <w:szCs w:val="24"/>
            <w:lang w:val="en-GB"/>
          </w:rPr>
          <w:t>c</w:t>
        </w:r>
        <w:r w:rsidRPr="009616CB">
          <w:rPr>
            <w:rFonts w:ascii="Times New Roman" w:hAnsi="Times New Roman" w:cs="Times New Roman"/>
            <w:bCs/>
            <w:szCs w:val="24"/>
            <w:lang w:val="en-GB"/>
          </w:rPr>
          <w:t xml:space="preserve">overs </w:t>
        </w:r>
      </w:ins>
      <w:r w:rsidR="00E70192" w:rsidRPr="009616CB">
        <w:rPr>
          <w:rFonts w:ascii="Times New Roman" w:hAnsi="Times New Roman" w:cs="Times New Roman"/>
          <w:bCs/>
          <w:szCs w:val="24"/>
          <w:lang w:val="en-GB"/>
        </w:rPr>
        <w:t xml:space="preserve">the quantities of the commodity used during the year for non-food purposes such as </w:t>
      </w:r>
      <w:r w:rsidR="00E70192" w:rsidRPr="009616CB">
        <w:rPr>
          <w:rFonts w:ascii="Times New Roman" w:hAnsi="Times New Roman" w:cs="Times New Roman"/>
          <w:szCs w:val="24"/>
          <w:lang w:val="en-GB"/>
        </w:rPr>
        <w:t xml:space="preserve">bio-fuels, paints, detergents, cosmetics,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w:rsidR="00E70192" w:rsidRPr="009616CB" w:rsidRDefault="008604DA" w:rsidP="00E70192">
      <w:pPr>
        <w:rPr>
          <w:rFonts w:ascii="Times New Roman" w:hAnsi="Times New Roman" w:cs="Times New Roman"/>
          <w:bCs/>
          <w:szCs w:val="24"/>
          <w:lang w:val="en-GB"/>
        </w:rPr>
      </w:pPr>
      <w:ins w:id="254" w:author="Josh Browning" w:date="2015-08-29T06:35:00Z">
        <w:r>
          <w:rPr>
            <w:rFonts w:ascii="Times New Roman" w:hAnsi="Times New Roman" w:cs="Times New Roman"/>
            <w:bCs/>
            <w:szCs w:val="24"/>
            <w:lang w:val="en-GB"/>
          </w:rPr>
          <w:t xml:space="preserve">This variable </w:t>
        </w:r>
      </w:ins>
      <w:del w:id="255" w:author="Josh Browning" w:date="2015-08-29T06:35:00Z">
        <w:r w:rsidR="00E70192" w:rsidRPr="009616CB" w:rsidDel="008604DA">
          <w:rPr>
            <w:rFonts w:ascii="Times New Roman" w:hAnsi="Times New Roman" w:cs="Times New Roman"/>
            <w:bCs/>
            <w:szCs w:val="24"/>
            <w:lang w:val="en-GB"/>
          </w:rPr>
          <w:delText xml:space="preserve">Includes </w:delText>
        </w:r>
      </w:del>
      <w:ins w:id="256" w:author="Josh Browning" w:date="2015-08-29T06:35:00Z">
        <w:r>
          <w:rPr>
            <w:rFonts w:ascii="Times New Roman" w:hAnsi="Times New Roman" w:cs="Times New Roman"/>
            <w:bCs/>
            <w:szCs w:val="24"/>
            <w:lang w:val="en-GB"/>
          </w:rPr>
          <w:t>i</w:t>
        </w:r>
        <w:r w:rsidRPr="009616CB">
          <w:rPr>
            <w:rFonts w:ascii="Times New Roman" w:hAnsi="Times New Roman" w:cs="Times New Roman"/>
            <w:bCs/>
            <w:szCs w:val="24"/>
            <w:lang w:val="en-GB"/>
          </w:rPr>
          <w:t xml:space="preserve">ncludes </w:t>
        </w:r>
      </w:ins>
      <w:r w:rsidR="00E70192" w:rsidRPr="009616CB">
        <w:rPr>
          <w:rFonts w:ascii="Times New Roman" w:hAnsi="Times New Roman" w:cs="Times New Roman"/>
          <w:bCs/>
          <w:szCs w:val="24"/>
          <w:lang w:val="en-GB"/>
        </w:rPr>
        <w:t>the food consumed by non-resident visitors during their stay at the country of destination.</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w:rsidR="00E70192" w:rsidRPr="009616CB" w:rsidRDefault="008604DA" w:rsidP="00E70192">
      <w:pPr>
        <w:rPr>
          <w:rFonts w:ascii="Times New Roman" w:hAnsi="Times New Roman" w:cs="Times New Roman"/>
          <w:bCs/>
          <w:szCs w:val="24"/>
          <w:lang w:val="en-GB"/>
        </w:rPr>
      </w:pPr>
      <w:ins w:id="257" w:author="Josh Browning" w:date="2015-08-29T06:36:00Z">
        <w:r>
          <w:rPr>
            <w:rFonts w:ascii="Times New Roman" w:hAnsi="Times New Roman" w:cs="Times New Roman"/>
            <w:bCs/>
            <w:szCs w:val="24"/>
            <w:lang w:val="en-GB"/>
          </w:rPr>
          <w:t xml:space="preserve">Stocks </w:t>
        </w:r>
      </w:ins>
      <w:del w:id="258" w:author="Josh Browning" w:date="2015-08-29T06:36:00Z">
        <w:r w:rsidR="00E70192" w:rsidRPr="009616CB" w:rsidDel="008604DA">
          <w:rPr>
            <w:rFonts w:ascii="Times New Roman" w:hAnsi="Times New Roman" w:cs="Times New Roman"/>
            <w:bCs/>
            <w:szCs w:val="24"/>
            <w:lang w:val="en-GB"/>
          </w:rPr>
          <w:delText xml:space="preserve">Refer </w:delText>
        </w:r>
      </w:del>
      <w:ins w:id="259" w:author="Josh Browning" w:date="2015-08-29T06:36:00Z">
        <w:r>
          <w:rPr>
            <w:rFonts w:ascii="Times New Roman" w:hAnsi="Times New Roman" w:cs="Times New Roman"/>
            <w:bCs/>
            <w:szCs w:val="24"/>
            <w:lang w:val="en-GB"/>
          </w:rPr>
          <w:t>r</w:t>
        </w:r>
        <w:r w:rsidRPr="009616CB">
          <w:rPr>
            <w:rFonts w:ascii="Times New Roman" w:hAnsi="Times New Roman" w:cs="Times New Roman"/>
            <w:bCs/>
            <w:szCs w:val="24"/>
            <w:lang w:val="en-GB"/>
          </w:rPr>
          <w:t xml:space="preserve">efer </w:t>
        </w:r>
      </w:ins>
      <w:r w:rsidR="00E70192" w:rsidRPr="009616CB">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ins w:id="260" w:author="Josh Browning" w:date="2015-08-29T06:36:00Z">
        <w:r w:rsidR="008604DA">
          <w:rPr>
            <w:rFonts w:ascii="Times New Roman" w:hAnsi="Times New Roman" w:cs="Times New Roman"/>
            <w:szCs w:val="24"/>
            <w:lang w:val="en-GB"/>
          </w:rPr>
          <w:t xml:space="preserve">in </w:t>
        </w:r>
      </w:ins>
      <w:r w:rsidRPr="009616CB">
        <w:rPr>
          <w:rFonts w:ascii="Times New Roman" w:hAnsi="Times New Roman" w:cs="Times New Roman"/>
          <w:szCs w:val="24"/>
          <w:lang w:val="en-GB"/>
        </w:rPr>
        <w:t xml:space="preserve">short DES. In addition, FBS tables also provide fat and protein availability by product as well as the sums for all products. Nutrient estimates are calculated </w:t>
      </w:r>
      <w:del w:id="261" w:author="Josh Browning" w:date="2015-08-29T06:36:00Z">
        <w:r w:rsidRPr="009616CB" w:rsidDel="008604DA">
          <w:rPr>
            <w:rFonts w:ascii="Times New Roman" w:hAnsi="Times New Roman" w:cs="Times New Roman"/>
            <w:szCs w:val="24"/>
            <w:lang w:val="en-GB"/>
          </w:rPr>
          <w:delText xml:space="preserve">in </w:delText>
        </w:r>
      </w:del>
      <w:ins w:id="262" w:author="Josh Browning" w:date="2015-08-29T06:36:00Z">
        <w:r w:rsidR="008604DA">
          <w:rPr>
            <w:rFonts w:ascii="Times New Roman" w:hAnsi="Times New Roman" w:cs="Times New Roman"/>
            <w:szCs w:val="24"/>
            <w:lang w:val="en-GB"/>
          </w:rPr>
          <w:t xml:space="preserve">at </w:t>
        </w:r>
      </w:ins>
      <w:r w:rsidRPr="009616CB">
        <w:rPr>
          <w:rFonts w:ascii="Times New Roman" w:hAnsi="Times New Roman" w:cs="Times New Roman"/>
          <w:szCs w:val="24"/>
          <w:lang w:val="en-GB"/>
        </w:rPr>
        <w:t>the SUA process and, apart from nutrient conversion factors, do not require any separate inputs.</w:t>
      </w: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Auxiliary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rsidR="00E70192" w:rsidRPr="009616CB" w:rsidRDefault="00E70192" w:rsidP="003C6AA5">
      <w:pPr>
        <w:pStyle w:val="ListParagraph"/>
        <w:numPr>
          <w:ilvl w:val="0"/>
          <w:numId w:val="8"/>
        </w:numPr>
        <w:rPr>
          <w:rFonts w:ascii="Times New Roman" w:hAnsi="Times New Roman"/>
          <w:szCs w:val="24"/>
        </w:rPr>
      </w:pPr>
      <w:r w:rsidRPr="009616CB">
        <w:rPr>
          <w:rFonts w:ascii="Times New Roman" w:hAnsi="Times New Roman"/>
          <w:szCs w:val="24"/>
        </w:rPr>
        <w:t>Population</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rsidR="00E70192" w:rsidRPr="009616CB" w:rsidRDefault="00E70192" w:rsidP="00E70192">
      <w:pPr>
        <w:jc w:val="both"/>
        <w:rPr>
          <w:rFonts w:ascii="Times New Roman" w:hAnsi="Times New Roman" w:cs="Times New Roman"/>
          <w:b/>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about </w:t>
      </w:r>
      <w:del w:id="263" w:author="Josh Browning" w:date="2015-08-31T06:01:00Z">
        <w:r w:rsidRPr="009616CB">
          <w:rPr>
            <w:rFonts w:ascii="Times New Roman" w:hAnsi="Times New Roman" w:cs="Times New Roman"/>
            <w:szCs w:val="24"/>
            <w:lang w:val="en-GB"/>
          </w:rPr>
          <w:delText xml:space="preserve">these </w:delText>
        </w:r>
      </w:del>
      <w:ins w:id="264" w:author="Josh Browning" w:date="2015-08-31T06:01:00Z">
        <w:r w:rsidR="00EF4286">
          <w:rPr>
            <w:rFonts w:ascii="Times New Roman" w:hAnsi="Times New Roman" w:cs="Times New Roman"/>
            <w:szCs w:val="24"/>
            <w:lang w:val="en-GB"/>
          </w:rPr>
          <w:t xml:space="preserve">other </w:t>
        </w:r>
      </w:ins>
      <w:r w:rsidRPr="009616CB">
        <w:rPr>
          <w:rFonts w:ascii="Times New Roman" w:hAnsi="Times New Roman" w:cs="Times New Roman"/>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8"/>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w:t>
      </w:r>
      <w:del w:id="265" w:author="Josh Browning" w:date="2015-08-31T06:03:00Z">
        <w:r w:rsidRPr="009616CB">
          <w:rPr>
            <w:rFonts w:ascii="Times New Roman" w:hAnsi="Times New Roman" w:cs="Times New Roman"/>
            <w:szCs w:val="24"/>
            <w:lang w:val="en-GB"/>
          </w:rPr>
          <w:delText xml:space="preserve">To calculate </w:delText>
        </w:r>
      </w:del>
      <w:ins w:id="266" w:author="Josh Browning" w:date="2015-08-31T06:03:00Z">
        <w:r w:rsidR="00EF4286">
          <w:rPr>
            <w:rFonts w:ascii="Times New Roman" w:hAnsi="Times New Roman" w:cs="Times New Roman"/>
            <w:szCs w:val="24"/>
            <w:lang w:val="en-GB"/>
          </w:rPr>
          <w:t xml:space="preserve">Calculation of </w:t>
        </w:r>
      </w:ins>
      <w:r w:rsidRPr="009616CB">
        <w:rPr>
          <w:rFonts w:ascii="Times New Roman" w:hAnsi="Times New Roman" w:cs="Times New Roman"/>
          <w:szCs w:val="24"/>
          <w:lang w:val="en-GB"/>
        </w:rPr>
        <w:t xml:space="preserve">the amounts of processed products requires </w:t>
      </w:r>
      <w:del w:id="267" w:author="Josh Browning" w:date="2015-08-31T06:04:00Z">
        <w:r w:rsidRPr="009616CB">
          <w:rPr>
            <w:rFonts w:ascii="Times New Roman" w:hAnsi="Times New Roman" w:cs="Times New Roman"/>
            <w:szCs w:val="24"/>
            <w:lang w:val="en-GB"/>
          </w:rPr>
          <w:delText>inputs into processing and</w:delText>
        </w:r>
        <w:r w:rsidRPr="009616CB" w:rsidDel="00EF4286">
          <w:rPr>
            <w:rFonts w:ascii="Times New Roman" w:hAnsi="Times New Roman" w:cs="Times New Roman"/>
            <w:szCs w:val="24"/>
            <w:lang w:val="en-GB"/>
          </w:rPr>
          <w:delText xml:space="preserve"> </w:delText>
        </w:r>
      </w:del>
      <w:ins w:id="268" w:author="Josh Browning" w:date="2015-08-31T06:04:00Z">
        <w:r w:rsidR="00EF4286">
          <w:rPr>
            <w:rFonts w:ascii="Times New Roman" w:hAnsi="Times New Roman" w:cs="Times New Roman"/>
            <w:szCs w:val="24"/>
            <w:lang w:val="en-GB"/>
          </w:rPr>
          <w:t>the</w:t>
        </w:r>
        <w:r w:rsidRPr="009616CB">
          <w:rPr>
            <w:rFonts w:ascii="Times New Roman" w:hAnsi="Times New Roman" w:cs="Times New Roman"/>
            <w:szCs w:val="24"/>
            <w:lang w:val="en-GB"/>
          </w:rPr>
          <w:t xml:space="preserve"> </w:t>
        </w:r>
      </w:ins>
      <w:r w:rsidRPr="009616CB">
        <w:rPr>
          <w:rFonts w:ascii="Times New Roman" w:hAnsi="Times New Roman" w:cs="Times New Roman"/>
          <w:szCs w:val="24"/>
          <w:lang w:val="en-GB"/>
        </w:rPr>
        <w:t xml:space="preserve">corresponding extraction rates (flour to wheat, etc.). Also required are nutrient conversion factors that provide </w:t>
      </w:r>
      <w:r w:rsidRPr="009616CB">
        <w:rPr>
          <w:rFonts w:ascii="Times New Roman" w:hAnsi="Times New Roman" w:cs="Times New Roman"/>
          <w:szCs w:val="24"/>
          <w:lang w:val="en-GB"/>
        </w:rPr>
        <w:lastRenderedPageBreak/>
        <w:t xml:space="preserve">information about the nutrient content (calories, protein, and fat) per kg of food. All relevant FBS variables are summarized in </w:t>
      </w:r>
      <w:fldSimple w:instr=" REF _Ref428366203 \h  \* MERGEFORMAT ">
        <w:r w:rsidR="000854D5" w:rsidRPr="009616CB">
          <w:rPr>
            <w:rFonts w:ascii="Times New Roman" w:hAnsi="Times New Roman" w:cs="Times New Roman"/>
            <w:lang w:val="en-GB"/>
          </w:rPr>
          <w:t>Table 1</w:t>
        </w:r>
      </w:fldSimple>
      <w:r w:rsidRPr="009616CB">
        <w:rPr>
          <w:rFonts w:ascii="Times New Roman" w:hAnsi="Times New Roman" w:cs="Times New Roman"/>
          <w:szCs w:val="24"/>
          <w:lang w:val="en-GB"/>
        </w:rPr>
        <w:t xml:space="preserve"> below.</w:t>
      </w:r>
      <w:r w:rsidRPr="009616CB">
        <w:rPr>
          <w:rFonts w:ascii="Times New Roman" w:hAnsi="Times New Roman" w:cs="Times New Roman"/>
          <w:b/>
          <w:szCs w:val="24"/>
          <w:lang w:val="en-GB"/>
        </w:rPr>
        <w:t xml:space="preserve"> </w:t>
      </w:r>
    </w:p>
    <w:p w:rsidR="00E70192" w:rsidRPr="009616CB" w:rsidRDefault="00E70192" w:rsidP="00E93C3B">
      <w:pPr>
        <w:pStyle w:val="Caption"/>
        <w:keepNext/>
        <w:rPr>
          <w:rFonts w:ascii="Times New Roman" w:hAnsi="Times New Roman" w:cs="Times New Roman"/>
          <w:b/>
          <w:bCs/>
          <w:lang w:val="en-GB"/>
        </w:rPr>
      </w:pPr>
      <w:bookmarkStart w:id="269" w:name="_Ref428366203"/>
      <w:bookmarkStart w:id="270" w:name="_Toc428423540"/>
      <w:r w:rsidRPr="009616CB">
        <w:rPr>
          <w:rFonts w:ascii="Times New Roman" w:hAnsi="Times New Roman" w:cs="Times New Roman"/>
          <w:lang w:val="en-GB"/>
        </w:rPr>
        <w:t xml:space="preserve">Table </w:t>
      </w:r>
      <w:r w:rsidR="009D7FC0"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bCs/>
          <w:lang w:val="en-GB"/>
        </w:rPr>
        <w:fldChar w:fldCharType="separate"/>
      </w:r>
      <w:r w:rsidR="000854D5" w:rsidRPr="009616CB">
        <w:rPr>
          <w:rFonts w:ascii="Times New Roman" w:hAnsi="Times New Roman" w:cs="Times New Roman"/>
          <w:noProof/>
          <w:lang w:val="en-GB"/>
        </w:rPr>
        <w:t>1</w:t>
      </w:r>
      <w:r w:rsidR="009D7FC0" w:rsidRPr="009616CB">
        <w:rPr>
          <w:rFonts w:ascii="Times New Roman" w:hAnsi="Times New Roman" w:cs="Times New Roman"/>
          <w:b/>
          <w:bCs/>
          <w:lang w:val="en-GB"/>
        </w:rPr>
        <w:fldChar w:fldCharType="end"/>
      </w:r>
      <w:bookmarkEnd w:id="269"/>
      <w:r w:rsidRPr="009616CB">
        <w:rPr>
          <w:rFonts w:ascii="Times New Roman" w:hAnsi="Times New Roman" w:cs="Times New Roman"/>
          <w:lang w:val="en-GB"/>
        </w:rPr>
        <w:t>: Basic and auxiliary variables to produce FBSs and SUAs</w:t>
      </w:r>
      <w:bookmarkEnd w:id="270"/>
      <w:r w:rsidRPr="009616CB">
        <w:rPr>
          <w:rFonts w:ascii="Times New Roman" w:hAnsi="Times New Roman" w:cs="Times New Roman"/>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271" w:author="Josh Browning" w:date="2015-08-31T19:33: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3736"/>
        <w:gridCol w:w="4094"/>
        <w:tblGridChange w:id="272">
          <w:tblGrid>
            <w:gridCol w:w="3736"/>
            <w:gridCol w:w="86"/>
            <w:gridCol w:w="4008"/>
            <w:gridCol w:w="1412"/>
          </w:tblGrid>
        </w:tblGridChange>
      </w:tblGrid>
      <w:tr w:rsidR="00E70192" w:rsidRPr="009616CB" w:rsidTr="0063355B">
        <w:trPr>
          <w:jc w:val="center"/>
          <w:trPrChange w:id="273" w:author="Josh Browning" w:date="2015-08-31T19:33:00Z">
            <w:trPr>
              <w:jc w:val="center"/>
            </w:trPr>
          </w:trPrChange>
        </w:trPr>
        <w:tc>
          <w:tcPr>
            <w:tcW w:w="2386" w:type="pct"/>
            <w:shd w:val="clear" w:color="auto" w:fill="auto"/>
            <w:tcPrChange w:id="274"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614" w:type="pct"/>
            <w:vMerge w:val="restart"/>
            <w:shd w:val="clear" w:color="auto" w:fill="auto"/>
            <w:vAlign w:val="center"/>
            <w:tcPrChange w:id="275" w:author="Josh Browning" w:date="2015-08-31T19:33:00Z">
              <w:tcPr>
                <w:tcW w:w="2932" w:type="pct"/>
                <w:gridSpan w:val="2"/>
                <w:vMerge w:val="restart"/>
                <w:shd w:val="clear" w:color="auto" w:fill="auto"/>
              </w:tcPr>
            </w:tcPrChange>
          </w:tcPr>
          <w:p w:rsidR="00E70192" w:rsidRPr="009616CB" w:rsidRDefault="00E70192" w:rsidP="00E93C3B">
            <w:pPr>
              <w:keepNext/>
              <w:rPr>
                <w:del w:id="276" w:author="Josh Browning" w:date="2015-08-31T19:33:00Z"/>
                <w:rFonts w:ascii="Times New Roman" w:hAnsi="Times New Roman" w:cs="Times New Roman"/>
                <w:szCs w:val="24"/>
                <w:lang w:val="en-GB"/>
              </w:rPr>
            </w:pPr>
          </w:p>
          <w:p w:rsidR="00E70192" w:rsidRPr="009616CB" w:rsidRDefault="00E70192" w:rsidP="00E93C3B">
            <w:pPr>
              <w:keepNext/>
              <w:rPr>
                <w:del w:id="277" w:author="Josh Browning" w:date="2015-08-31T19:33:00Z"/>
                <w:rFonts w:ascii="Times New Roman" w:hAnsi="Times New Roman" w:cs="Times New Roman"/>
                <w:szCs w:val="24"/>
                <w:lang w:val="en-GB"/>
              </w:rPr>
            </w:pPr>
          </w:p>
          <w:p w:rsidR="00E70192" w:rsidRPr="009616CB" w:rsidRDefault="00E70192" w:rsidP="00E93C3B">
            <w:pPr>
              <w:keepNext/>
              <w:rPr>
                <w:del w:id="278" w:author="Josh Browning" w:date="2015-08-31T19:33:00Z"/>
                <w:rFonts w:ascii="Times New Roman" w:hAnsi="Times New Roman" w:cs="Times New Roman"/>
                <w:szCs w:val="24"/>
                <w:lang w:val="en-GB"/>
              </w:rPr>
            </w:pPr>
          </w:p>
          <w:p w:rsidR="00E70192" w:rsidRPr="009616CB" w:rsidRDefault="00E70192" w:rsidP="0063355B">
            <w:pPr>
              <w:keepNext/>
              <w:jc w:val="center"/>
              <w:rPr>
                <w:rFonts w:ascii="Times New Roman" w:hAnsi="Times New Roman" w:cs="Times New Roman"/>
                <w:szCs w:val="24"/>
                <w:lang w:val="en-GB"/>
              </w:rPr>
            </w:pPr>
            <w:ins w:id="279" w:author="Josh Browning" w:date="2015-08-31T06:09:00Z">
              <w:r w:rsidRPr="009616CB">
                <w:rPr>
                  <w:rFonts w:ascii="Times New Roman" w:hAnsi="Times New Roman" w:cs="Times New Roman"/>
                  <w:szCs w:val="24"/>
                  <w:lang w:val="en-GB"/>
                </w:rPr>
                <w:t xml:space="preserve">Basic </w:t>
              </w:r>
              <w:r w:rsidR="00A25A94">
                <w:rPr>
                  <w:rFonts w:ascii="Times New Roman" w:hAnsi="Times New Roman" w:cs="Times New Roman"/>
                  <w:szCs w:val="24"/>
                  <w:lang w:val="en-GB"/>
                </w:rPr>
                <w:t>Variables</w:t>
              </w:r>
            </w:ins>
            <w:del w:id="280" w:author="Josh Browning" w:date="2015-08-31T19:33:00Z">
              <w:r w:rsidRPr="009616CB">
                <w:rPr>
                  <w:rFonts w:ascii="Times New Roman" w:hAnsi="Times New Roman" w:cs="Times New Roman"/>
                  <w:szCs w:val="24"/>
                  <w:lang w:val="en-GB"/>
                </w:rPr>
                <w:delText>variables</w:delText>
              </w:r>
            </w:del>
            <w:ins w:id="281" w:author="Josh Browning" w:date="2015-08-31T06:09:00Z">
              <w:r w:rsidRPr="009616CB">
                <w:rPr>
                  <w:rFonts w:ascii="Times New Roman" w:hAnsi="Times New Roman" w:cs="Times New Roman"/>
                  <w:szCs w:val="24"/>
                  <w:lang w:val="en-GB"/>
                </w:rPr>
                <w:t xml:space="preserve"> of SUA/FBS account</w:t>
              </w:r>
            </w:ins>
          </w:p>
        </w:tc>
      </w:tr>
      <w:tr w:rsidR="00E70192" w:rsidRPr="009616CB" w:rsidTr="0063355B">
        <w:trPr>
          <w:jc w:val="center"/>
          <w:trPrChange w:id="282" w:author="Josh Browning" w:date="2015-08-31T19:33:00Z">
            <w:trPr>
              <w:jc w:val="center"/>
            </w:trPr>
          </w:trPrChange>
        </w:trPr>
        <w:tc>
          <w:tcPr>
            <w:tcW w:w="2386" w:type="pct"/>
            <w:shd w:val="clear" w:color="auto" w:fill="auto"/>
            <w:tcPrChange w:id="283"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614" w:type="pct"/>
            <w:vMerge/>
            <w:shd w:val="clear" w:color="auto" w:fill="auto"/>
            <w:tcPrChange w:id="284"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85" w:author="Josh Browning" w:date="2015-08-31T19:33:00Z">
            <w:trPr>
              <w:jc w:val="center"/>
            </w:trPr>
          </w:trPrChange>
        </w:trPr>
        <w:tc>
          <w:tcPr>
            <w:tcW w:w="2386" w:type="pct"/>
            <w:shd w:val="clear" w:color="auto" w:fill="auto"/>
            <w:tcPrChange w:id="286"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moveFromRangeStart w:id="287" w:author="Josh Browning" w:date="2015-08-31T19:33:00Z" w:name="move428812916"/>
            <w:moveFrom w:id="288" w:author="Josh Browning" w:date="2015-08-31T19:33:00Z">
              <w:r w:rsidRPr="009616CB">
                <w:rPr>
                  <w:rFonts w:ascii="Times New Roman" w:hAnsi="Times New Roman" w:cs="Times New Roman"/>
                  <w:szCs w:val="24"/>
                  <w:lang w:val="en-GB"/>
                </w:rPr>
                <w:t>Export</w:t>
              </w:r>
            </w:moveFrom>
            <w:moveFromRangeEnd w:id="287"/>
            <w:ins w:id="289" w:author="Josh Browning" w:date="2015-08-31T06:06:00Z">
              <w:r w:rsidR="00A25A94">
                <w:rPr>
                  <w:rFonts w:ascii="Times New Roman" w:hAnsi="Times New Roman" w:cs="Times New Roman"/>
                  <w:szCs w:val="24"/>
                  <w:lang w:val="en-GB"/>
                </w:rPr>
                <w:t>Stock changes</w:t>
              </w:r>
            </w:ins>
          </w:p>
        </w:tc>
        <w:tc>
          <w:tcPr>
            <w:tcW w:w="2614" w:type="pct"/>
            <w:vMerge/>
            <w:shd w:val="clear" w:color="auto" w:fill="auto"/>
            <w:tcPrChange w:id="290"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91" w:author="Josh Browning" w:date="2015-08-31T19:33:00Z">
            <w:trPr>
              <w:jc w:val="center"/>
            </w:trPr>
          </w:trPrChange>
        </w:trPr>
        <w:tc>
          <w:tcPr>
            <w:tcW w:w="2386" w:type="pct"/>
            <w:shd w:val="clear" w:color="auto" w:fill="auto"/>
            <w:tcPrChange w:id="292"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del w:id="293" w:author="Josh Browning" w:date="2015-08-31T19:33:00Z">
              <w:r w:rsidRPr="009616CB">
                <w:rPr>
                  <w:rFonts w:ascii="Times New Roman" w:hAnsi="Times New Roman" w:cs="Times New Roman"/>
                  <w:szCs w:val="24"/>
                  <w:lang w:val="en-GB"/>
                </w:rPr>
                <w:delText>Food</w:delText>
              </w:r>
            </w:del>
            <w:moveToRangeStart w:id="294" w:author="Josh Browning" w:date="2015-08-31T19:33:00Z" w:name="move428812916"/>
            <w:moveTo w:id="295" w:author="Josh Browning" w:date="2015-08-31T19:33:00Z">
              <w:r w:rsidRPr="009616CB">
                <w:rPr>
                  <w:rFonts w:ascii="Times New Roman" w:hAnsi="Times New Roman" w:cs="Times New Roman"/>
                  <w:szCs w:val="24"/>
                  <w:lang w:val="en-GB"/>
                </w:rPr>
                <w:t>Export</w:t>
              </w:r>
            </w:moveTo>
            <w:moveToRangeEnd w:id="294"/>
          </w:p>
        </w:tc>
        <w:tc>
          <w:tcPr>
            <w:tcW w:w="2614" w:type="pct"/>
            <w:vMerge/>
            <w:shd w:val="clear" w:color="auto" w:fill="auto"/>
            <w:tcPrChange w:id="296"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297" w:author="Josh Browning" w:date="2015-08-31T19:33:00Z">
            <w:trPr>
              <w:jc w:val="center"/>
            </w:trPr>
          </w:trPrChange>
        </w:trPr>
        <w:tc>
          <w:tcPr>
            <w:tcW w:w="2386" w:type="pct"/>
            <w:shd w:val="clear" w:color="auto" w:fill="auto"/>
            <w:tcPrChange w:id="298"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299" w:author="Josh Browning" w:date="2015-08-31T19:33:00Z">
              <w:r w:rsidRPr="009616CB">
                <w:rPr>
                  <w:rFonts w:ascii="Times New Roman" w:hAnsi="Times New Roman" w:cs="Times New Roman"/>
                  <w:szCs w:val="24"/>
                  <w:lang w:val="en-GB"/>
                </w:rPr>
                <w:t>Food</w:t>
              </w:r>
            </w:ins>
            <w:del w:id="300" w:author="Josh Browning" w:date="2015-08-31T19:33:00Z">
              <w:r w:rsidR="00E70192" w:rsidRPr="009616CB">
                <w:rPr>
                  <w:rFonts w:ascii="Times New Roman" w:hAnsi="Times New Roman" w:cs="Times New Roman"/>
                  <w:szCs w:val="24"/>
                  <w:lang w:val="en-GB"/>
                </w:rPr>
                <w:delText>Feed</w:delText>
              </w:r>
            </w:del>
          </w:p>
        </w:tc>
        <w:tc>
          <w:tcPr>
            <w:tcW w:w="2614" w:type="pct"/>
            <w:vMerge/>
            <w:shd w:val="clear" w:color="auto" w:fill="auto"/>
            <w:tcPrChange w:id="301"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02" w:author="Josh Browning" w:date="2015-08-31T19:33:00Z">
            <w:trPr>
              <w:jc w:val="center"/>
            </w:trPr>
          </w:trPrChange>
        </w:trPr>
        <w:tc>
          <w:tcPr>
            <w:tcW w:w="2386" w:type="pct"/>
            <w:shd w:val="clear" w:color="auto" w:fill="auto"/>
            <w:tcPrChange w:id="303"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04" w:author="Josh Browning" w:date="2015-08-31T06:04:00Z">
              <w:r>
                <w:rPr>
                  <w:rFonts w:ascii="Times New Roman" w:hAnsi="Times New Roman" w:cs="Times New Roman"/>
                  <w:szCs w:val="24"/>
                  <w:lang w:val="en-GB"/>
                </w:rPr>
                <w:t>Food Manufacturing</w:t>
              </w:r>
            </w:ins>
            <w:del w:id="305" w:author="Josh Browning" w:date="2015-08-31T19:33:00Z">
              <w:r w:rsidR="00E70192" w:rsidRPr="009616CB">
                <w:rPr>
                  <w:rFonts w:ascii="Times New Roman" w:hAnsi="Times New Roman" w:cs="Times New Roman"/>
                  <w:szCs w:val="24"/>
                  <w:lang w:val="en-GB"/>
                </w:rPr>
                <w:delText>Seed</w:delText>
              </w:r>
            </w:del>
          </w:p>
        </w:tc>
        <w:tc>
          <w:tcPr>
            <w:tcW w:w="2614" w:type="pct"/>
            <w:vMerge/>
            <w:shd w:val="clear" w:color="auto" w:fill="auto"/>
            <w:tcPrChange w:id="306"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07" w:author="Josh Browning" w:date="2015-08-31T19:33:00Z">
            <w:trPr>
              <w:jc w:val="center"/>
            </w:trPr>
          </w:trPrChange>
        </w:trPr>
        <w:tc>
          <w:tcPr>
            <w:tcW w:w="2386" w:type="pct"/>
            <w:shd w:val="clear" w:color="auto" w:fill="auto"/>
            <w:tcPrChange w:id="308"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09" w:author="Josh Browning" w:date="2015-08-31T19:33:00Z">
              <w:r w:rsidRPr="009616CB">
                <w:rPr>
                  <w:rFonts w:ascii="Times New Roman" w:hAnsi="Times New Roman" w:cs="Times New Roman"/>
                  <w:szCs w:val="24"/>
                  <w:lang w:val="en-GB"/>
                </w:rPr>
                <w:t>Feed</w:t>
              </w:r>
            </w:ins>
            <w:del w:id="310" w:author="Josh Browning" w:date="2015-08-31T19:33:00Z">
              <w:r w:rsidR="00E70192" w:rsidRPr="009616CB">
                <w:rPr>
                  <w:rFonts w:ascii="Times New Roman" w:hAnsi="Times New Roman" w:cs="Times New Roman"/>
                  <w:szCs w:val="24"/>
                  <w:lang w:val="en-GB"/>
                </w:rPr>
                <w:delText>Loss</w:delText>
              </w:r>
            </w:del>
          </w:p>
        </w:tc>
        <w:tc>
          <w:tcPr>
            <w:tcW w:w="2614" w:type="pct"/>
            <w:vMerge/>
            <w:shd w:val="clear" w:color="auto" w:fill="auto"/>
            <w:tcPrChange w:id="311"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12" w:author="Josh Browning" w:date="2015-08-31T19:33:00Z">
            <w:trPr>
              <w:jc w:val="center"/>
            </w:trPr>
          </w:trPrChange>
        </w:trPr>
        <w:tc>
          <w:tcPr>
            <w:tcW w:w="2386" w:type="pct"/>
            <w:shd w:val="clear" w:color="auto" w:fill="auto"/>
            <w:tcPrChange w:id="313"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14" w:author="Josh Browning" w:date="2015-08-31T19:33:00Z">
              <w:r w:rsidRPr="009616CB">
                <w:rPr>
                  <w:rFonts w:ascii="Times New Roman" w:hAnsi="Times New Roman" w:cs="Times New Roman"/>
                  <w:szCs w:val="24"/>
                  <w:lang w:val="en-GB"/>
                </w:rPr>
                <w:t>Seed</w:t>
              </w:r>
            </w:ins>
            <w:del w:id="315" w:author="Josh Browning" w:date="2015-08-31T19:33:00Z">
              <w:r w:rsidR="00E70192" w:rsidRPr="009616CB">
                <w:rPr>
                  <w:rFonts w:ascii="Times New Roman" w:hAnsi="Times New Roman" w:cs="Times New Roman"/>
                  <w:szCs w:val="24"/>
                  <w:lang w:val="en-GB"/>
                </w:rPr>
                <w:delText>Industrial Utilization</w:delText>
              </w:r>
            </w:del>
          </w:p>
        </w:tc>
        <w:tc>
          <w:tcPr>
            <w:tcW w:w="2614" w:type="pct"/>
            <w:vMerge/>
            <w:shd w:val="clear" w:color="auto" w:fill="auto"/>
            <w:tcPrChange w:id="316"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17" w:author="Josh Browning" w:date="2015-08-31T19:33:00Z">
            <w:trPr>
              <w:jc w:val="center"/>
            </w:trPr>
          </w:trPrChange>
        </w:trPr>
        <w:tc>
          <w:tcPr>
            <w:tcW w:w="2386" w:type="pct"/>
            <w:shd w:val="clear" w:color="auto" w:fill="auto"/>
            <w:tcPrChange w:id="318"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19" w:author="Josh Browning" w:date="2015-08-31T19:33:00Z">
              <w:r w:rsidRPr="009616CB">
                <w:rPr>
                  <w:rFonts w:ascii="Times New Roman" w:hAnsi="Times New Roman" w:cs="Times New Roman"/>
                  <w:szCs w:val="24"/>
                  <w:lang w:val="en-GB"/>
                </w:rPr>
                <w:t>Loss</w:t>
              </w:r>
            </w:ins>
            <w:del w:id="320" w:author="Josh Browning" w:date="2015-08-31T19:33:00Z">
              <w:r w:rsidR="00E70192" w:rsidRPr="009616CB">
                <w:rPr>
                  <w:rFonts w:ascii="Times New Roman" w:hAnsi="Times New Roman" w:cs="Times New Roman"/>
                  <w:szCs w:val="24"/>
                  <w:lang w:val="en-GB"/>
                </w:rPr>
                <w:delText>Tourist Consumption</w:delText>
              </w:r>
            </w:del>
          </w:p>
        </w:tc>
        <w:tc>
          <w:tcPr>
            <w:tcW w:w="2614" w:type="pct"/>
            <w:vMerge/>
            <w:shd w:val="clear" w:color="auto" w:fill="auto"/>
            <w:tcPrChange w:id="321"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22" w:author="Josh Browning" w:date="2015-08-31T19:33:00Z">
            <w:trPr>
              <w:jc w:val="center"/>
            </w:trPr>
          </w:trPrChange>
        </w:trPr>
        <w:tc>
          <w:tcPr>
            <w:tcW w:w="2386" w:type="pct"/>
            <w:shd w:val="clear" w:color="auto" w:fill="auto"/>
            <w:tcPrChange w:id="323"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24" w:author="Josh Browning" w:date="2015-08-31T19:33:00Z">
              <w:r w:rsidRPr="009616CB">
                <w:rPr>
                  <w:rFonts w:ascii="Times New Roman" w:hAnsi="Times New Roman" w:cs="Times New Roman"/>
                  <w:szCs w:val="24"/>
                  <w:lang w:val="en-GB"/>
                </w:rPr>
                <w:t>Industrial Utilization</w:t>
              </w:r>
            </w:ins>
            <w:del w:id="325" w:author="Josh Browning" w:date="2015-08-31T19:33:00Z">
              <w:r w:rsidR="00E70192" w:rsidRPr="009616CB">
                <w:rPr>
                  <w:rFonts w:ascii="Times New Roman" w:hAnsi="Times New Roman" w:cs="Times New Roman"/>
                  <w:szCs w:val="24"/>
                  <w:lang w:val="en-GB"/>
                </w:rPr>
                <w:delText>Other Uses</w:delText>
              </w:r>
            </w:del>
          </w:p>
        </w:tc>
        <w:tc>
          <w:tcPr>
            <w:tcW w:w="2614" w:type="pct"/>
            <w:vMerge/>
            <w:shd w:val="clear" w:color="auto" w:fill="auto"/>
            <w:tcPrChange w:id="326"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27" w:author="Josh Browning" w:date="2015-08-31T19:33:00Z">
            <w:trPr>
              <w:jc w:val="center"/>
            </w:trPr>
          </w:trPrChange>
        </w:trPr>
        <w:tc>
          <w:tcPr>
            <w:tcW w:w="2386" w:type="pct"/>
            <w:shd w:val="clear" w:color="auto" w:fill="auto"/>
            <w:tcPrChange w:id="328"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29" w:author="Josh Browning" w:date="2015-08-31T19:33:00Z">
              <w:r w:rsidRPr="009616CB">
                <w:rPr>
                  <w:rFonts w:ascii="Times New Roman" w:hAnsi="Times New Roman" w:cs="Times New Roman"/>
                  <w:szCs w:val="24"/>
                  <w:lang w:val="en-GB"/>
                </w:rPr>
                <w:t>Tourist Consumption</w:t>
              </w:r>
            </w:ins>
            <w:del w:id="330" w:author="Josh Browning" w:date="2015-08-31T19:33:00Z">
              <w:r w:rsidR="00E70192" w:rsidRPr="009616CB">
                <w:rPr>
                  <w:rFonts w:ascii="Times New Roman" w:hAnsi="Times New Roman" w:cs="Times New Roman"/>
                  <w:szCs w:val="24"/>
                  <w:lang w:val="en-GB"/>
                </w:rPr>
                <w:delText>Stock changes</w:delText>
              </w:r>
            </w:del>
          </w:p>
        </w:tc>
        <w:tc>
          <w:tcPr>
            <w:tcW w:w="2614" w:type="pct"/>
            <w:vMerge/>
            <w:shd w:val="clear" w:color="auto" w:fill="auto"/>
            <w:tcPrChange w:id="331" w:author="Josh Browning" w:date="2015-08-31T19:33:00Z">
              <w:tcPr>
                <w:tcW w:w="2932" w:type="pct"/>
                <w:gridSpan w:val="2"/>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32" w:author="Josh Browning" w:date="2015-08-31T19:33:00Z">
            <w:trPr>
              <w:jc w:val="center"/>
            </w:trPr>
          </w:trPrChange>
        </w:trPr>
        <w:tc>
          <w:tcPr>
            <w:tcW w:w="2386" w:type="pct"/>
            <w:shd w:val="clear" w:color="auto" w:fill="auto"/>
            <w:tcPrChange w:id="333"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34" w:author="Josh Browning" w:date="2015-08-31T19:33:00Z">
              <w:r w:rsidRPr="009616CB">
                <w:rPr>
                  <w:rFonts w:ascii="Times New Roman" w:hAnsi="Times New Roman" w:cs="Times New Roman"/>
                  <w:szCs w:val="24"/>
                  <w:lang w:val="en-GB"/>
                </w:rPr>
                <w:t>Other Uses</w:t>
              </w:r>
            </w:ins>
            <w:del w:id="335" w:author="Josh Browning" w:date="2015-08-31T19:33:00Z">
              <w:r w:rsidR="00E70192" w:rsidRPr="009616CB">
                <w:rPr>
                  <w:rFonts w:ascii="Times New Roman" w:hAnsi="Times New Roman" w:cs="Times New Roman"/>
                  <w:szCs w:val="24"/>
                  <w:lang w:val="en-GB"/>
                </w:rPr>
                <w:delText>Population</w:delText>
              </w:r>
            </w:del>
          </w:p>
        </w:tc>
        <w:tc>
          <w:tcPr>
            <w:tcW w:w="2614" w:type="pct"/>
            <w:shd w:val="clear" w:color="auto" w:fill="auto"/>
            <w:cellMerge w:id="336" w:author="Josh Browning" w:date="2015-08-31T19:33:00Z" w:vMergeOrig="rest" w:vMerge="cont"/>
            <w:tcPrChange w:id="337" w:author="Josh Browning" w:date="2015-08-31T19:33:00Z">
              <w:tcPr>
                <w:tcW w:w="2932" w:type="pct"/>
                <w:gridSpan w:val="2"/>
                <w:shd w:val="clear" w:color="auto" w:fill="auto"/>
                <w:cellMerge w:id="338" w:author="Josh Browning" w:date="2015-08-31T19:33:00Z" w:vMergeOrig="rest" w:vMerge="cont"/>
              </w:tcPr>
            </w:tcPrChange>
          </w:tcPr>
          <w:p w:rsidR="00E70192" w:rsidRPr="009616CB" w:rsidRDefault="00E70192" w:rsidP="00E93C3B">
            <w:pPr>
              <w:keepNext/>
              <w:rPr>
                <w:del w:id="339" w:author="Josh Browning" w:date="2015-08-31T19:33:00Z"/>
                <w:rFonts w:ascii="Times New Roman" w:hAnsi="Times New Roman" w:cs="Times New Roman"/>
                <w:szCs w:val="24"/>
                <w:lang w:val="en-GB"/>
              </w:rPr>
            </w:pPr>
          </w:p>
          <w:p w:rsidR="00E70192" w:rsidRPr="009616CB" w:rsidRDefault="00E70192" w:rsidP="00E93C3B">
            <w:pPr>
              <w:keepNext/>
              <w:rPr>
                <w:del w:id="340" w:author="Josh Browning" w:date="2015-08-31T19:33:00Z"/>
                <w:rFonts w:ascii="Times New Roman" w:hAnsi="Times New Roman" w:cs="Times New Roman"/>
                <w:szCs w:val="24"/>
                <w:lang w:val="en-GB"/>
              </w:rPr>
            </w:pPr>
          </w:p>
          <w:p w:rsidR="00E70192" w:rsidRPr="009616CB" w:rsidRDefault="00E70192" w:rsidP="00E93C3B">
            <w:pPr>
              <w:keepNext/>
              <w:rPr>
                <w:del w:id="341" w:author="Josh Browning" w:date="2015-08-31T19:33:00Z"/>
                <w:rFonts w:ascii="Times New Roman" w:hAnsi="Times New Roman" w:cs="Times New Roman"/>
                <w:szCs w:val="24"/>
                <w:lang w:val="en-GB"/>
              </w:rPr>
            </w:pPr>
          </w:p>
          <w:p w:rsidR="00E70192" w:rsidRPr="009616CB" w:rsidRDefault="00E70192" w:rsidP="00E93C3B">
            <w:pPr>
              <w:keepNext/>
              <w:rPr>
                <w:del w:id="342" w:author="Josh Browning" w:date="2015-08-31T19:33:00Z"/>
                <w:rFonts w:ascii="Times New Roman" w:hAnsi="Times New Roman" w:cs="Times New Roman"/>
                <w:szCs w:val="24"/>
                <w:lang w:val="en-GB"/>
              </w:rPr>
            </w:pPr>
          </w:p>
          <w:p w:rsidR="008608E6" w:rsidRDefault="00E70192">
            <w:pPr>
              <w:keepNext/>
              <w:rPr>
                <w:rFonts w:ascii="Times New Roman" w:hAnsi="Times New Roman" w:cs="Times New Roman"/>
                <w:szCs w:val="24"/>
                <w:lang w:val="en-GB"/>
              </w:rPr>
              <w:pPrChange w:id="343" w:author="Josh Browning" w:date="2015-08-31T19:33:00Z">
                <w:pPr>
                  <w:keepNext/>
                  <w:jc w:val="center"/>
                </w:pPr>
              </w:pPrChange>
            </w:pPr>
            <w:moveFromRangeStart w:id="344" w:author="Josh Browning" w:date="2015-08-31T19:33:00Z" w:name="move428812917"/>
            <w:moveFrom w:id="345" w:author="Josh Browning" w:date="2015-08-31T19:33:00Z">
              <w:ins w:id="346" w:author="Josh Browning" w:date="2015-08-31T06:09:00Z">
                <w:r w:rsidRPr="009616CB">
                  <w:rPr>
                    <w:rFonts w:ascii="Times New Roman" w:hAnsi="Times New Roman" w:cs="Times New Roman"/>
                    <w:szCs w:val="24"/>
                    <w:lang w:val="en-GB"/>
                  </w:rPr>
                  <w:t>Auxiliary SUA/FBS variables</w:t>
                </w:r>
              </w:ins>
            </w:moveFrom>
            <w:moveFromRangeEnd w:id="344"/>
          </w:p>
        </w:tc>
      </w:tr>
      <w:tr w:rsidR="0063355B" w:rsidRPr="009616CB" w:rsidTr="0063355B">
        <w:trPr>
          <w:jc w:val="center"/>
        </w:trPr>
        <w:tc>
          <w:tcPr>
            <w:tcW w:w="2386" w:type="pct"/>
            <w:shd w:val="clear" w:color="auto" w:fill="auto"/>
          </w:tcPr>
          <w:p w:rsidR="008608E6" w:rsidRDefault="0063355B">
            <w:pPr>
              <w:keepNext/>
              <w:spacing w:after="0" w:line="240" w:lineRule="auto"/>
              <w:jc w:val="center"/>
              <w:rPr>
                <w:rFonts w:ascii="Times New Roman" w:hAnsi="Times New Roman" w:cs="Times New Roman"/>
                <w:szCs w:val="24"/>
                <w:lang w:val="en-GB"/>
              </w:rPr>
              <w:pPrChange w:id="347" w:author="Josh Browning" w:date="2015-08-31T19:33:00Z">
                <w:pPr>
                  <w:keepNext/>
                  <w:spacing w:after="0"/>
                  <w:jc w:val="center"/>
                </w:pPr>
              </w:pPrChange>
            </w:pPr>
            <w:ins w:id="348" w:author="Josh Browning" w:date="2015-08-31T06:05:00Z">
              <w:r w:rsidRPr="009616CB">
                <w:rPr>
                  <w:rFonts w:ascii="Times New Roman" w:hAnsi="Times New Roman" w:cs="Times New Roman"/>
                  <w:szCs w:val="24"/>
                  <w:lang w:val="en-GB"/>
                </w:rPr>
                <w:t>Population</w:t>
              </w:r>
            </w:ins>
            <w:del w:id="349" w:author="Josh Browning" w:date="2015-08-31T06:05:00Z">
              <w:r w:rsidRPr="009616CB" w:rsidDel="00CB256F">
                <w:rPr>
                  <w:rFonts w:ascii="Times New Roman" w:hAnsi="Times New Roman" w:cs="Times New Roman"/>
                  <w:szCs w:val="24"/>
                  <w:lang w:val="en-GB"/>
                </w:rPr>
                <w:delText>Stock changes</w:delText>
              </w:r>
            </w:del>
            <w:del w:id="350" w:author="Josh Browning" w:date="2015-08-31T19:33:00Z">
              <w:r w:rsidRPr="009616CB">
                <w:rPr>
                  <w:rFonts w:ascii="Times New Roman" w:hAnsi="Times New Roman" w:cs="Times New Roman"/>
                  <w:szCs w:val="24"/>
                  <w:lang w:val="en-GB"/>
                </w:rPr>
                <w:delText>Food: total calories equivalent</w:delText>
              </w:r>
            </w:del>
          </w:p>
        </w:tc>
        <w:tc>
          <w:tcPr>
            <w:tcW w:w="2614" w:type="pct"/>
            <w:vMerge w:val="restart"/>
            <w:vAlign w:val="center"/>
            <w:cellMerge w:id="351" w:author="Josh Browning" w:date="2015-08-31T19:33:00Z" w:vMergeOrig="cont" w:vMerge="rest"/>
          </w:tcPr>
          <w:p w:rsidR="008608E6" w:rsidRDefault="0063355B">
            <w:pPr>
              <w:keepNext/>
              <w:jc w:val="center"/>
              <w:rPr>
                <w:rFonts w:ascii="Times New Roman" w:hAnsi="Times New Roman" w:cs="Times New Roman"/>
                <w:szCs w:val="24"/>
                <w:lang w:val="en-GB"/>
              </w:rPr>
              <w:pPrChange w:id="352" w:author="Josh Browning" w:date="2015-08-31T19:33:00Z">
                <w:pPr>
                  <w:keepNext/>
                </w:pPr>
              </w:pPrChange>
            </w:pPr>
            <w:moveToRangeStart w:id="353" w:author="Josh Browning" w:date="2015-08-31T19:33:00Z" w:name="move428812917"/>
            <w:moveTo w:id="354" w:author="Josh Browning" w:date="2015-08-31T19:33:00Z">
              <w:r w:rsidRPr="009616CB">
                <w:rPr>
                  <w:rFonts w:ascii="Times New Roman" w:hAnsi="Times New Roman" w:cs="Times New Roman"/>
                  <w:szCs w:val="24"/>
                  <w:lang w:val="en-GB"/>
                </w:rPr>
                <w:t>Auxiliary SUA/FBS variables</w:t>
              </w:r>
            </w:moveTo>
            <w:moveToRangeEnd w:id="353"/>
          </w:p>
        </w:tc>
      </w:tr>
      <w:tr w:rsidR="0063355B" w:rsidRPr="009616CB" w:rsidTr="0063355B">
        <w:trPr>
          <w:jc w:val="center"/>
        </w:trPr>
        <w:tc>
          <w:tcPr>
            <w:tcW w:w="2386" w:type="pct"/>
            <w:shd w:val="clear" w:color="auto" w:fill="auto"/>
          </w:tcPr>
          <w:p w:rsidR="008608E6" w:rsidRDefault="0063355B">
            <w:pPr>
              <w:keepNext/>
              <w:spacing w:after="0" w:line="240" w:lineRule="auto"/>
              <w:jc w:val="center"/>
              <w:rPr>
                <w:rFonts w:ascii="Times New Roman" w:hAnsi="Times New Roman" w:cs="Times New Roman"/>
                <w:szCs w:val="24"/>
                <w:lang w:val="en-GB"/>
              </w:rPr>
              <w:pPrChange w:id="355" w:author="Josh Browning" w:date="2015-08-31T19:33:00Z">
                <w:pPr>
                  <w:keepNext/>
                  <w:spacing w:after="0"/>
                  <w:jc w:val="center"/>
                </w:pPr>
              </w:pPrChange>
            </w:pPr>
            <w:ins w:id="356" w:author="Josh Browning" w:date="2015-08-31T06:05:00Z">
              <w:r w:rsidRPr="009616CB">
                <w:rPr>
                  <w:rFonts w:ascii="Times New Roman" w:hAnsi="Times New Roman" w:cs="Times New Roman"/>
                  <w:szCs w:val="24"/>
                  <w:lang w:val="en-GB"/>
                </w:rPr>
                <w:t>Food: total calories equivalent</w:t>
              </w:r>
            </w:ins>
            <w:del w:id="357" w:author="Josh Browning" w:date="2015-08-31T06:05:00Z">
              <w:r w:rsidRPr="009616CB" w:rsidDel="00CB256F">
                <w:rPr>
                  <w:rFonts w:ascii="Times New Roman" w:hAnsi="Times New Roman" w:cs="Times New Roman"/>
                  <w:szCs w:val="24"/>
                  <w:lang w:val="en-GB"/>
                </w:rPr>
                <w:delText>Population</w:delText>
              </w:r>
            </w:del>
            <w:del w:id="358" w:author="Josh Browning" w:date="2015-08-31T19:33:00Z">
              <w:r w:rsidRPr="009616CB">
                <w:rPr>
                  <w:rFonts w:ascii="Times New Roman" w:hAnsi="Times New Roman" w:cs="Times New Roman"/>
                  <w:szCs w:val="24"/>
                  <w:lang w:val="en-GB"/>
                </w:rPr>
                <w:delText>Calories/caput/day</w:delText>
              </w:r>
            </w:del>
          </w:p>
        </w:tc>
        <w:tc>
          <w:tcPr>
            <w:tcW w:w="2614" w:type="pct"/>
            <w:vMerge/>
            <w:cellMerge w:id="359"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60" w:author="Josh Browning" w:date="2015-08-31T06:05:00Z">
              <w:r w:rsidRPr="009616CB">
                <w:rPr>
                  <w:rFonts w:ascii="Times New Roman" w:hAnsi="Times New Roman" w:cs="Times New Roman"/>
                  <w:szCs w:val="24"/>
                  <w:lang w:val="en-GB"/>
                </w:rPr>
                <w:t>Calories/caput/day</w:t>
              </w:r>
            </w:ins>
            <w:del w:id="361" w:author="Josh Browning" w:date="2015-08-31T06:05:00Z">
              <w:r w:rsidRPr="009616CB" w:rsidDel="00CB256F">
                <w:rPr>
                  <w:rFonts w:ascii="Times New Roman" w:hAnsi="Times New Roman" w:cs="Times New Roman"/>
                  <w:szCs w:val="24"/>
                  <w:lang w:val="en-GB"/>
                </w:rPr>
                <w:delText>Food</w:delText>
              </w:r>
            </w:del>
            <w:del w:id="362" w:author="Josh Browning" w:date="2015-08-31T19:33:00Z">
              <w:r w:rsidRPr="009616CB">
                <w:rPr>
                  <w:rFonts w:ascii="Times New Roman" w:hAnsi="Times New Roman" w:cs="Times New Roman"/>
                  <w:szCs w:val="24"/>
                  <w:lang w:val="en-GB"/>
                </w:rPr>
                <w:delText>Food</w:delText>
              </w:r>
            </w:del>
            <w:del w:id="363"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calories</w:delText>
              </w:r>
            </w:del>
            <w:del w:id="364" w:author="Josh Browning" w:date="2015-08-31T19:33:00Z">
              <w:r w:rsidRPr="009616CB">
                <w:rPr>
                  <w:rFonts w:ascii="Times New Roman" w:hAnsi="Times New Roman" w:cs="Times New Roman"/>
                  <w:szCs w:val="24"/>
                  <w:lang w:val="en-GB"/>
                </w:rPr>
                <w:delText>protein</w:delText>
              </w:r>
            </w:del>
            <w:del w:id="365" w:author="Josh Browning" w:date="2015-08-31T06:05:00Z">
              <w:r w:rsidRPr="009616CB">
                <w:rPr>
                  <w:rFonts w:ascii="Times New Roman" w:hAnsi="Times New Roman" w:cs="Times New Roman"/>
                  <w:szCs w:val="24"/>
                  <w:lang w:val="en-GB"/>
                </w:rPr>
                <w:delText xml:space="preserve"> equivalent</w:delText>
              </w:r>
            </w:del>
          </w:p>
        </w:tc>
        <w:tc>
          <w:tcPr>
            <w:tcW w:w="2614" w:type="pct"/>
            <w:vMerge/>
            <w:cellMerge w:id="366"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67" w:author="Josh Browning" w:date="2015-08-31T06:05:00Z">
              <w:r w:rsidRPr="009616CB">
                <w:rPr>
                  <w:rFonts w:ascii="Times New Roman" w:hAnsi="Times New Roman" w:cs="Times New Roman"/>
                  <w:szCs w:val="24"/>
                  <w:lang w:val="en-GB"/>
                </w:rPr>
                <w:t>Food: total protein equivalent</w:t>
              </w:r>
            </w:ins>
            <w:del w:id="368" w:author="Josh Browning" w:date="2015-08-31T06:05:00Z">
              <w:r w:rsidRPr="009616CB" w:rsidDel="00CB256F">
                <w:rPr>
                  <w:rFonts w:ascii="Times New Roman" w:hAnsi="Times New Roman" w:cs="Times New Roman"/>
                  <w:szCs w:val="24"/>
                  <w:lang w:val="en-GB"/>
                </w:rPr>
                <w:delText>Calories</w:delText>
              </w:r>
            </w:del>
            <w:del w:id="369" w:author="Josh Browning" w:date="2015-08-31T19:33:00Z">
              <w:r w:rsidRPr="009616CB">
                <w:rPr>
                  <w:rFonts w:ascii="Times New Roman" w:hAnsi="Times New Roman" w:cs="Times New Roman"/>
                  <w:szCs w:val="24"/>
                  <w:lang w:val="en-GB"/>
                </w:rPr>
                <w:delText>Proteins</w:delText>
              </w:r>
            </w:del>
            <w:del w:id="370" w:author="Josh Browning" w:date="2015-08-31T06:05:00Z">
              <w:r w:rsidRPr="009616CB">
                <w:rPr>
                  <w:rFonts w:ascii="Times New Roman" w:hAnsi="Times New Roman" w:cs="Times New Roman"/>
                  <w:szCs w:val="24"/>
                  <w:lang w:val="en-GB"/>
                </w:rPr>
                <w:delText>/caput/day</w:delText>
              </w:r>
            </w:del>
          </w:p>
        </w:tc>
        <w:tc>
          <w:tcPr>
            <w:tcW w:w="2614" w:type="pct"/>
            <w:vMerge/>
            <w:cellMerge w:id="371"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372" w:author="Josh Browning" w:date="2015-08-31T06:05:00Z">
              <w:r w:rsidRPr="009616CB">
                <w:rPr>
                  <w:rFonts w:ascii="Times New Roman" w:hAnsi="Times New Roman" w:cs="Times New Roman"/>
                  <w:szCs w:val="24"/>
                  <w:lang w:val="en-GB"/>
                </w:rPr>
                <w:t>Proteins/caput/day</w:t>
              </w:r>
            </w:ins>
            <w:del w:id="373" w:author="Josh Browning" w:date="2015-08-31T06:05:00Z">
              <w:r w:rsidRPr="009616CB" w:rsidDel="00CB256F">
                <w:rPr>
                  <w:rFonts w:ascii="Times New Roman" w:hAnsi="Times New Roman" w:cs="Times New Roman"/>
                  <w:szCs w:val="24"/>
                  <w:lang w:val="en-GB"/>
                </w:rPr>
                <w:delText>Food</w:delText>
              </w:r>
            </w:del>
            <w:del w:id="374" w:author="Josh Browning" w:date="2015-08-31T19:33:00Z">
              <w:r w:rsidRPr="009616CB">
                <w:rPr>
                  <w:rFonts w:ascii="Times New Roman" w:hAnsi="Times New Roman" w:cs="Times New Roman"/>
                  <w:szCs w:val="24"/>
                  <w:lang w:val="en-GB"/>
                </w:rPr>
                <w:delText>Food</w:delText>
              </w:r>
            </w:del>
            <w:del w:id="375"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protein</w:delText>
              </w:r>
            </w:del>
            <w:del w:id="376" w:author="Josh Browning" w:date="2015-08-31T19:33:00Z">
              <w:r w:rsidRPr="009616CB">
                <w:rPr>
                  <w:rFonts w:ascii="Times New Roman" w:hAnsi="Times New Roman" w:cs="Times New Roman"/>
                  <w:szCs w:val="24"/>
                  <w:lang w:val="en-GB"/>
                </w:rPr>
                <w:delText>fats</w:delText>
              </w:r>
            </w:del>
            <w:del w:id="377" w:author="Josh Browning" w:date="2015-08-31T06:05:00Z">
              <w:r w:rsidRPr="009616CB">
                <w:rPr>
                  <w:rFonts w:ascii="Times New Roman" w:hAnsi="Times New Roman" w:cs="Times New Roman"/>
                  <w:szCs w:val="24"/>
                  <w:lang w:val="en-GB"/>
                </w:rPr>
                <w:delText xml:space="preserve"> equivalent</w:delText>
              </w:r>
            </w:del>
          </w:p>
        </w:tc>
        <w:tc>
          <w:tcPr>
            <w:tcW w:w="2614" w:type="pct"/>
            <w:vMerge/>
            <w:cellMerge w:id="378"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8608E6" w:rsidRDefault="0063355B">
            <w:pPr>
              <w:keepNext/>
              <w:spacing w:after="0"/>
              <w:jc w:val="center"/>
              <w:rPr>
                <w:rFonts w:ascii="Times New Roman" w:hAnsi="Times New Roman" w:cs="Times New Roman"/>
                <w:szCs w:val="24"/>
                <w:lang w:val="en-GB"/>
              </w:rPr>
              <w:pPrChange w:id="379" w:author="Josh Browning" w:date="2015-08-31T19:33:00Z">
                <w:pPr>
                  <w:keepNext/>
                  <w:spacing w:after="0" w:line="240" w:lineRule="auto"/>
                  <w:jc w:val="center"/>
                </w:pPr>
              </w:pPrChange>
            </w:pPr>
            <w:ins w:id="380" w:author="Josh Browning" w:date="2015-08-31T06:05:00Z">
              <w:r w:rsidRPr="009616CB">
                <w:rPr>
                  <w:rFonts w:ascii="Times New Roman" w:hAnsi="Times New Roman" w:cs="Times New Roman"/>
                  <w:szCs w:val="24"/>
                  <w:lang w:val="en-GB"/>
                </w:rPr>
                <w:t>Food: total fats equivalent</w:t>
              </w:r>
            </w:ins>
            <w:del w:id="381" w:author="Josh Browning" w:date="2015-08-31T06:05:00Z">
              <w:r w:rsidRPr="009616CB" w:rsidDel="00CB256F">
                <w:rPr>
                  <w:rFonts w:ascii="Times New Roman" w:hAnsi="Times New Roman" w:cs="Times New Roman"/>
                  <w:szCs w:val="24"/>
                  <w:lang w:val="en-GB"/>
                </w:rPr>
                <w:delText>Proteins</w:delText>
              </w:r>
            </w:del>
            <w:del w:id="382" w:author="Josh Browning" w:date="2015-08-31T19:33:00Z">
              <w:r w:rsidRPr="009616CB">
                <w:rPr>
                  <w:rFonts w:ascii="Times New Roman" w:hAnsi="Times New Roman" w:cs="Times New Roman"/>
                  <w:szCs w:val="24"/>
                  <w:lang w:val="en-GB"/>
                </w:rPr>
                <w:delText>Fats</w:delText>
              </w:r>
            </w:del>
            <w:del w:id="383" w:author="Josh Browning" w:date="2015-08-31T06:05:00Z">
              <w:r w:rsidRPr="009616CB">
                <w:rPr>
                  <w:rFonts w:ascii="Times New Roman" w:hAnsi="Times New Roman" w:cs="Times New Roman"/>
                  <w:szCs w:val="24"/>
                  <w:lang w:val="en-GB"/>
                </w:rPr>
                <w:delText>/caput/day</w:delText>
              </w:r>
            </w:del>
          </w:p>
        </w:tc>
        <w:tc>
          <w:tcPr>
            <w:tcW w:w="2614" w:type="pct"/>
            <w:vMerge/>
            <w:cellMerge w:id="384"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8608E6" w:rsidRDefault="0063355B">
            <w:pPr>
              <w:keepNext/>
              <w:spacing w:after="0"/>
              <w:jc w:val="center"/>
              <w:rPr>
                <w:rFonts w:ascii="Times New Roman" w:hAnsi="Times New Roman" w:cs="Times New Roman"/>
                <w:szCs w:val="24"/>
                <w:lang w:val="en-GB"/>
              </w:rPr>
              <w:pPrChange w:id="385" w:author="Josh Browning" w:date="2015-08-31T19:33:00Z">
                <w:pPr>
                  <w:keepNext/>
                  <w:spacing w:after="0" w:line="240" w:lineRule="auto"/>
                  <w:jc w:val="center"/>
                </w:pPr>
              </w:pPrChange>
            </w:pPr>
            <w:ins w:id="386" w:author="Josh Browning" w:date="2015-08-31T06:05:00Z">
              <w:r w:rsidRPr="009616CB">
                <w:rPr>
                  <w:rFonts w:ascii="Times New Roman" w:hAnsi="Times New Roman" w:cs="Times New Roman"/>
                  <w:szCs w:val="24"/>
                  <w:lang w:val="en-GB"/>
                </w:rPr>
                <w:t>Fats/caput/day</w:t>
              </w:r>
            </w:ins>
            <w:del w:id="387" w:author="Josh Browning" w:date="2015-08-31T06:05:00Z">
              <w:r w:rsidRPr="009616CB" w:rsidDel="00CB256F">
                <w:rPr>
                  <w:rFonts w:ascii="Times New Roman" w:hAnsi="Times New Roman" w:cs="Times New Roman"/>
                  <w:szCs w:val="24"/>
                  <w:lang w:val="en-GB"/>
                </w:rPr>
                <w:delText>Food: total fats equivalent</w:delText>
              </w:r>
            </w:del>
            <w:del w:id="388" w:author="Josh Browning" w:date="2015-08-31T19:33:00Z">
              <w:r w:rsidRPr="009616CB">
                <w:rPr>
                  <w:rFonts w:ascii="Times New Roman" w:hAnsi="Times New Roman" w:cs="Times New Roman"/>
                  <w:szCs w:val="24"/>
                  <w:lang w:val="en-GB"/>
                </w:rPr>
                <w:delText>Area sown</w:delText>
              </w:r>
            </w:del>
          </w:p>
        </w:tc>
        <w:tc>
          <w:tcPr>
            <w:tcW w:w="2614" w:type="pct"/>
            <w:vMerge/>
            <w:cellMerge w:id="389"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line="240" w:lineRule="auto"/>
              <w:jc w:val="center"/>
              <w:rPr>
                <w:rFonts w:ascii="Times New Roman" w:hAnsi="Times New Roman" w:cs="Times New Roman"/>
                <w:szCs w:val="24"/>
                <w:lang w:val="en-GB"/>
              </w:rPr>
            </w:pPr>
            <w:ins w:id="390" w:author="Josh Browning" w:date="2015-08-31T06:05:00Z">
              <w:r w:rsidRPr="009616CB">
                <w:rPr>
                  <w:rFonts w:ascii="Times New Roman" w:hAnsi="Times New Roman" w:cs="Times New Roman"/>
                  <w:szCs w:val="24"/>
                  <w:lang w:val="en-GB"/>
                </w:rPr>
                <w:t>Area sown</w:t>
              </w:r>
            </w:ins>
            <w:del w:id="391" w:author="Josh Browning" w:date="2015-08-31T06:05:00Z">
              <w:r w:rsidRPr="009616CB" w:rsidDel="00CB256F">
                <w:rPr>
                  <w:rFonts w:ascii="Times New Roman" w:hAnsi="Times New Roman" w:cs="Times New Roman"/>
                  <w:szCs w:val="24"/>
                  <w:lang w:val="en-GB"/>
                </w:rPr>
                <w:delText>Fats/caput/day</w:delText>
              </w:r>
            </w:del>
            <w:del w:id="392" w:author="Josh Browning" w:date="2015-08-31T19:33:00Z">
              <w:r w:rsidRPr="009616CB">
                <w:rPr>
                  <w:rFonts w:ascii="Times New Roman" w:hAnsi="Times New Roman" w:cs="Times New Roman"/>
                  <w:szCs w:val="24"/>
                  <w:lang w:val="en-GB"/>
                </w:rPr>
                <w:delText>harvested</w:delText>
              </w:r>
            </w:del>
          </w:p>
        </w:tc>
        <w:tc>
          <w:tcPr>
            <w:tcW w:w="2614" w:type="pct"/>
            <w:vMerge/>
            <w:cellMerge w:id="393"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line="240" w:lineRule="auto"/>
              <w:jc w:val="center"/>
              <w:rPr>
                <w:rFonts w:ascii="Times New Roman" w:hAnsi="Times New Roman" w:cs="Times New Roman"/>
                <w:szCs w:val="24"/>
                <w:lang w:val="en-GB"/>
              </w:rPr>
            </w:pPr>
            <w:ins w:id="394" w:author="Josh Browning" w:date="2015-08-31T06:05:00Z">
              <w:r w:rsidRPr="009616CB">
                <w:rPr>
                  <w:rFonts w:ascii="Times New Roman" w:hAnsi="Times New Roman" w:cs="Times New Roman"/>
                  <w:szCs w:val="24"/>
                  <w:lang w:val="en-GB"/>
                </w:rPr>
                <w:t>Area harvested</w:t>
              </w:r>
            </w:ins>
            <w:del w:id="395" w:author="Josh Browning" w:date="2015-08-31T06:05:00Z">
              <w:r w:rsidRPr="009616CB" w:rsidDel="00CB256F">
                <w:rPr>
                  <w:rFonts w:ascii="Times New Roman" w:hAnsi="Times New Roman" w:cs="Times New Roman"/>
                  <w:szCs w:val="24"/>
                  <w:lang w:val="en-GB"/>
                </w:rPr>
                <w:delText>Area sown</w:delText>
              </w:r>
            </w:del>
            <w:del w:id="396" w:author="Josh Browning" w:date="2015-08-31T19:33:00Z">
              <w:r w:rsidRPr="009616CB">
                <w:rPr>
                  <w:rFonts w:ascii="Times New Roman" w:hAnsi="Times New Roman" w:cs="Times New Roman"/>
                  <w:szCs w:val="24"/>
                  <w:lang w:val="en-GB"/>
                </w:rPr>
                <w:delText>Yield</w:delText>
              </w:r>
            </w:del>
          </w:p>
        </w:tc>
        <w:tc>
          <w:tcPr>
            <w:tcW w:w="2614" w:type="pct"/>
            <w:vMerge/>
            <w:cellMerge w:id="397"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8608E6" w:rsidRDefault="0063355B">
            <w:pPr>
              <w:keepNext/>
              <w:spacing w:after="0" w:line="240" w:lineRule="auto"/>
              <w:jc w:val="center"/>
              <w:rPr>
                <w:rFonts w:ascii="Times New Roman" w:hAnsi="Times New Roman" w:cs="Times New Roman"/>
                <w:szCs w:val="24"/>
                <w:lang w:val="en-GB"/>
              </w:rPr>
              <w:pPrChange w:id="398" w:author="Josh Browning" w:date="2015-08-31T19:33:00Z">
                <w:pPr>
                  <w:keepNext/>
                  <w:spacing w:after="0"/>
                  <w:jc w:val="center"/>
                </w:pPr>
              </w:pPrChange>
            </w:pPr>
            <w:ins w:id="399" w:author="Josh Browning" w:date="2015-08-31T06:05:00Z">
              <w:r w:rsidRPr="009616CB">
                <w:rPr>
                  <w:rFonts w:ascii="Times New Roman" w:hAnsi="Times New Roman" w:cs="Times New Roman"/>
                  <w:szCs w:val="24"/>
                  <w:lang w:val="en-GB"/>
                </w:rPr>
                <w:t>Yield</w:t>
              </w:r>
            </w:ins>
            <w:del w:id="400" w:author="Josh Browning" w:date="2015-08-31T06:05:00Z">
              <w:r w:rsidRPr="009616CB" w:rsidDel="00CB256F">
                <w:rPr>
                  <w:rFonts w:ascii="Times New Roman" w:hAnsi="Times New Roman" w:cs="Times New Roman"/>
                  <w:szCs w:val="24"/>
                  <w:lang w:val="en-GB"/>
                </w:rPr>
                <w:delText>Area harvested</w:delText>
              </w:r>
            </w:del>
            <w:del w:id="401" w:author="Josh Browning" w:date="2015-08-31T19:33:00Z">
              <w:r w:rsidRPr="009616CB">
                <w:rPr>
                  <w:rFonts w:ascii="Times New Roman" w:hAnsi="Times New Roman" w:cs="Times New Roman"/>
                  <w:szCs w:val="24"/>
                  <w:lang w:val="en-GB"/>
                </w:rPr>
                <w:delText>Processed</w:delText>
              </w:r>
            </w:del>
          </w:p>
        </w:tc>
        <w:tc>
          <w:tcPr>
            <w:tcW w:w="2614" w:type="pct"/>
            <w:vMerge/>
            <w:cellMerge w:id="402"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8608E6" w:rsidRDefault="0063355B">
            <w:pPr>
              <w:keepNext/>
              <w:spacing w:after="0" w:line="240" w:lineRule="auto"/>
              <w:jc w:val="center"/>
              <w:rPr>
                <w:rFonts w:ascii="Times New Roman" w:hAnsi="Times New Roman" w:cs="Times New Roman"/>
                <w:szCs w:val="24"/>
                <w:lang w:val="en-GB"/>
              </w:rPr>
              <w:pPrChange w:id="403" w:author="Josh Browning" w:date="2015-08-31T19:33:00Z">
                <w:pPr>
                  <w:keepNext/>
                  <w:spacing w:after="0"/>
                  <w:jc w:val="center"/>
                </w:pPr>
              </w:pPrChange>
            </w:pPr>
            <w:ins w:id="404" w:author="Josh Browning" w:date="2015-08-31T06:05:00Z">
              <w:r w:rsidRPr="009616CB">
                <w:rPr>
                  <w:rFonts w:ascii="Times New Roman" w:hAnsi="Times New Roman" w:cs="Times New Roman"/>
                  <w:szCs w:val="24"/>
                  <w:lang w:val="en-GB"/>
                </w:rPr>
                <w:t>Processed</w:t>
              </w:r>
            </w:ins>
            <w:del w:id="405" w:author="Josh Browning" w:date="2015-08-31T06:05:00Z">
              <w:r w:rsidRPr="009616CB" w:rsidDel="00CB256F">
                <w:rPr>
                  <w:rFonts w:ascii="Times New Roman" w:hAnsi="Times New Roman" w:cs="Times New Roman"/>
                  <w:szCs w:val="24"/>
                  <w:lang w:val="en-GB"/>
                </w:rPr>
                <w:delText>Yield</w:delText>
              </w:r>
            </w:del>
            <w:del w:id="406" w:author="Josh Browning" w:date="2015-08-31T19:33:00Z">
              <w:r w:rsidRPr="009616CB">
                <w:rPr>
                  <w:rFonts w:ascii="Times New Roman" w:hAnsi="Times New Roman" w:cs="Times New Roman"/>
                  <w:szCs w:val="24"/>
                  <w:lang w:val="en-GB"/>
                </w:rPr>
                <w:delText>Stock</w:delText>
              </w:r>
            </w:del>
          </w:p>
        </w:tc>
        <w:tc>
          <w:tcPr>
            <w:tcW w:w="2614" w:type="pct"/>
            <w:vMerge/>
            <w:cellMerge w:id="407"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408" w:author="Josh Browning" w:date="2015-08-31T06:05:00Z">
              <w:r w:rsidRPr="009616CB">
                <w:rPr>
                  <w:rFonts w:ascii="Times New Roman" w:hAnsi="Times New Roman" w:cs="Times New Roman"/>
                  <w:szCs w:val="24"/>
                  <w:lang w:val="en-GB"/>
                </w:rPr>
                <w:t>Stock</w:t>
              </w:r>
            </w:ins>
            <w:del w:id="409" w:author="Josh Browning" w:date="2015-08-31T06:05:00Z">
              <w:r w:rsidRPr="009616CB" w:rsidDel="00CB256F">
                <w:rPr>
                  <w:rFonts w:ascii="Times New Roman" w:hAnsi="Times New Roman" w:cs="Times New Roman"/>
                  <w:szCs w:val="24"/>
                  <w:lang w:val="en-GB"/>
                </w:rPr>
                <w:delText>Processed</w:delText>
              </w:r>
            </w:del>
            <w:del w:id="410" w:author="Josh Browning" w:date="2015-08-31T19:33:00Z">
              <w:r w:rsidRPr="009616CB">
                <w:rPr>
                  <w:rFonts w:ascii="Times New Roman" w:hAnsi="Times New Roman" w:cs="Times New Roman"/>
                  <w:szCs w:val="24"/>
                  <w:lang w:val="en-GB"/>
                </w:rPr>
                <w:delText>Slaughtered</w:delText>
              </w:r>
            </w:del>
          </w:p>
        </w:tc>
        <w:tc>
          <w:tcPr>
            <w:tcW w:w="2614" w:type="pct"/>
            <w:vMerge/>
            <w:cellMerge w:id="411"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412" w:author="Josh Browning" w:date="2015-08-31T06:05:00Z">
              <w:r w:rsidRPr="009616CB">
                <w:rPr>
                  <w:rFonts w:ascii="Times New Roman" w:hAnsi="Times New Roman" w:cs="Times New Roman"/>
                  <w:szCs w:val="24"/>
                  <w:lang w:val="en-GB"/>
                </w:rPr>
                <w:t>Slaughtered</w:t>
              </w:r>
            </w:ins>
            <w:del w:id="413" w:author="Josh Browning" w:date="2015-08-31T06:05:00Z">
              <w:r w:rsidRPr="009616CB" w:rsidDel="00CB256F">
                <w:rPr>
                  <w:rFonts w:ascii="Times New Roman" w:hAnsi="Times New Roman" w:cs="Times New Roman"/>
                  <w:szCs w:val="24"/>
                  <w:lang w:val="en-GB"/>
                </w:rPr>
                <w:delText>Stock</w:delText>
              </w:r>
            </w:del>
            <w:del w:id="414" w:author="Josh Browning" w:date="2015-08-31T19:33:00Z">
              <w:r w:rsidRPr="009616CB">
                <w:rPr>
                  <w:rFonts w:ascii="Times New Roman" w:hAnsi="Times New Roman" w:cs="Times New Roman"/>
                  <w:szCs w:val="24"/>
                  <w:lang w:val="en-GB"/>
                </w:rPr>
                <w:delText>Carcass weight</w:delText>
              </w:r>
            </w:del>
          </w:p>
        </w:tc>
        <w:tc>
          <w:tcPr>
            <w:tcW w:w="2614" w:type="pct"/>
            <w:vMerge/>
            <w:cellMerge w:id="415"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416" w:author="Josh Browning" w:date="2015-08-31T06:05:00Z">
              <w:r w:rsidRPr="009616CB">
                <w:rPr>
                  <w:rFonts w:ascii="Times New Roman" w:hAnsi="Times New Roman" w:cs="Times New Roman"/>
                  <w:szCs w:val="24"/>
                  <w:lang w:val="en-GB"/>
                </w:rPr>
                <w:t>Carcass weight</w:t>
              </w:r>
            </w:ins>
            <w:del w:id="417" w:author="Josh Browning" w:date="2015-08-31T06:05:00Z">
              <w:r w:rsidRPr="009616CB" w:rsidDel="00CB256F">
                <w:rPr>
                  <w:rFonts w:ascii="Times New Roman" w:hAnsi="Times New Roman" w:cs="Times New Roman"/>
                  <w:szCs w:val="24"/>
                  <w:lang w:val="en-GB"/>
                </w:rPr>
                <w:delText>Slaughtered</w:delText>
              </w:r>
            </w:del>
            <w:del w:id="418" w:author="Josh Browning" w:date="2015-08-31T19:33:00Z">
              <w:r w:rsidRPr="009616CB">
                <w:rPr>
                  <w:rFonts w:ascii="Times New Roman" w:hAnsi="Times New Roman" w:cs="Times New Roman"/>
                  <w:szCs w:val="24"/>
                  <w:lang w:val="en-GB"/>
                </w:rPr>
                <w:delText>Input</w:delText>
              </w:r>
            </w:del>
          </w:p>
        </w:tc>
        <w:tc>
          <w:tcPr>
            <w:tcW w:w="2614" w:type="pct"/>
            <w:vMerge/>
            <w:cellMerge w:id="419"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
        <w:tc>
          <w:tcPr>
            <w:tcW w:w="2386" w:type="pct"/>
            <w:shd w:val="clear" w:color="auto" w:fill="auto"/>
          </w:tcPr>
          <w:p w:rsidR="0063355B" w:rsidRPr="009616CB" w:rsidRDefault="0063355B" w:rsidP="00E93C3B">
            <w:pPr>
              <w:keepNext/>
              <w:spacing w:after="0"/>
              <w:jc w:val="center"/>
              <w:rPr>
                <w:rFonts w:ascii="Times New Roman" w:hAnsi="Times New Roman" w:cs="Times New Roman"/>
                <w:szCs w:val="24"/>
                <w:lang w:val="en-GB"/>
              </w:rPr>
            </w:pPr>
            <w:ins w:id="420" w:author="Josh Browning" w:date="2015-08-31T06:05:00Z">
              <w:r w:rsidRPr="009616CB">
                <w:rPr>
                  <w:rFonts w:ascii="Times New Roman" w:hAnsi="Times New Roman" w:cs="Times New Roman"/>
                  <w:szCs w:val="24"/>
                  <w:lang w:val="en-GB"/>
                </w:rPr>
                <w:t>Input</w:t>
              </w:r>
            </w:ins>
            <w:del w:id="421" w:author="Josh Browning" w:date="2015-08-31T06:05:00Z">
              <w:r w:rsidRPr="009616CB" w:rsidDel="00CB256F">
                <w:rPr>
                  <w:rFonts w:ascii="Times New Roman" w:hAnsi="Times New Roman" w:cs="Times New Roman"/>
                  <w:szCs w:val="24"/>
                  <w:lang w:val="en-GB"/>
                </w:rPr>
                <w:delText>Carcass weight</w:delText>
              </w:r>
            </w:del>
            <w:del w:id="422" w:author="Josh Browning" w:date="2015-08-31T19:33:00Z">
              <w:r w:rsidRPr="009616CB">
                <w:rPr>
                  <w:rFonts w:ascii="Times New Roman" w:hAnsi="Times New Roman" w:cs="Times New Roman"/>
                  <w:szCs w:val="24"/>
                  <w:lang w:val="en-GB"/>
                </w:rPr>
                <w:delText>Extraction rate</w:delText>
              </w:r>
            </w:del>
          </w:p>
        </w:tc>
        <w:tc>
          <w:tcPr>
            <w:tcW w:w="2614" w:type="pct"/>
            <w:vMerge/>
            <w:cellMerge w:id="423" w:author="Josh Browning" w:date="2015-08-31T19:33:00Z" w:vMergeOrig="cont"/>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ins w:id="424" w:author="Josh Browning" w:date="2015-08-31T19:33:00Z"/>
        </w:trPr>
        <w:tc>
          <w:tcPr>
            <w:tcW w:w="2386" w:type="pct"/>
            <w:shd w:val="clear" w:color="auto" w:fill="auto"/>
          </w:tcPr>
          <w:p w:rsidR="0063355B" w:rsidRPr="009616CB" w:rsidRDefault="0063355B" w:rsidP="00E93C3B">
            <w:pPr>
              <w:keepNext/>
              <w:spacing w:after="0"/>
              <w:jc w:val="center"/>
              <w:rPr>
                <w:ins w:id="425" w:author="Josh Browning" w:date="2015-08-31T19:33:00Z"/>
                <w:rFonts w:ascii="Times New Roman" w:hAnsi="Times New Roman" w:cs="Times New Roman"/>
                <w:szCs w:val="24"/>
                <w:lang w:val="en-GB"/>
              </w:rPr>
            </w:pPr>
            <w:ins w:id="426" w:author="Josh Browning" w:date="2015-08-31T06:05:00Z">
              <w:r w:rsidRPr="009616CB">
                <w:rPr>
                  <w:rFonts w:ascii="Times New Roman" w:hAnsi="Times New Roman" w:cs="Times New Roman"/>
                  <w:szCs w:val="24"/>
                  <w:lang w:val="en-GB"/>
                </w:rPr>
                <w:t>Extraction rate</w:t>
              </w:r>
            </w:ins>
            <w:del w:id="427" w:author="Josh Browning" w:date="2015-08-31T06:05:00Z">
              <w:r w:rsidRPr="009616CB" w:rsidDel="00CB256F">
                <w:rPr>
                  <w:rFonts w:ascii="Times New Roman" w:hAnsi="Times New Roman" w:cs="Times New Roman"/>
                  <w:szCs w:val="24"/>
                  <w:lang w:val="en-GB"/>
                </w:rPr>
                <w:delText>Input</w:delText>
              </w:r>
            </w:del>
          </w:p>
        </w:tc>
        <w:tc>
          <w:tcPr>
            <w:tcW w:w="2614" w:type="pct"/>
            <w:vMerge/>
            <w:cellMerge w:id="428" w:author="Josh Browning" w:date="2015-08-31T19:33:00Z" w:vMergeOrig="cont"/>
          </w:tcPr>
          <w:p w:rsidR="0063355B" w:rsidRPr="009616CB" w:rsidRDefault="0063355B" w:rsidP="00E93C3B">
            <w:pPr>
              <w:keepNext/>
              <w:rPr>
                <w:ins w:id="429" w:author="Josh Browning" w:date="2015-08-31T06:08:00Z"/>
                <w:rFonts w:ascii="Times New Roman" w:hAnsi="Times New Roman" w:cs="Times New Roman"/>
                <w:szCs w:val="24"/>
                <w:lang w:val="en-GB"/>
              </w:rPr>
            </w:pPr>
          </w:p>
        </w:tc>
      </w:tr>
      <w:tr w:rsidR="0063355B" w:rsidRPr="009616CB" w:rsidTr="0063355B">
        <w:trPr>
          <w:jc w:val="center"/>
          <w:ins w:id="430" w:author="Josh Browning" w:date="2015-08-31T19:33:00Z"/>
        </w:trPr>
        <w:tc>
          <w:tcPr>
            <w:tcW w:w="2386" w:type="pct"/>
            <w:shd w:val="clear" w:color="auto" w:fill="auto"/>
          </w:tcPr>
          <w:p w:rsidR="0063355B" w:rsidRPr="009616CB" w:rsidRDefault="0063355B" w:rsidP="00E93C3B">
            <w:pPr>
              <w:keepNext/>
              <w:spacing w:after="0"/>
              <w:jc w:val="center"/>
              <w:rPr>
                <w:ins w:id="431" w:author="Josh Browning" w:date="2015-08-31T19:33:00Z"/>
                <w:rFonts w:ascii="Times New Roman" w:hAnsi="Times New Roman" w:cs="Times New Roman"/>
                <w:szCs w:val="24"/>
                <w:lang w:val="en-GB"/>
              </w:rPr>
            </w:pPr>
            <w:del w:id="432" w:author="Josh Browning" w:date="2015-08-31T06:05:00Z">
              <w:r w:rsidRPr="009616CB" w:rsidDel="004122CA">
                <w:rPr>
                  <w:rFonts w:ascii="Times New Roman" w:hAnsi="Times New Roman" w:cs="Times New Roman"/>
                  <w:szCs w:val="24"/>
                  <w:lang w:val="en-GB"/>
                </w:rPr>
                <w:delText>Extraction rate</w:delText>
              </w:r>
            </w:del>
          </w:p>
        </w:tc>
        <w:tc>
          <w:tcPr>
            <w:tcW w:w="2614" w:type="pct"/>
            <w:vMerge/>
            <w:cellMerge w:id="433" w:author="Josh Browning" w:date="2015-08-31T19:33:00Z" w:vMergeOrig="cont"/>
          </w:tcPr>
          <w:p w:rsidR="0063355B" w:rsidRPr="009616CB" w:rsidRDefault="0063355B" w:rsidP="00E93C3B">
            <w:pPr>
              <w:keepNext/>
              <w:rPr>
                <w:ins w:id="434" w:author="Josh Browning" w:date="2015-08-31T06:08:00Z"/>
                <w:rFonts w:ascii="Times New Roman" w:hAnsi="Times New Roman" w:cs="Times New Roman"/>
                <w:szCs w:val="24"/>
                <w:lang w:val="en-GB"/>
              </w:rPr>
            </w:pPr>
          </w:p>
        </w:tc>
      </w:tr>
    </w:tbl>
    <w:p w:rsidR="00E70192" w:rsidRPr="009616CB" w:rsidRDefault="00E70192" w:rsidP="00E70192">
      <w:pPr>
        <w:rPr>
          <w:rFonts w:ascii="Times New Roman" w:hAnsi="Times New Roman" w:cs="Times New Roman"/>
          <w:szCs w:val="24"/>
          <w:lang w:val="en-GB"/>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E93C3B">
      <w:pPr>
        <w:pStyle w:val="Heading2"/>
      </w:pPr>
      <w:bookmarkStart w:id="435" w:name="_Toc428383823"/>
      <w:bookmarkStart w:id="436" w:name="_Toc428436045"/>
      <w:bookmarkStart w:id="437" w:name="_Toc428436346"/>
      <w:bookmarkStart w:id="438" w:name="_Toc428436472"/>
      <w:r w:rsidRPr="009616CB">
        <w:lastRenderedPageBreak/>
        <w:t>Sources and collection of FBS</w:t>
      </w:r>
      <w:r w:rsidR="004F65E4" w:rsidRPr="009616CB">
        <w:t xml:space="preserve"> data</w:t>
      </w:r>
      <w:bookmarkEnd w:id="435"/>
      <w:bookmarkEnd w:id="436"/>
      <w:bookmarkEnd w:id="437"/>
      <w:bookmarkEnd w:id="438"/>
    </w:p>
    <w:p w:rsidR="004F65E4" w:rsidRPr="009616CB" w:rsidRDefault="004F65E4" w:rsidP="004F65E4">
      <w:pPr>
        <w:rPr>
          <w:rFonts w:ascii="Times New Roman" w:hAnsi="Times New Roman" w:cs="Times New Roman"/>
          <w:lang w:val="en-GB"/>
        </w:rPr>
      </w:pP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w:t>
      </w:r>
      <w:del w:id="439" w:author="Josh Browning" w:date="2015-08-31T06:11:00Z">
        <w:r w:rsidRPr="009616CB">
          <w:rPr>
            <w:rFonts w:ascii="Times New Roman" w:hAnsi="Times New Roman" w:cs="Times New Roman"/>
            <w:color w:val="000000" w:themeColor="text1"/>
            <w:lang w:val="en-GB"/>
          </w:rPr>
          <w:delText xml:space="preserve">over </w:delText>
        </w:r>
      </w:del>
      <w:r w:rsidRPr="009616CB">
        <w:rPr>
          <w:rFonts w:ascii="Times New Roman" w:hAnsi="Times New Roman" w:cs="Times New Roman"/>
          <w:color w:val="000000" w:themeColor="text1"/>
          <w:lang w:val="en-GB"/>
        </w:rPr>
        <w:t>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w:t>
      </w:r>
      <w:del w:id="440" w:author="Josh Browning" w:date="2015-08-31T06:12:00Z">
        <w:r w:rsidRPr="009616CB">
          <w:rPr>
            <w:rFonts w:ascii="Times New Roman" w:hAnsi="Times New Roman" w:cs="Times New Roman"/>
            <w:color w:val="000000" w:themeColor="text1"/>
            <w:lang w:val="en-GB"/>
          </w:rPr>
          <w:delText>ing</w:delText>
        </w:r>
      </w:del>
      <w:r w:rsidRPr="009616CB">
        <w:rPr>
          <w:rFonts w:ascii="Times New Roman" w:hAnsi="Times New Roman" w:cs="Times New Roman"/>
          <w:color w:val="000000" w:themeColor="text1"/>
          <w:lang w:val="en-GB"/>
        </w:rPr>
        <w:t xml:space="preserve">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9"/>
      </w:r>
      <w:r w:rsidRPr="009616CB">
        <w:rPr>
          <w:rFonts w:ascii="Times New Roman" w:hAnsi="Times New Roman" w:cs="Times New Roman"/>
          <w:color w:val="000000" w:themeColor="text1"/>
          <w:lang w:val="en-GB"/>
        </w:rPr>
        <w:t xml:space="preserv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r w:rsidR="000854D5" w:rsidRPr="009616CB">
          <w:rPr>
            <w:rFonts w:ascii="Times New Roman" w:hAnsi="Times New Roman" w:cs="Times New Roman"/>
            <w:lang w:val="en-GB"/>
          </w:rPr>
          <w:t>Table 2</w:t>
        </w:r>
      </w:fldSimple>
      <w:r w:rsidRPr="009616CB">
        <w:rPr>
          <w:rFonts w:ascii="Times New Roman" w:hAnsi="Times New Roman"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The availability of data from official sources is particularly low in Asia and Oceania as well as in Africa.</w:t>
      </w:r>
    </w:p>
    <w:p w:rsidR="004F65E4" w:rsidRPr="009616CB" w:rsidRDefault="004F65E4" w:rsidP="004F65E4">
      <w:pPr>
        <w:pStyle w:val="Caption"/>
        <w:keepNext/>
        <w:rPr>
          <w:rFonts w:ascii="Times New Roman" w:hAnsi="Times New Roman" w:cs="Times New Roman"/>
          <w:b/>
          <w:bCs/>
          <w:sz w:val="22"/>
          <w:szCs w:val="22"/>
          <w:lang w:val="en-GB"/>
        </w:rPr>
      </w:pPr>
      <w:bookmarkStart w:id="441" w:name="_Ref427743211"/>
      <w:bookmarkStart w:id="442" w:name="_Toc428423541"/>
      <w:commentRangeStart w:id="443"/>
      <w:r w:rsidRPr="009616CB">
        <w:rPr>
          <w:rFonts w:ascii="Times New Roman" w:hAnsi="Times New Roman" w:cs="Times New Roman"/>
          <w:sz w:val="22"/>
          <w:szCs w:val="22"/>
          <w:lang w:val="en-GB"/>
        </w:rPr>
        <w:lastRenderedPageBreak/>
        <w:t xml:space="preserve">Table </w:t>
      </w:r>
      <w:r w:rsidR="009D7FC0"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9D7FC0"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9D7FC0" w:rsidRPr="009616CB">
        <w:rPr>
          <w:rFonts w:ascii="Times New Roman" w:hAnsi="Times New Roman" w:cs="Times New Roman"/>
          <w:b/>
          <w:bCs/>
          <w:sz w:val="22"/>
          <w:szCs w:val="22"/>
          <w:lang w:val="en-GB"/>
        </w:rPr>
        <w:fldChar w:fldCharType="end"/>
      </w:r>
      <w:bookmarkEnd w:id="441"/>
      <w:commentRangeEnd w:id="443"/>
      <w:ins w:id="444" w:author="Josh Browning" w:date="2015-08-31T19:33:00Z">
        <w:r w:rsidR="00E304EE">
          <w:rPr>
            <w:rStyle w:val="CommentReference"/>
            <w:rFonts w:cs="Arial"/>
            <w:i w:val="0"/>
            <w:iCs w:val="0"/>
          </w:rPr>
          <w:commentReference w:id="443"/>
        </w:r>
        <w:r w:rsidRPr="009616CB">
          <w:rPr>
            <w:rFonts w:ascii="Times New Roman" w:hAnsi="Times New Roman" w:cs="Times New Roman"/>
            <w:sz w:val="22"/>
            <w:szCs w:val="22"/>
            <w:lang w:val="en-GB"/>
          </w:rPr>
          <w:t>:</w:t>
        </w:r>
      </w:ins>
      <w:del w:id="445" w:author="Josh Browning" w:date="2015-08-31T19:33:00Z">
        <w:r w:rsidRPr="009616CB">
          <w:rPr>
            <w:rFonts w:ascii="Times New Roman" w:hAnsi="Times New Roman" w:cs="Times New Roman"/>
            <w:sz w:val="22"/>
            <w:szCs w:val="22"/>
            <w:lang w:val="en-GB"/>
          </w:rPr>
          <w:delText>:</w:delText>
        </w:r>
      </w:del>
      <w:r w:rsidRPr="009616CB">
        <w:rPr>
          <w:rFonts w:ascii="Times New Roman" w:hAnsi="Times New Roman" w:cs="Times New Roman"/>
          <w:sz w:val="22"/>
          <w:szCs w:val="22"/>
          <w:lang w:val="en-GB"/>
        </w:rPr>
        <w:t xml:space="preserve"> Proportion of data for FBS compilation collected from official sources, 2011-2013, in percent</w:t>
      </w:r>
      <w:bookmarkEnd w:id="442"/>
    </w:p>
    <w:tbl>
      <w:tblPr>
        <w:tblStyle w:val="TableClassic1"/>
        <w:tblW w:w="5000" w:type="pct"/>
        <w:tblLook w:val="04A0"/>
      </w:tblPr>
      <w:tblGrid>
        <w:gridCol w:w="2454"/>
        <w:gridCol w:w="1116"/>
        <w:gridCol w:w="839"/>
        <w:gridCol w:w="872"/>
        <w:gridCol w:w="839"/>
        <w:gridCol w:w="690"/>
        <w:gridCol w:w="811"/>
        <w:gridCol w:w="811"/>
        <w:gridCol w:w="810"/>
      </w:tblGrid>
      <w:tr w:rsidR="004F65E4" w:rsidRPr="009616CB" w:rsidTr="00523A4B">
        <w:trPr>
          <w:cnfStyle w:val="100000000000"/>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changes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Coverage: all data cells for primary products, excluding fishery, with valid non-zero values. Source: FAOSTAT internal working system, extracted on 14 August 2015.</w:t>
      </w:r>
    </w:p>
    <w:p w:rsidR="004F65E4" w:rsidRPr="009616CB" w:rsidRDefault="004F65E4" w:rsidP="00E93C3B">
      <w:pPr>
        <w:pStyle w:val="Heading2"/>
      </w:pPr>
      <w:bookmarkStart w:id="446" w:name="_Toc428383824"/>
      <w:bookmarkStart w:id="447" w:name="_Toc428436046"/>
      <w:bookmarkStart w:id="448" w:name="_Toc428436347"/>
      <w:bookmarkStart w:id="449" w:name="_Toc428436473"/>
      <w:r w:rsidRPr="009616CB">
        <w:t>Data collection for FBS compilation</w:t>
      </w:r>
      <w:bookmarkEnd w:id="446"/>
      <w:bookmarkEnd w:id="447"/>
      <w:bookmarkEnd w:id="448"/>
      <w:bookmarkEnd w:id="449"/>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50"/>
      <w:del w:id="451" w:author="Josh Browning" w:date="2015-08-31T06:20:00Z">
        <w:r w:rsidRPr="009616CB" w:rsidDel="00E304EE">
          <w:rPr>
            <w:rFonts w:ascii="Times New Roman" w:hAnsi="Times New Roman" w:cs="Times New Roman"/>
            <w:color w:val="000000" w:themeColor="text1"/>
            <w:lang w:val="en-GB"/>
          </w:rPr>
          <w:delText>GS</w:delText>
        </w:r>
      </w:del>
      <w:ins w:id="452" w:author="Josh Browning" w:date="2015-08-31T06:20:00Z">
        <w:r w:rsidR="00E304EE">
          <w:rPr>
            <w:rFonts w:ascii="Times New Roman" w:hAnsi="Times New Roman" w:cs="Times New Roman"/>
            <w:color w:val="000000" w:themeColor="text1"/>
            <w:lang w:val="en-GB"/>
          </w:rPr>
          <w:t>Global Strategy</w:t>
        </w:r>
        <w:commentRangeEnd w:id="450"/>
        <w:r w:rsidR="00AA17A3">
          <w:rPr>
            <w:rStyle w:val="CommentReference"/>
          </w:rPr>
          <w:commentReference w:id="450"/>
        </w:r>
      </w:ins>
      <w:del w:id="453" w:author="Josh Browning" w:date="2015-08-31T19:33:00Z">
        <w:r w:rsidRPr="009616CB">
          <w:rPr>
            <w:rFonts w:ascii="Times New Roman" w:hAnsi="Times New Roman" w:cs="Times New Roman"/>
            <w:color w:val="000000" w:themeColor="text1"/>
            <w:lang w:val="en-GB"/>
          </w:rPr>
          <w:delText>GS</w:delText>
        </w:r>
      </w:del>
      <w:r w:rsidRPr="009616CB">
        <w:rPr>
          <w:rFonts w:ascii="Times New Roman" w:hAnsi="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id="454" w:author="Josh Browning" w:date="2015-08-31T06:21: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w:rsidR="004F65E4" w:rsidRPr="009616CB" w:rsidRDefault="004F65E4" w:rsidP="00E93C3B">
      <w:pPr>
        <w:pStyle w:val="Heading2"/>
      </w:pPr>
      <w:bookmarkStart w:id="455" w:name="_Toc428383825"/>
      <w:bookmarkStart w:id="456" w:name="_Toc428436047"/>
      <w:bookmarkStart w:id="457" w:name="_Toc428436348"/>
      <w:bookmarkStart w:id="458" w:name="_Toc428436474"/>
      <w:r w:rsidRPr="009616CB">
        <w:lastRenderedPageBreak/>
        <w:t>Production estimates</w:t>
      </w:r>
      <w:bookmarkEnd w:id="455"/>
      <w:bookmarkEnd w:id="456"/>
      <w:bookmarkEnd w:id="457"/>
      <w:bookmarkEnd w:id="458"/>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Data sources and collection</w:t>
      </w:r>
    </w:p>
    <w:p w:rsidR="004F65E4" w:rsidRPr="009616CB" w:rsidRDefault="004F65E4" w:rsidP="00B44757">
      <w:pPr>
        <w:keepNext/>
        <w:jc w:val="both"/>
        <w:rPr>
          <w:rFonts w:ascii="Times New Roman" w:hAnsi="Times New Roman" w:cs="Times New Roman"/>
          <w:lang w:val="en-GB"/>
        </w:rPr>
      </w:pPr>
      <w:r w:rsidRPr="009616CB">
        <w:rPr>
          <w:rFonts w:ascii="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w:t>
      </w:r>
      <w:ins w:id="459" w:author="Josh Browning" w:date="2015-08-31T06:23:00Z">
        <w:r w:rsidR="00AA17A3">
          <w:rPr>
            <w:rFonts w:ascii="Times New Roman" w:hAnsi="Times New Roman" w:cs="Times New Roman"/>
            <w:lang w:val="en-GB"/>
          </w:rPr>
          <w:t xml:space="preserve">also </w:t>
        </w:r>
      </w:ins>
      <w:r w:rsidRPr="009616CB">
        <w:rPr>
          <w:rFonts w:ascii="Times New Roman" w:hAnsi="Times New Roman" w:cs="Times New Roman"/>
          <w:lang w:val="en-GB"/>
        </w:rPr>
        <w:t xml:space="preserve">enable </w:t>
      </w:r>
      <w:del w:id="460" w:author="Josh Browning" w:date="2015-08-31T06:23:00Z">
        <w:r w:rsidRPr="009616CB">
          <w:rPr>
            <w:rFonts w:ascii="Times New Roman" w:hAnsi="Times New Roman" w:cs="Times New Roman"/>
            <w:lang w:val="en-GB"/>
          </w:rPr>
          <w:delText xml:space="preserve">also </w:delText>
        </w:r>
      </w:del>
      <w:r w:rsidRPr="009616CB">
        <w:rPr>
          <w:rFonts w:ascii="Times New Roman" w:hAnsi="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addition to regular surveys, useful FBS information (e.g. number and type of animals) can also be gleaned from agricultural censuses; however, censuses are typically conducted less frequently, mostly in ten-year intervals, in rare cases in five year intervals</w:t>
      </w:r>
      <w:r w:rsidRPr="009616CB">
        <w:rPr>
          <w:rStyle w:val="FootnoteReference"/>
          <w:rFonts w:ascii="Times New Roman" w:hAnsi="Times New Roman" w:cs="Times New Roman"/>
          <w:lang w:val="en-GB"/>
        </w:rPr>
        <w:footnoteReference w:id="11"/>
      </w:r>
      <w:r w:rsidRPr="009616CB">
        <w:rPr>
          <w:rFonts w:ascii="Times New Roman" w:hAnsi="Times New Roman"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lang w:val="en-GB"/>
        </w:rPr>
        <w:t xml:space="preserve">In addition to censuses and surveys, some countries keep useful administrative records on agricultural production; for example, local government officials need to track the number of </w:t>
      </w:r>
      <w:ins w:id="461" w:author="Josh Browning" w:date="2015-08-31T19:33:00Z">
        <w:r w:rsidRPr="009616CB">
          <w:rPr>
            <w:rFonts w:ascii="Times New Roman" w:hAnsi="Times New Roman" w:cs="Times New Roman"/>
            <w:lang w:val="en-GB"/>
          </w:rPr>
          <w:t>slaughter</w:t>
        </w:r>
      </w:ins>
      <w:ins w:id="462" w:author="Josh Browning" w:date="2015-08-31T06:24:00Z">
        <w:r w:rsidR="00AA17A3">
          <w:rPr>
            <w:rFonts w:ascii="Times New Roman" w:hAnsi="Times New Roman" w:cs="Times New Roman"/>
            <w:lang w:val="en-GB"/>
          </w:rPr>
          <w:t>ed animals</w:t>
        </w:r>
      </w:ins>
      <w:del w:id="463" w:author="Josh Browning" w:date="2015-08-31T06:24:00Z">
        <w:r w:rsidRPr="009616CB" w:rsidDel="00AA17A3">
          <w:rPr>
            <w:rFonts w:ascii="Times New Roman" w:hAnsi="Times New Roman" w:cs="Times New Roman"/>
            <w:lang w:val="en-GB"/>
          </w:rPr>
          <w:delText>ing</w:delText>
        </w:r>
      </w:del>
      <w:del w:id="464" w:author="Josh Browning" w:date="2015-08-31T19:33:00Z">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9616CB">
        <w:rPr>
          <w:rFonts w:ascii="Times New Roman" w:hAnsi="Times New Roman" w:cs="Times New Roman"/>
          <w:color w:val="000000" w:themeColor="text1"/>
          <w:lang w:val="en-GB"/>
        </w:rPr>
        <w:t>is concentrated in a small number of large production or processing units. Likewise, where farmers sell their produce to only a very small number of agro-industrial companies, as is the case for cash-crops, administrative data can provide an excellent source of production estimates, one with high accuracy and frequent updates. In these cases, the total amount of production can be derived from the sales or purchase records of companies. Those records may be obtained from different sources</w:t>
      </w:r>
      <w:del w:id="465" w:author="Josh Browning" w:date="2015-08-31T06:25:00Z">
        <w:r w:rsidRPr="009616CB">
          <w:rPr>
            <w:rFonts w:ascii="Times New Roman" w:hAnsi="Times New Roman" w:cs="Times New Roman"/>
            <w:color w:val="000000" w:themeColor="text1"/>
            <w:lang w:val="en-GB"/>
          </w:rPr>
          <w:delText xml:space="preserve">. These include </w:delText>
        </w:r>
      </w:del>
      <w:ins w:id="466" w:author="Josh Browning" w:date="2015-08-31T06:25:00Z">
        <w:r w:rsidR="00AA17A3">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tax authorities, the involved companies directly</w:t>
      </w:r>
      <w:del w:id="467" w:author="Josh Browning" w:date="2015-08-31T06:25:00Z">
        <w:r w:rsidRPr="009616CB">
          <w:rPr>
            <w:rFonts w:ascii="Times New Roman" w:hAnsi="Times New Roman" w:cs="Times New Roman"/>
            <w:color w:val="000000" w:themeColor="text1"/>
            <w:lang w:val="en-GB"/>
          </w:rPr>
          <w:delText xml:space="preserve"> or</w:delText>
        </w:r>
      </w:del>
      <w:r w:rsidRPr="009616CB">
        <w:rPr>
          <w:rFonts w:ascii="Times New Roman" w:hAnsi="Times New Roman" w:cs="Times New Roman"/>
          <w:color w:val="000000" w:themeColor="text1"/>
          <w:lang w:val="en-GB"/>
        </w:rPr>
        <w:t>,</w:t>
      </w:r>
      <w:ins w:id="468" w:author="Josh Browning" w:date="2015-08-31T19:33:00Z">
        <w:r w:rsidRPr="009616CB">
          <w:rPr>
            <w:rFonts w:ascii="Times New Roman" w:hAnsi="Times New Roman" w:cs="Times New Roman"/>
            <w:color w:val="000000" w:themeColor="text1"/>
            <w:lang w:val="en-GB"/>
          </w:rPr>
          <w:t xml:space="preserve"> </w:t>
        </w:r>
      </w:ins>
      <w:ins w:id="469" w:author="Josh Browning" w:date="2015-08-31T06:25:00Z">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id="470" w:author="Josh Browning" w:date="2015-08-31T06:25:00Z">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industry organizations (flour millers association, etc.) which keep records of the purchases and sales of their constituent members.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w:t>
      </w:r>
      <w:r w:rsidRPr="009616CB">
        <w:rPr>
          <w:rFonts w:ascii="Times New Roman" w:hAnsi="Times New Roman" w:cs="Times New Roman"/>
          <w:lang w:val="en-GB"/>
        </w:rPr>
        <w:lastRenderedPageBreak/>
        <w:t>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9616CB">
        <w:rPr>
          <w:rStyle w:val="FootnoteReference"/>
          <w:rFonts w:ascii="Times New Roman" w:hAnsi="Times New Roman" w:cs="Times New Roman"/>
          <w:lang w:val="en-GB"/>
        </w:rPr>
        <w:footnoteReference w:id="12"/>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Measurement of primary crops production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w:t>
      </w:r>
      <w:r w:rsidRPr="009616CB">
        <w:rPr>
          <w:rFonts w:ascii="Times New Roman" w:hAnsi="Times New Roman" w:cs="Times New Roman"/>
          <w:i/>
          <w:lang w:val="en-GB"/>
        </w:rPr>
        <w:t>direct measurement</w:t>
      </w:r>
      <w:r w:rsidRPr="009616CB">
        <w:rPr>
          <w:rFonts w:ascii="Times New Roman" w:hAnsi="Times New Roman" w:cs="Times New Roman"/>
          <w:lang w:val="en-GB"/>
        </w:rPr>
        <w:t xml:space="preserve"> of </w:t>
      </w:r>
      <w:commentRangeStart w:id="471"/>
      <w:r w:rsidRPr="009616CB">
        <w:rPr>
          <w:rFonts w:ascii="Times New Roman" w:hAnsi="Times New Roman" w:cs="Times New Roman"/>
          <w:lang w:val="en-GB"/>
        </w:rPr>
        <w:t>crops production</w:t>
      </w:r>
      <w:commentRangeEnd w:id="471"/>
      <w:ins w:id="472" w:author="Josh Browning" w:date="2015-08-31T19:33:00Z">
        <w:r w:rsidR="00AA17A3">
          <w:rPr>
            <w:rStyle w:val="CommentReference"/>
          </w:rPr>
          <w:commentReference w:id="471"/>
        </w:r>
      </w:ins>
      <w:ins w:id="473" w:author="Josh Browning" w:date="2015-08-31T06:28:00Z">
        <w:r w:rsidR="00AA17A3">
          <w:rPr>
            <w:rFonts w:ascii="Times New Roman" w:hAnsi="Times New Roman" w:cs="Times New Roman"/>
            <w:lang w:val="en-GB"/>
          </w:rPr>
          <w:t>,</w:t>
        </w:r>
      </w:ins>
      <w:r w:rsidRPr="009616CB">
        <w:rPr>
          <w:rFonts w:ascii="Times New Roman" w:hAnsi="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w:t>
      </w:r>
      <w:ins w:id="474" w:author="Josh Browning" w:date="2015-08-31T06:28:00Z">
        <w:r w:rsidR="00AA17A3">
          <w:rPr>
            <w:rFonts w:ascii="Times New Roman" w:hAnsi="Times New Roman" w:cs="Times New Roman"/>
            <w:lang w:val="en-GB"/>
          </w:rPr>
          <w:t>e</w:t>
        </w:r>
      </w:ins>
      <w:ins w:id="475" w:author="Josh Browning" w:date="2015-08-31T19:33:00Z">
        <w:r w:rsidRPr="009616CB">
          <w:rPr>
            <w:rFonts w:ascii="Times New Roman" w:hAnsi="Times New Roman" w:cs="Times New Roman"/>
            <w:lang w:val="en-GB"/>
          </w:rPr>
          <w:t>numerator</w:t>
        </w:r>
      </w:ins>
      <w:del w:id="476" w:author="Josh Browning" w:date="2015-08-31T19:33:00Z">
        <w:r w:rsidRPr="009616CB">
          <w:rPr>
            <w:rFonts w:ascii="Times New Roman" w:hAnsi="Times New Roman" w:cs="Times New Roman"/>
            <w:lang w:val="en-GB"/>
          </w:rPr>
          <w:delText>numerator</w:delText>
        </w:r>
      </w:del>
      <w:r w:rsidRPr="009616CB">
        <w:rPr>
          <w:rFonts w:ascii="Times New Roman" w:hAnsi="Times New Roman" w:cs="Times New Roman"/>
          <w:lang w:val="en-GB"/>
        </w:rPr>
        <w:t xml:space="preserve">, </w:t>
      </w:r>
      <w:r w:rsidRPr="009616CB">
        <w:rPr>
          <w:rFonts w:ascii="Times New Roman" w:hAnsi="Times New Roman" w:cs="Times New Roman"/>
          <w:i/>
          <w:lang w:val="en-GB"/>
        </w:rPr>
        <w:t>e.g.</w:t>
      </w:r>
      <w:r w:rsidRPr="009616CB">
        <w:rPr>
          <w:rFonts w:ascii="Times New Roman" w:hAnsi="Times New Roman" w:cs="Times New Roman"/>
          <w:lang w:val="en-GB"/>
        </w:rPr>
        <w:t xml:space="preserve"> by inspecting the storage facilities, to prevent false reporting. To reduce 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id="477"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id="478"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id="479"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id="480" w:author="Josh Browning" w:date="2015-08-31T19:33:00Z">
        <w:r w:rsidRPr="009616CB">
          <w:rPr>
            <w:rFonts w:ascii="Times New Roman" w:hAnsi="Times New Roman" w:cs="Times New Roman"/>
            <w:lang w:val="en-GB"/>
          </w:rPr>
          <w:t>assess</w:t>
        </w:r>
      </w:ins>
      <w:ins w:id="481" w:author="Josh Browning" w:date="2015-08-31T06:31:00Z">
        <w:r w:rsidR="00E566EB">
          <w:rPr>
            <w:rFonts w:ascii="Times New Roman" w:hAnsi="Times New Roman" w:cs="Times New Roman"/>
            <w:lang w:val="en-GB"/>
          </w:rPr>
          <w:t>ing</w:t>
        </w:r>
      </w:ins>
      <w:del w:id="482" w:author="Josh Browning" w:date="2015-08-31T19:33:00Z">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id="483" w:author="Josh Browning" w:date="2015-08-31T06:31:00Z">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484"/>
      <w:r w:rsidRPr="009616CB">
        <w:rPr>
          <w:rFonts w:ascii="Times New Roman" w:hAnsi="Times New Roman" w:cs="Times New Roman"/>
          <w:lang w:val="en-GB"/>
        </w:rPr>
        <w:t xml:space="preserve">Another method, </w:t>
      </w:r>
      <w:r w:rsidRPr="009616CB">
        <w:rPr>
          <w:rFonts w:ascii="Times New Roman" w:hAnsi="Times New Roman" w:cs="Times New Roman"/>
          <w:lang w:val="en-GB"/>
        </w:rPr>
        <w:lastRenderedPageBreak/>
        <w:t>suggested by FAO (1982) relies on the measurement of the perimeter, which is divided by a number between 4 and 5, depending on the closeness of the area to a square or instead to a complex polygon, and then squared.</w:t>
      </w:r>
      <w:commentRangeEnd w:id="484"/>
      <w:r w:rsidR="00E566EB">
        <w:rPr>
          <w:rStyle w:val="CommentReference"/>
        </w:rPr>
        <w:commentReference w:id="484"/>
      </w:r>
      <w:r w:rsidRPr="009616CB">
        <w:rPr>
          <w:rFonts w:ascii="Times New Roman" w:hAnsi="Times New Roman" w:cs="Times New Roman"/>
          <w:lang w:val="en-GB"/>
        </w:rPr>
        <w:t xml:space="preserve">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w:t>
      </w:r>
      <w:del w:id="485" w:author="Josh Browning" w:date="2015-08-31T06:33:00Z">
        <w:r w:rsidRPr="009616CB">
          <w:rPr>
            <w:rFonts w:ascii="Times New Roman" w:hAnsi="Times New Roman" w:cs="Times New Roman"/>
            <w:lang w:val="en-GB"/>
          </w:rPr>
          <w:delText xml:space="preserve">are </w:delText>
        </w:r>
      </w:del>
      <w:ins w:id="486" w:author="Josh Browning" w:date="2015-08-31T06:33:00Z">
        <w:r w:rsidR="00E566EB">
          <w:rPr>
            <w:rFonts w:ascii="Times New Roman" w:hAnsi="Times New Roman" w:cs="Times New Roman"/>
            <w:lang w:val="en-GB"/>
          </w:rPr>
          <w:t>is</w:t>
        </w:r>
        <w:r w:rsidR="00E566EB" w:rsidRPr="009616CB">
          <w:rPr>
            <w:rFonts w:ascii="Times New Roman" w:hAnsi="Times New Roman" w:cs="Times New Roman"/>
            <w:lang w:val="en-GB"/>
          </w:rPr>
          <w:t xml:space="preserve"> </w:t>
        </w:r>
      </w:ins>
      <w:r w:rsidRPr="009616CB">
        <w:rPr>
          <w:rFonts w:ascii="Times New Roman" w:hAnsi="Times New Roman" w:cs="Times New Roman"/>
          <w:lang w:val="en-GB"/>
        </w:rPr>
        <w:t>grown</w:t>
      </w:r>
      <w:del w:id="487" w:author="Josh Browning" w:date="2015-08-31T06:34: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the different methods is provided by Fermont and Benson (2011, pp. 29-34)</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technically developed, method consists in the analysis of spectral data obtained from the spectral reflection of different bands in satellite images.</w:t>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 xml:space="preserve">Measurement of livestock production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Certain difficulties arise in the collection of data on livestock production from surveys which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pastoralism), particular data collection methods, such as aerial flyover surveys and electronic tagging of animals, combined with remote collection of production data, are required to guarantee appropriate coverage of these animals and to avoid double-counting. </w:t>
      </w:r>
      <w:r w:rsidRPr="009616CB">
        <w:rPr>
          <w:rFonts w:ascii="Times New Roman" w:hAnsi="Times New Roman" w:cs="Times New Roman"/>
          <w:lang w:val="en-GB"/>
        </w:rPr>
        <w:lastRenderedPageBreak/>
        <w:t>Finally, holdings with intensified animal farming, while including a large number of animals and producing high output, usually cover small space. Therefore, these holdings’ probability to be included in area-frame based surveys is exceptionally small (Vogel 2015, p. 35).</w:t>
      </w:r>
    </w:p>
    <w:p w:rsidR="004F65E4" w:rsidRPr="009616CB" w:rsidRDefault="004F65E4" w:rsidP="00B44757">
      <w:pPr>
        <w:pStyle w:val="Heading3"/>
        <w:jc w:val="both"/>
        <w:rPr>
          <w:rFonts w:ascii="Times New Roman" w:hAnsi="Times New Roman"/>
          <w:lang w:val="en-GB"/>
        </w:rPr>
      </w:pPr>
      <w:bookmarkStart w:id="488" w:name="_Ref428541227"/>
      <w:r w:rsidRPr="009616CB">
        <w:rPr>
          <w:rFonts w:ascii="Times New Roman" w:hAnsi="Times New Roman"/>
          <w:lang w:val="en-GB"/>
        </w:rPr>
        <w:t>Imports and Exports</w:t>
      </w:r>
      <w:bookmarkEnd w:id="488"/>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ins w:id="489" w:author="Valentina Ramaschiello (ESS)" w:date="2015-09-01T14:04:00Z">
        <w:r w:rsidR="00AA5E33">
          <w:rPr>
            <w:rFonts w:ascii="Times New Roman" w:hAnsi="Times New Roman" w:cs="Times New Roman"/>
            <w:lang w:val="en-GB"/>
          </w:rPr>
          <w:t>c</w:t>
        </w:r>
      </w:ins>
      <w:del w:id="490" w:author="Valentina Ramaschiello (ESS)" w:date="2015-09-01T14:04:00Z">
        <w:r w:rsidRPr="009616CB" w:rsidDel="00AA5E33">
          <w:rPr>
            <w:rFonts w:ascii="Times New Roman" w:hAnsi="Times New Roman" w:cs="Times New Roman"/>
            <w:lang w:val="en-GB"/>
          </w:rPr>
          <w:delText>C</w:delText>
        </w:r>
      </w:del>
      <w:r w:rsidRPr="009616CB">
        <w:rPr>
          <w:rFonts w:ascii="Times New Roman" w:hAnsi="Times New Roman" w:cs="Times New Roman"/>
          <w:lang w:val="en-GB"/>
        </w:rPr>
        <w:t>lassification,</w:t>
      </w:r>
      <w:r w:rsidRPr="009616CB">
        <w:rPr>
          <w:rStyle w:val="FootnoteReference"/>
          <w:rFonts w:ascii="Times New Roman" w:hAnsi="Times New Roman" w:cs="Times New Roman"/>
          <w:lang w:val="en-GB"/>
        </w:rPr>
        <w:footnoteReference w:id="13"/>
      </w:r>
      <w:r w:rsidRPr="009616CB">
        <w:rPr>
          <w:rFonts w:ascii="Times New Roman" w:hAnsi="Times New Roman" w:cs="Times New Roman"/>
          <w:lang w:val="en-GB"/>
        </w:rPr>
        <w:t xml:space="preserve"> the weight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w:t>
      </w:r>
      <w:del w:id="491" w:author="Josh Browning" w:date="2015-08-31T06:38:00Z">
        <w:r w:rsidRPr="009616CB">
          <w:rPr>
            <w:rFonts w:ascii="Times New Roman" w:hAnsi="Times New Roman" w:cs="Times New Roman"/>
            <w:lang w:val="en-GB"/>
          </w:rPr>
          <w:delText xml:space="preserve">trade </w:delText>
        </w:r>
      </w:del>
      <w:r w:rsidRPr="009616CB">
        <w:rPr>
          <w:rFonts w:ascii="Times New Roman" w:hAnsi="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w:t>
      </w:r>
      <w:ins w:id="492" w:author="Josh Browning" w:date="2015-08-31T19:33:00Z">
        <w:r w:rsidRPr="009616CB">
          <w:rPr>
            <w:rFonts w:ascii="Times New Roman" w:hAnsi="Times New Roman" w:cs="Times New Roman"/>
            <w:lang w:val="en-GB"/>
          </w:rPr>
          <w:t>bot</w:t>
        </w:r>
      </w:ins>
      <w:ins w:id="493" w:author="Josh Browning" w:date="2015-08-31T06:38:00Z">
        <w:r w:rsidR="00E566EB">
          <w:rPr>
            <w:rFonts w:ascii="Times New Roman" w:hAnsi="Times New Roman" w:cs="Times New Roman"/>
            <w:lang w:val="en-GB"/>
          </w:rPr>
          <w:t>h</w:t>
        </w:r>
      </w:ins>
      <w:del w:id="494" w:author="Josh Browning" w:date="2015-08-31T19:33:00Z">
        <w:r w:rsidRPr="009616CB">
          <w:rPr>
            <w:rFonts w:ascii="Times New Roman" w:hAnsi="Times New Roman" w:cs="Times New Roman"/>
            <w:lang w:val="en-GB"/>
          </w:rPr>
          <w:delText>bot</w:delText>
        </w:r>
      </w:del>
      <w:r w:rsidRPr="009616CB">
        <w:rPr>
          <w:rFonts w:ascii="Times New Roman" w:hAnsi="Times New Roman" w:cs="Times New Roman"/>
          <w:lang w:val="en-GB"/>
        </w:rPr>
        <w:t xml:space="preserve"> at country level and for FAO.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To clean the customs records from errors they should be carefully edited by the customs office to correct obvious false reporting. Furthermore, the quality of the trade data can be enhanced by merging the customs records with data from other sources. These may comprise: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reports of commodity </w:t>
      </w:r>
      <w:r w:rsidRPr="009616CB">
        <w:rPr>
          <w:rFonts w:ascii="Times New Roman" w:hAnsi="Times New Roman"/>
        </w:rPr>
        <w:lastRenderedPageBreak/>
        <w:t xml:space="preserve">boards; records compiled for the collection of value added tax; and enterprise surveys (2004, chapter 4).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It should be ensured that food aid obtained from relief 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trade estimates are eventually forwarded to the UN, further checked for quality and eventually </w:t>
      </w:r>
      <w:del w:id="495" w:author="Josh Browning" w:date="2015-08-31T06:40:00Z">
        <w:r w:rsidRPr="009616CB">
          <w:rPr>
            <w:rFonts w:ascii="Times New Roman" w:hAnsi="Times New Roman" w:cs="Times New Roman"/>
            <w:lang w:val="en-GB"/>
          </w:rPr>
          <w:delText xml:space="preserve">be </w:delText>
        </w:r>
      </w:del>
      <w:r w:rsidRPr="009616CB">
        <w:rPr>
          <w:rFonts w:ascii="Times New Roman" w:hAnsi="Times New Roman" w:cs="Times New Roman"/>
          <w:lang w:val="en-GB"/>
        </w:rPr>
        <w:t xml:space="preserve">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organization. Eventually, trade flows are aggregated and the aggregate flows are subjected to further validation checks, </w:t>
      </w:r>
      <w:ins w:id="496" w:author="Josh Browning" w:date="2015-08-31T19:33:00Z">
        <w:r w:rsidRPr="009616CB">
          <w:rPr>
            <w:rFonts w:ascii="Times New Roman" w:hAnsi="Times New Roman" w:cs="Times New Roman"/>
            <w:lang w:val="en-GB"/>
          </w:rPr>
          <w:t>notabl</w:t>
        </w:r>
      </w:ins>
      <w:ins w:id="497" w:author="Josh Browning" w:date="2015-08-31T06:41:00Z">
        <w:r w:rsidR="003A6BD0">
          <w:rPr>
            <w:rFonts w:ascii="Times New Roman" w:hAnsi="Times New Roman" w:cs="Times New Roman"/>
            <w:lang w:val="en-GB"/>
          </w:rPr>
          <w:t>y</w:t>
        </w:r>
      </w:ins>
      <w:del w:id="498" w:author="Josh Browning" w:date="2015-08-31T06:41:00Z">
        <w:r w:rsidRPr="009616CB" w:rsidDel="003A6BD0">
          <w:rPr>
            <w:rFonts w:ascii="Times New Roman" w:hAnsi="Times New Roman" w:cs="Times New Roman"/>
            <w:lang w:val="en-GB"/>
          </w:rPr>
          <w:delText>e</w:delText>
        </w:r>
      </w:del>
      <w:del w:id="499" w:author="Josh Browning" w:date="2015-08-31T19:33:00Z">
        <w:r w:rsidRPr="009616CB">
          <w:rPr>
            <w:rFonts w:ascii="Times New Roman" w:hAnsi="Times New Roman" w:cs="Times New Roman"/>
            <w:lang w:val="en-GB"/>
          </w:rPr>
          <w:delText>notable</w:delText>
        </w:r>
      </w:del>
      <w:r w:rsidRPr="009616CB">
        <w:rPr>
          <w:rFonts w:ascii="Times New Roman" w:hAnsi="Times New Roman" w:cs="Times New Roman"/>
          <w:lang w:val="en-GB"/>
        </w:rPr>
        <w:t xml:space="preserve"> commodity specific global consistency checks (minimal net trade). Once all validation and imputation steps are completed, </w:t>
      </w:r>
      <w:del w:id="500" w:author="Josh Browning" w:date="2015-08-31T06:41:00Z">
        <w:r w:rsidRPr="009616CB">
          <w:rPr>
            <w:rFonts w:ascii="Times New Roman" w:hAnsi="Times New Roman" w:cs="Times New Roman"/>
            <w:lang w:val="en-GB"/>
          </w:rPr>
          <w:delText xml:space="preserve">and </w:delText>
        </w:r>
      </w:del>
      <w:r w:rsidRPr="009616CB">
        <w:rPr>
          <w:rFonts w:ascii="Times New Roman" w:hAnsi="Times New Roman" w:cs="Times New Roman"/>
          <w:lang w:val="en-GB"/>
        </w:rPr>
        <w:t>the final data are published on the FAOSTAT website (FAO 2015)</w:t>
      </w:r>
      <w:r w:rsidRPr="009616CB">
        <w:rPr>
          <w:rStyle w:val="FootnoteReference"/>
          <w:rFonts w:ascii="Times New Roman" w:hAnsi="Times New Roman" w:cs="Times New Roman"/>
          <w:lang w:val="en-GB"/>
        </w:rPr>
        <w:footnoteReference w:id="15"/>
      </w:r>
      <w:r w:rsidRPr="009616CB">
        <w:rPr>
          <w:rFonts w:ascii="Times New Roman" w:hAnsi="Times New Roman" w:cs="Times New Roman"/>
          <w:lang w:val="en-GB"/>
        </w:rPr>
        <w:t xml:space="preserv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ins w:id="501" w:author="Josh Browning" w:date="2015-08-31T19:33:00Z">
        <w:r w:rsidRPr="009616CB">
          <w:rPr>
            <w:rFonts w:ascii="Times New Roman" w:hAnsi="Times New Roman" w:cs="Times New Roman"/>
            <w:lang w:val="en-GB"/>
          </w:rPr>
          <w:t>i</w:t>
        </w:r>
      </w:ins>
      <w:ins w:id="502" w:author="Josh Browning" w:date="2015-08-31T06:41:00Z">
        <w:r w:rsidR="003A6BD0">
          <w:rPr>
            <w:rFonts w:ascii="Times New Roman" w:hAnsi="Times New Roman" w:cs="Times New Roman"/>
            <w:lang w:val="en-GB"/>
          </w:rPr>
          <w:t>n</w:t>
        </w:r>
      </w:ins>
      <w:del w:id="503" w:author="Josh Browning" w:date="2015-08-31T06:41:00Z">
        <w:r w:rsidRPr="009616CB" w:rsidDel="003A6BD0">
          <w:rPr>
            <w:rFonts w:ascii="Times New Roman" w:hAnsi="Times New Roman" w:cs="Times New Roman"/>
            <w:lang w:val="en-GB"/>
          </w:rPr>
          <w:delText>s</w:delText>
        </w:r>
      </w:del>
      <w:del w:id="504" w:author="Josh Browning" w:date="2015-08-31T19:33:00Z">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p.1), only few developing countries regularly compile data on shadow trade and take these data into account in their official trade statistics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lastRenderedPageBreak/>
        <w:t>Stocks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w:t>
      </w:r>
      <w:del w:id="505" w:author="Josh Browning" w:date="2015-08-31T06:44:00Z">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id="506" w:author="Josh Browning" w:date="2015-08-31T06:44:00Z">
        <w:r w:rsidR="003A6BD0">
          <w:rPr>
            <w:rFonts w:ascii="Times New Roman" w:hAnsi="Times New Roman" w:cs="Times New Roman"/>
            <w:lang w:val="en-GB"/>
          </w:rPr>
          <w:t>;</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in remote settings of developing countries stocks are also kept as a reserve for insurance against food shortage or, for want of a fully developed rural finance system, as a store of value.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There </w:t>
      </w:r>
      <w:ins w:id="507" w:author="Josh Browning" w:date="2015-08-31T19:33:00Z">
        <w:r w:rsidRPr="009616CB">
          <w:rPr>
            <w:rFonts w:ascii="Times New Roman" w:hAnsi="Times New Roman" w:cs="Times New Roman"/>
            <w:lang w:val="en-GB"/>
          </w:rPr>
          <w:t>a</w:t>
        </w:r>
      </w:ins>
      <w:ins w:id="508" w:author="Josh Browning" w:date="2015-08-31T06:44:00Z">
        <w:r w:rsidR="003A6BD0">
          <w:rPr>
            <w:rFonts w:ascii="Times New Roman" w:hAnsi="Times New Roman" w:cs="Times New Roman"/>
            <w:lang w:val="en-GB"/>
          </w:rPr>
          <w:t>re</w:t>
        </w:r>
      </w:ins>
      <w:del w:id="509" w:author="Josh Browning" w:date="2015-08-31T19:33:00Z">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id="510" w:author="Josh Browning" w:date="2015-08-31T06:45:00Z">
        <w:r w:rsidR="003A6BD0">
          <w:rPr>
            <w:rFonts w:ascii="Times New Roman" w:hAnsi="Times New Roman" w:cs="Times New Roman"/>
            <w:lang w:val="en-GB"/>
          </w:rPr>
          <w:t>-</w:t>
        </w:r>
      </w:ins>
      <w:del w:id="511" w:author="Josh Browning" w:date="2015-08-31T06:45:00Z">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censuses. Out of 196 national censuses, only 30 collect information on storage infrastructure and capacities, while only 7 directly include stock levels (Fonteneau 2014). What is more, agricultural censuses are carried out with large time intervals, and therefore not really a useful way of measuring stocks. The fact that stock levels exhibit significant short term variations limits the usefulness of censuses for the assessment of stocks, as interpolations are difficult to undertake.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combination of both, farm survey data and data collected from institutional stock holders</w:t>
      </w:r>
      <w:ins w:id="512" w:author="Josh Browning" w:date="2015-08-31T06:46:00Z">
        <w:r w:rsidR="003A6BD0">
          <w:rPr>
            <w:rFonts w:ascii="Times New Roman" w:hAnsi="Times New Roman" w:cs="Times New Roman"/>
            <w:lang w:val="en-GB"/>
          </w:rPr>
          <w:t>,</w:t>
        </w:r>
      </w:ins>
      <w:r w:rsidRPr="009616CB">
        <w:rPr>
          <w:rFonts w:ascii="Times New Roman" w:hAnsi="Times New Roman" w:cs="Times New Roman"/>
          <w:lang w:val="en-GB"/>
        </w:rPr>
        <w:t xml:space="preserve"> provides a fairly accurate estimate of stocks on a national level. Indeed, the USDA is operating such an approach where farms are surveyed bi-annually. The East African Community is also adopting this methodology for the compilation of monthly FBS.</w:t>
      </w:r>
    </w:p>
    <w:p w:rsidR="004F65E4" w:rsidRPr="009616CB" w:rsidRDefault="004F65E4" w:rsidP="00B44757">
      <w:pPr>
        <w:pStyle w:val="Heading3"/>
        <w:jc w:val="both"/>
        <w:rPr>
          <w:rFonts w:ascii="Times New Roman" w:hAnsi="Times New Roman"/>
          <w:lang w:val="en-GB"/>
        </w:rPr>
      </w:pPr>
      <w:bookmarkStart w:id="513" w:name="_Ref428814109"/>
      <w:r w:rsidRPr="009616CB">
        <w:rPr>
          <w:rFonts w:ascii="Times New Roman" w:hAnsi="Times New Roman"/>
          <w:lang w:val="en-GB"/>
        </w:rPr>
        <w:t>Feed</w:t>
      </w:r>
      <w:bookmarkEnd w:id="513"/>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Farmers feed their animals with agricultural products which they purchase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009616CB">
        <w:rPr>
          <w:rFonts w:ascii="Times New Roman" w:hAnsi="Times New Roman" w:cs="Times New Roman"/>
          <w:lang w:val="en-GB"/>
        </w:rPr>
        <w:lastRenderedPageBreak/>
        <w:t>(</w:t>
      </w:r>
      <w:r w:rsidRPr="009616CB">
        <w:rPr>
          <w:rFonts w:ascii="Times New Roman" w:hAnsi="Times New Roman" w:cs="Times New Roman"/>
          <w:szCs w:val="24"/>
          <w:lang w:val="en-GB"/>
        </w:rPr>
        <w:t>Westcott and Norton 2012, p. 5).</w:t>
      </w:r>
      <w:r w:rsidRPr="009616CB">
        <w:rPr>
          <w:rStyle w:val="FootnoteReference"/>
          <w:rFonts w:ascii="Times New Roman" w:hAnsi="Times New Roman" w:cs="Times New Roman"/>
          <w:szCs w:val="24"/>
          <w:lang w:val="en-GB"/>
        </w:rPr>
        <w:footnoteReference w:id="17"/>
      </w:r>
      <w:r w:rsidRPr="009616CB">
        <w:rPr>
          <w:rFonts w:ascii="Times New Roman" w:hAnsi="Times New Roman" w:cs="Times New Roman"/>
          <w:szCs w:val="24"/>
          <w:lang w:val="en-GB"/>
        </w:rPr>
        <w:t xml:space="preserve"> In some cases, exhaustive surveys of feed use </w:t>
      </w:r>
      <w:r w:rsidRPr="009616CB">
        <w:rPr>
          <w:rFonts w:ascii="Times New Roman" w:hAnsi="Times New Roman" w:cs="Times New Roman"/>
          <w:lang w:val="en-GB"/>
        </w:rPr>
        <w:t>are included as one-off modules annexed to the regular agricultural survey in a certain year.</w:t>
      </w:r>
      <w:r w:rsidRPr="009616CB">
        <w:rPr>
          <w:rStyle w:val="FootnoteReference"/>
          <w:rFonts w:ascii="Times New Roman" w:hAnsi="Times New Roman" w:cs="Times New Roman"/>
          <w:lang w:val="en-GB"/>
        </w:rPr>
        <w:footnoteReference w:id="18"/>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absence of such comprehensive surveys, useful information may be obtained by including the relevant questions into the regular agricultural surveys. This is a particularly appealing option in developing countries where a large proportion of the livestock is reared by smallholders and the proportion of purchased feed can be considered to be comparatively low</w:t>
      </w:r>
      <w:r w:rsidRPr="009616CB">
        <w:rPr>
          <w:rStyle w:val="FootnoteReference"/>
          <w:rFonts w:ascii="Times New Roman" w:hAnsi="Times New Roman" w:cs="Times New Roman"/>
          <w:lang w:val="en-GB"/>
        </w:rPr>
        <w:footnoteReference w:id="19"/>
      </w:r>
      <w:r w:rsidRPr="009616CB">
        <w:rPr>
          <w:rFonts w:ascii="Times New Roman" w:hAnsi="Times New Roman"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source </w:t>
      </w:r>
      <w:del w:id="517" w:author="Josh Browning" w:date="2015-08-31T06:47:00Z">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id="518" w:author="Josh Browning" w:date="2015-08-31T06:47:00Z">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id="519" w:author="Josh Browning" w:date="2015-08-31T06:49:00Z">
        <w:r w:rsidR="003A6BD0">
          <w:rPr>
            <w:rFonts w:ascii="Times New Roman" w:hAnsi="Times New Roman" w:cs="Times New Roman"/>
            <w:lang w:val="en-GB"/>
          </w:rPr>
          <w:t>,</w:t>
        </w:r>
      </w:ins>
      <w:r w:rsidRPr="009616CB">
        <w:rPr>
          <w:rFonts w:ascii="Times New Roman" w:hAnsi="Times New Roman" w:cs="Times New Roman"/>
          <w:lang w:val="en-GB"/>
        </w:rPr>
        <w:t xml:space="preserve"> not all household surveys fully account for food eaten outside of home, i.e. in restaurants, as street food, etc.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20"/>
      </w:r>
      <w:r w:rsidRPr="009616CB">
        <w:rPr>
          <w:rFonts w:ascii="Times New Roman" w:hAnsi="Times New Roman"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w:t>
      </w:r>
      <w:del w:id="520" w:author="Josh Browning" w:date="2015-08-31T06:51:00Z">
        <w:r w:rsidRPr="009616CB">
          <w:rPr>
            <w:rFonts w:ascii="Times New Roman" w:hAnsi="Times New Roman" w:cs="Times New Roman"/>
            <w:lang w:val="en-GB"/>
          </w:rPr>
          <w:delText xml:space="preserve"> by</w:delText>
        </w:r>
      </w:del>
      <w:r w:rsidRPr="009616CB">
        <w:rPr>
          <w:rFonts w:ascii="Times New Roman" w:hAnsi="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HH surveys and FBS, FBS compilers are encouraged to (i)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009616CB">
        <w:rPr>
          <w:rStyle w:val="FootnoteReference"/>
          <w:rFonts w:ascii="Times New Roman" w:hAnsi="Times New Roman" w:cs="Times New Roman"/>
          <w:lang w:val="en-GB"/>
        </w:rPr>
        <w:footnoteReference w:id="21"/>
      </w:r>
      <w:r w:rsidRPr="009616CB">
        <w:rPr>
          <w:rFonts w:ascii="Times New Roman" w:hAnsi="Times New Roman" w:cs="Times New Roman"/>
          <w:lang w:val="en-GB"/>
        </w:rPr>
        <w:t xml:space="preserve">”. Before setting up the data collection system, it is also advisable to conduct a general baseline study (FAO 2015, p. 13; O’Connor </w:t>
      </w:r>
      <w:r w:rsidRPr="009616CB">
        <w:rPr>
          <w:rFonts w:ascii="Times New Roman" w:hAnsi="Times New Roman" w:cs="Times New Roman"/>
          <w:i/>
          <w:lang w:val="en-GB"/>
        </w:rPr>
        <w:t>et al.</w:t>
      </w:r>
      <w:r w:rsidRPr="009616CB">
        <w:rPr>
          <w:rFonts w:ascii="Times New Roman" w:hAnsi="Times New Roman" w:cs="Times New Roman"/>
          <w:lang w:val="en-GB"/>
        </w:rPr>
        <w: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2"/>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523"/>
      <w:r w:rsidRPr="009616CB">
        <w:rPr>
          <w:rFonts w:ascii="Times New Roman" w:hAnsi="Times New Roman" w:cs="Times New Roman"/>
          <w:lang w:val="en-GB"/>
        </w:rPr>
        <w:t>stooking</w:t>
      </w:r>
      <w:commentRangeEnd w:id="523"/>
      <w:r w:rsidR="00706B28">
        <w:rPr>
          <w:rStyle w:val="CommentReference"/>
        </w:rPr>
        <w:commentReference w:id="523"/>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3"/>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disappearance can be carried out by the following methods:</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following up units or sets of food products and comparing their state before and after the 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4"/>
      </w:r>
    </w:p>
    <w:p w:rsidR="004F65E4" w:rsidRPr="009616CB" w:rsidRDefault="004F65E4" w:rsidP="003C6AA5">
      <w:pPr>
        <w:pStyle w:val="ListParagraph"/>
        <w:numPr>
          <w:ilvl w:val="0"/>
          <w:numId w:val="24"/>
        </w:numPr>
        <w:jc w:val="both"/>
        <w:rPr>
          <w:rFonts w:ascii="Times New Roman" w:hAnsi="Times New Roman"/>
          <w:i/>
        </w:rPr>
      </w:pPr>
      <w:r w:rsidRPr="009616CB">
        <w:rPr>
          <w:rFonts w:ascii="Times New Roman" w:hAnsi="Times New Roman"/>
          <w:i/>
        </w:rPr>
        <w:t xml:space="preserve">comparison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5"/>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the later stages of the food supply chain, where agricultural products often occur in mixed form with other products, waste composition analysis may be required, to separate the losses of different </w:t>
      </w:r>
      <w:r w:rsidRPr="009616CB">
        <w:rPr>
          <w:rFonts w:ascii="Times New Roman" w:hAnsi="Times New Roman" w:cs="Times New Roman"/>
          <w:lang w:val="en-GB"/>
        </w:rPr>
        <w:lastRenderedPageBreak/>
        <w:t>products from each other of from materials not to be recorded as food loss (FLWP 2015, chapter 13.6).</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For the measurement of biodegradation, a traditional, and relatively precise</w:t>
      </w:r>
      <w:del w:id="524"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id="525"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 called</w:t>
      </w:r>
      <w:del w:id="526"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 method</w:t>
      </w:r>
      <w:ins w:id="527" w:author="Josh Browning" w:date="2015-08-31T06:56:00Z">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Seed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id="528" w:author="Josh Browning" w:date="2015-08-31T06:58:00Z">
        <w:r w:rsidRPr="009616CB" w:rsidDel="00706B28">
          <w:rPr>
            <w:rFonts w:ascii="Times New Roman" w:hAnsi="Times New Roman" w:cs="Times New Roman"/>
            <w:lang w:val="en-GB"/>
          </w:rPr>
          <w:delText>sawn</w:delText>
        </w:r>
      </w:del>
      <w:ins w:id="529"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ins>
      <w:del w:id="530" w:author="Josh Browning" w:date="2015-08-31T19:33:00Z">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second best option, be approximated by measuring area harvested, although the area </w:t>
      </w:r>
      <w:del w:id="531" w:author="Josh Browning" w:date="2015-08-31T06:58:00Z">
        <w:r w:rsidRPr="009616CB">
          <w:rPr>
            <w:rFonts w:ascii="Times New Roman" w:hAnsi="Times New Roman" w:cs="Times New Roman"/>
            <w:lang w:val="en-GB"/>
          </w:rPr>
          <w:delText xml:space="preserve">sawn </w:delText>
        </w:r>
      </w:del>
      <w:ins w:id="532"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 xml:space="preserve">wn </w:t>
        </w:r>
      </w:ins>
      <w:r w:rsidRPr="009616CB">
        <w:rPr>
          <w:rFonts w:ascii="Times New Roman" w:hAnsi="Times New Roman" w:cs="Times New Roman"/>
          <w:lang w:val="en-GB"/>
        </w:rPr>
        <w:t xml:space="preserve">is usually larger than the area harvested. Differences between area harvested and area </w:t>
      </w:r>
      <w:del w:id="533" w:author="Josh Browning" w:date="2015-08-31T06:58:00Z">
        <w:r w:rsidRPr="009616CB">
          <w:rPr>
            <w:rFonts w:ascii="Times New Roman" w:hAnsi="Times New Roman" w:cs="Times New Roman"/>
            <w:lang w:val="en-GB"/>
          </w:rPr>
          <w:delText>sawn</w:delText>
        </w:r>
        <w:r w:rsidRPr="009616CB" w:rsidDel="00706B28">
          <w:rPr>
            <w:rFonts w:ascii="Times New Roman" w:hAnsi="Times New Roman" w:cs="Times New Roman"/>
            <w:lang w:val="en-GB"/>
          </w:rPr>
          <w:delText xml:space="preserve"> </w:delText>
        </w:r>
      </w:del>
      <w:ins w:id="534"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Tourist Consumption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Naturally, surveys carried out among tourists to retrieve detailed data, in particular on types of food consumed, represent the superior way to measure the food consumption of tourists. However, in</w:t>
      </w:r>
      <w:ins w:id="535" w:author="Josh Browning" w:date="2015-08-31T19:33:00Z">
        <w:r w:rsidRPr="009616CB">
          <w:rPr>
            <w:rFonts w:ascii="Times New Roman" w:hAnsi="Times New Roman" w:cs="Times New Roman"/>
            <w:lang w:val="en-GB"/>
          </w:rPr>
          <w:t xml:space="preserve"> </w:t>
        </w:r>
      </w:ins>
      <w:ins w:id="536" w:author="Josh Browning" w:date="2015-08-31T06:59:00Z">
        <w:r w:rsidR="00706B28">
          <w:rPr>
            <w:rFonts w:ascii="Times New Roman" w:hAnsi="Times New Roman" w:cs="Times New Roman"/>
            <w:lang w:val="en-GB"/>
          </w:rPr>
          <w:t>the</w:t>
        </w:r>
        <w:r w:rsidRPr="009616CB">
          <w:rPr>
            <w:rFonts w:ascii="Times New Roman" w:hAnsi="Times New Roman" w:cs="Times New Roman"/>
            <w:lang w:val="en-GB"/>
          </w:rPr>
          <w:t xml:space="preserve"> </w:t>
        </w:r>
      </w:ins>
      <w:r w:rsidRPr="009616CB">
        <w:rPr>
          <w:rFonts w:ascii="Times New Roman" w:hAnsi="Times New Roman" w:cs="Times New Roman"/>
          <w:lang w:val="en-GB"/>
        </w:rPr>
        <w: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number of tourists entering a given country, including their origin and duration of stay, is collected at country boarders and globally gathered by the United Nations World Tourist Organization </w:t>
      </w:r>
      <w:r w:rsidRPr="009616CB">
        <w:rPr>
          <w:rFonts w:ascii="Times New Roman" w:hAnsi="Times New Roman" w:cs="Times New Roman"/>
          <w:lang w:val="en-GB"/>
        </w:rPr>
        <w:lastRenderedPageBreak/>
        <w:t>(UNWTO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537" w:name="_Toc428383826"/>
      <w:bookmarkStart w:id="538" w:name="_Toc428436048"/>
      <w:bookmarkStart w:id="539" w:name="_Toc428436349"/>
      <w:bookmarkStart w:id="540" w:name="_Toc428436475"/>
      <w:r w:rsidRPr="009616CB">
        <w:lastRenderedPageBreak/>
        <w:t>References</w:t>
      </w:r>
      <w:bookmarkEnd w:id="537"/>
      <w:bookmarkEnd w:id="538"/>
      <w:bookmarkEnd w:id="539"/>
      <w:bookmarkEnd w:id="540"/>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FAO 2015, FAOSTAT, available from: </w:t>
      </w:r>
      <w:hyperlink r:id="rId16" w:history="1">
        <w:r w:rsidRPr="009616CB">
          <w:rPr>
            <w:rStyle w:val="Hyperlink"/>
            <w:rFonts w:ascii="Times New Roman" w:hAnsi="Times New Roman" w:cs="Times New Roman"/>
            <w:lang w:val="en-GB"/>
          </w:rPr>
          <w:t>http://faostat3.fao.org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Fermont, A. &amp; Benson, T. 2011, Estimating Yield of Food Crops Grown by Smallholder Farmers. A Review in the Uganda Context, International Food Policy Research Institute, IFPRI Discussion Paper 01097.</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7" w:history="1">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Habinshuti, V. 2014, Informal Cross Border Trade Statistics in Rwanda,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Harris, K.L. &amp; Lindblad, C.J. (eds) 1978, Postharvest Grain Loss Assessment Methods, National Academy of Sciences,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8" w:history="1">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Draft,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United Nations 2014, UN Comtrade Database, available from: </w:t>
      </w:r>
      <w:hyperlink r:id="rId19" w:history="1">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UNSD (United Nations Statistics Division) 2004, International Merchandise Trade Statistics. Compilers Manual, New York.</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UNWTO (United Nations World Tourist Organization) 2015, Tourism Statistics, available from </w:t>
      </w:r>
      <w:hyperlink r:id="rId20" w:history="1">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Final Draft, </w:t>
      </w:r>
      <w:r w:rsidRPr="009616CB">
        <w:rPr>
          <w:rFonts w:ascii="Times New Roman" w:hAnsi="Times New Roman" w:cs="Times New Roman"/>
          <w:highlight w:val="yellow"/>
          <w:lang w:val="en-GB"/>
        </w:rPr>
        <w:t>not for publication.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21" w:history="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World Bank 2011, Global Strategy to Improve Agricultural and Rural Statistics, Report no. 56719-GLB, Washington DC.</w:t>
      </w: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374C82">
      <w:pPr>
        <w:pStyle w:val="Heading1"/>
      </w:pPr>
      <w:bookmarkStart w:id="541" w:name="_Toc428383827"/>
      <w:bookmarkStart w:id="542" w:name="_Toc428436049"/>
      <w:bookmarkStart w:id="543" w:name="_Toc428436350"/>
      <w:bookmarkStart w:id="544" w:name="_Toc428436476"/>
      <w:bookmarkStart w:id="545" w:name="_Toc421025835"/>
      <w:r w:rsidRPr="009616CB">
        <w:lastRenderedPageBreak/>
        <w:t>Balancing and standardization</w:t>
      </w:r>
      <w:bookmarkEnd w:id="541"/>
      <w:bookmarkEnd w:id="542"/>
      <w:bookmarkEnd w:id="543"/>
      <w:bookmarkEnd w:id="54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long-run. While every effort should indeed be made to collect data, there is still the need to deal with missing data, ratios, shares and conversion factors, i.e. there is a need for imputation.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9616CB" w:rsidRDefault="004F65E4" w:rsidP="00E93C3B">
      <w:pPr>
        <w:pStyle w:val="Heading2"/>
      </w:pPr>
      <w:bookmarkStart w:id="546" w:name="_Toc428383828"/>
      <w:bookmarkStart w:id="547" w:name="_Toc428436050"/>
      <w:bookmarkStart w:id="548" w:name="_Toc428436351"/>
      <w:bookmarkStart w:id="549" w:name="_Toc428436477"/>
      <w:r w:rsidRPr="009616CB">
        <w:t>The basic balance and the balancing mechanism</w:t>
      </w:r>
      <w:bookmarkEnd w:id="545"/>
      <w:bookmarkEnd w:id="546"/>
      <w:bookmarkEnd w:id="547"/>
      <w:bookmarkEnd w:id="548"/>
      <w:bookmarkEnd w:id="549"/>
    </w:p>
    <w:p w:rsidR="004F65E4" w:rsidRPr="009616CB" w:rsidRDefault="004F65E4" w:rsidP="009571C8">
      <w:pPr>
        <w:pStyle w:val="Heading3"/>
        <w:rPr>
          <w:rFonts w:ascii="Times New Roman" w:hAnsi="Times New Roman"/>
          <w:lang w:val="en-GB"/>
        </w:rPr>
      </w:pPr>
      <w:bookmarkStart w:id="550" w:name="_Toc421025836"/>
      <w:r w:rsidRPr="009616CB">
        <w:rPr>
          <w:rFonts w:ascii="Times New Roman" w:hAnsi="Times New Roman"/>
          <w:lang w:val="en-GB"/>
        </w:rPr>
        <w:t>Introduction</w:t>
      </w:r>
      <w:bookmarkEnd w:id="550"/>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rsidR="004F65E4" w:rsidRPr="009616CB" w:rsidRDefault="009D7FC0" w:rsidP="004F65E4">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Pr="009616CB">
        <w:rPr>
          <w:rFonts w:ascii="Times New Roman" w:hAnsi="Times New Roman" w:cs="Times New Roman"/>
          <w:b/>
          <w:color w:val="000000" w:themeColor="text1"/>
          <w:sz w:val="22"/>
          <w:szCs w:val="22"/>
          <w:lang w:val="en-GB"/>
        </w:rPr>
        <w:fldChar w:fldCharType="separate"/>
      </w:r>
      <w:r w:rsidR="0059554E">
        <w:rPr>
          <w:rFonts w:ascii="Times New Roman" w:hAnsi="Times New Roman" w:cs="Times New Roman"/>
          <w:noProof/>
          <w:color w:val="000000" w:themeColor="text1"/>
          <w:sz w:val="22"/>
          <w:szCs w:val="22"/>
          <w:lang w:val="en-GB"/>
        </w:rPr>
        <w:t>1</w:t>
      </w:r>
      <w:r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rsidR="004F65E4" w:rsidRPr="009616CB" w:rsidRDefault="009D7FC0"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2</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 w:val="20"/>
          <w:szCs w:val="18"/>
          <w:lang w:val="en-GB"/>
        </w:rPr>
      </w:pPr>
      <w:del w:id="551" w:author="Josh Browning" w:date="2015-08-31T07:01:00Z">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ins w:id="552" w:author="Josh Browning" w:date="2015-08-31T07:01:00Z">
        <w:r w:rsidR="00F35597">
          <w:rPr>
            <w:rFonts w:ascii="Times New Roman" w:hAnsi="Times New Roman" w:cs="Times New Roman"/>
            <w:color w:val="000000" w:themeColor="text1"/>
            <w:sz w:val="20"/>
            <w:szCs w:val="18"/>
            <w:lang w:val="en-GB"/>
          </w:rPr>
          <w:t>w</w:t>
        </w:r>
        <w:r w:rsidR="00F35597" w:rsidRPr="009616CB">
          <w:rPr>
            <w:rFonts w:ascii="Times New Roman" w:hAnsi="Times New Roman" w:cs="Times New Roman"/>
            <w:color w:val="000000" w:themeColor="text1"/>
            <w:sz w:val="20"/>
            <w:szCs w:val="18"/>
            <w:lang w:val="en-GB"/>
          </w:rPr>
          <w:t>here</w:t>
        </w:r>
        <w:r w:rsidRPr="009616CB">
          <w:rPr>
            <w:rFonts w:ascii="Times New Roman" w:hAnsi="Times New Roman" w:cs="Times New Roman"/>
            <w:color w:val="000000" w:themeColor="text1"/>
            <w:sz w:val="20"/>
            <w:szCs w:val="18"/>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ins w:id="553" w:author="Josh Browning" w:date="2015-08-31T07:01:00Z">
        <w:r w:rsidR="00F35597">
          <w:rPr>
            <w:rFonts w:ascii="Times New Roman" w:hAnsi="Times New Roman" w:cs="Times New Roman"/>
            <w:color w:val="000000" w:themeColor="text1"/>
            <w:sz w:val="20"/>
            <w:szCs w:val="20"/>
            <w:lang w:val="en-GB"/>
          </w:rPr>
          <w:t>.</w:t>
        </w:r>
      </w:ins>
      <w:r w:rsidRPr="009616CB">
        <w:rPr>
          <w:rStyle w:val="FootnoteReference"/>
          <w:rFonts w:ascii="Times New Roman" w:hAnsi="Times New Roman" w:cs="Times New Roman"/>
          <w:color w:val="000000" w:themeColor="text1"/>
          <w:sz w:val="20"/>
          <w:szCs w:val="20"/>
          <w:lang w:val="en-GB"/>
        </w:rPr>
        <w:footnoteReference w:id="26"/>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w:t>
      </w:r>
      <w:r w:rsidRPr="009616CB">
        <w:rPr>
          <w:rFonts w:ascii="Times New Roman" w:hAnsi="Times New Roman" w:cs="Times New Roman"/>
          <w:color w:val="000000" w:themeColor="text1"/>
          <w:lang w:val="en-GB"/>
        </w:rPr>
        <w:lastRenderedPageBreak/>
        <w:t>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7"/>
      </w:r>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id="554" w:author="Josh Browning" w:date="2015-08-31T07:03:00Z">
        <w:r w:rsidR="00F35597">
          <w:rPr>
            <w:rFonts w:ascii="Times New Roman" w:hAnsi="Times New Roman" w:cs="Times New Roman"/>
            <w:color w:val="000000" w:themeColor="text1"/>
            <w:lang w:val="en-GB"/>
          </w:rPr>
          <w:t xml:space="preserve">error of the </w:t>
        </w:r>
      </w:ins>
      <w:r w:rsidRPr="009616CB">
        <w:rPr>
          <w:rFonts w:ascii="Times New Roman" w:hAnsi="Times New Roman" w:cs="Times New Roman"/>
          <w:color w:val="000000" w:themeColor="text1"/>
          <w:lang w:val="en-GB"/>
        </w:rPr>
        <w:t>balancing item/residual will be 0.  However, the variance of</w:t>
      </w:r>
      <w:ins w:id="555" w:author="Josh Browning" w:date="2015-08-31T19:33:00Z">
        <w:r w:rsidRPr="009616CB">
          <w:rPr>
            <w:rFonts w:ascii="Times New Roman" w:hAnsi="Times New Roman" w:cs="Times New Roman"/>
            <w:color w:val="000000" w:themeColor="text1"/>
            <w:lang w:val="en-GB"/>
          </w:rPr>
          <w:t xml:space="preserve"> the </w:t>
        </w:r>
      </w:ins>
      <w:ins w:id="556" w:author="Josh Browning" w:date="2015-08-31T07:03:00Z">
        <w:r w:rsidR="00F35597">
          <w:rPr>
            <w:rFonts w:ascii="Times New Roman" w:hAnsi="Times New Roman" w:cs="Times New Roman"/>
            <w:color w:val="000000" w:themeColor="text1"/>
            <w:lang w:val="en-GB"/>
          </w:rPr>
          <w:t>error for</w:t>
        </w:r>
        <w:r w:rsidRPr="009616CB">
          <w:rPr>
            <w:rFonts w:ascii="Times New Roman" w:hAnsi="Times New Roman" w:cs="Times New Roman"/>
            <w:color w:val="000000" w:themeColor="text1"/>
            <w:lang w:val="en-GB"/>
          </w:rPr>
          <w:t xml:space="preserve"> the </w:t>
        </w:r>
      </w:ins>
      <w:r w:rsidRPr="009616CB">
        <w:rPr>
          <w:rFonts w:ascii="Times New Roman" w:hAnsi="Times New Roman" w:cs="Times New Roman"/>
          <w:color w:val="000000" w:themeColor="text1"/>
          <w:lang w:val="en-GB"/>
        </w:rPr>
        <w:t>balancing item/residual is the sum of the variance of the measurement errors for all other elements</w:t>
      </w:r>
      <w:ins w:id="557" w:author="Josh Browning" w:date="2015-08-31T07:03:00Z">
        <w:r w:rsidR="00F35597">
          <w:rPr>
            <w:rFonts w:ascii="Times New Roman" w:hAnsi="Times New Roman" w:cs="Times New Roman"/>
            <w:color w:val="000000" w:themeColor="text1"/>
            <w:lang w:val="en-GB"/>
          </w:rPr>
          <w:t>;</w:t>
        </w:r>
      </w:ins>
      <w:del w:id="558" w:author="Josh Browning" w:date="2015-08-31T07:03:00Z">
        <w:r w:rsidRPr="009616CB" w:rsidDel="00F35597">
          <w:rPr>
            <w:rFonts w:ascii="Times New Roman" w:hAnsi="Times New Roman" w:cs="Times New Roman"/>
            <w:color w:val="000000" w:themeColor="text1"/>
            <w:lang w:val="en-GB"/>
          </w:rPr>
          <w:delText>,</w:delText>
        </w:r>
      </w:del>
      <w:del w:id="559"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t>
      </w:r>
      <w:del w:id="560" w:author="Josh Browning" w:date="2015-08-31T07:03:00Z">
        <w:r w:rsidRPr="009616CB">
          <w:rPr>
            <w:rFonts w:ascii="Times New Roman" w:hAnsi="Times New Roman" w:cs="Times New Roman"/>
            <w:color w:val="000000" w:themeColor="text1"/>
            <w:lang w:val="en-GB"/>
          </w:rPr>
          <w:delText xml:space="preserve">which </w:delText>
        </w:r>
      </w:del>
      <w:ins w:id="561" w:author="Josh Browning" w:date="2015-08-31T07:03:00Z">
        <w:r w:rsidR="00F35597">
          <w:rPr>
            <w:rFonts w:ascii="Times New Roman" w:hAnsi="Times New Roman" w:cs="Times New Roman"/>
            <w:color w:val="000000" w:themeColor="text1"/>
            <w:lang w:val="en-GB"/>
          </w:rPr>
          <w:t xml:space="preserve">this </w:t>
        </w:r>
      </w:ins>
      <w:r w:rsidRPr="009616CB">
        <w:rPr>
          <w:rFonts w:ascii="Times New Roman" w:hAnsi="Times New Roman" w:cs="Times New Roman"/>
          <w:color w:val="000000" w:themeColor="text1"/>
          <w:lang w:val="en-GB"/>
        </w:rPr>
        <w:t xml:space="preserve">will inevitably cause </w:t>
      </w:r>
      <w:ins w:id="562" w:author="Josh Browning" w:date="2015-08-31T07:19:00Z">
        <w:r w:rsidR="00722C67">
          <w:rPr>
            <w:rFonts w:ascii="Times New Roman" w:hAnsi="Times New Roman" w:cs="Times New Roman"/>
            <w:color w:val="000000" w:themeColor="text1"/>
            <w:lang w:val="en-GB"/>
          </w:rPr>
          <w:t xml:space="preserve">a </w:t>
        </w:r>
      </w:ins>
      <w:ins w:id="563" w:author="Josh Browning" w:date="2015-08-31T07:03:00Z">
        <w:r w:rsidR="00F35597">
          <w:rPr>
            <w:rFonts w:ascii="Times New Roman" w:hAnsi="Times New Roman" w:cs="Times New Roman"/>
            <w:color w:val="000000" w:themeColor="text1"/>
            <w:lang w:val="en-GB"/>
          </w:rPr>
          <w:t xml:space="preserve">large </w:t>
        </w:r>
      </w:ins>
      <w:del w:id="564" w:author="Josh Browning" w:date="2015-08-31T07:03:00Z">
        <w:r w:rsidRPr="009616CB">
          <w:rPr>
            <w:rFonts w:ascii="Times New Roman" w:hAnsi="Times New Roman" w:cs="Times New Roman"/>
            <w:color w:val="000000" w:themeColor="text1"/>
            <w:lang w:val="en-GB"/>
          </w:rPr>
          <w:delText xml:space="preserve">inaccuracies in measuring the </w:delText>
        </w:r>
      </w:del>
      <w:ins w:id="565" w:author="Josh Browning" w:date="2015-08-31T07:03:00Z">
        <w:r w:rsidR="00F35597">
          <w:rPr>
            <w:rFonts w:ascii="Times New Roman" w:hAnsi="Times New Roman" w:cs="Times New Roman"/>
            <w:color w:val="000000" w:themeColor="text1"/>
            <w:lang w:val="en-GB"/>
          </w:rPr>
          <w:t>v</w:t>
        </w:r>
        <w:r w:rsidR="00722C67">
          <w:rPr>
            <w:rFonts w:ascii="Times New Roman" w:hAnsi="Times New Roman" w:cs="Times New Roman"/>
            <w:color w:val="000000" w:themeColor="text1"/>
            <w:lang w:val="en-GB"/>
          </w:rPr>
          <w:t>ariabilit</w:t>
        </w:r>
      </w:ins>
      <w:ins w:id="566" w:author="Josh Browning" w:date="2015-08-31T07:19:00Z">
        <w:r w:rsidR="00722C67">
          <w:rPr>
            <w:rFonts w:ascii="Times New Roman" w:hAnsi="Times New Roman" w:cs="Times New Roman"/>
            <w:color w:val="000000" w:themeColor="text1"/>
            <w:lang w:val="en-GB"/>
          </w:rPr>
          <w:t>y</w:t>
        </w:r>
      </w:ins>
      <w:ins w:id="567" w:author="Josh Browning" w:date="2015-08-31T07:03:00Z">
        <w:r w:rsidR="00F35597">
          <w:rPr>
            <w:rFonts w:ascii="Times New Roman" w:hAnsi="Times New Roman" w:cs="Times New Roman"/>
            <w:color w:val="000000" w:themeColor="text1"/>
            <w:lang w:val="en-GB"/>
          </w:rPr>
          <w:t xml:space="preserve"> in the estimate of the </w:t>
        </w:r>
      </w:ins>
      <w:r w:rsidRPr="009616CB">
        <w:rPr>
          <w:rFonts w:ascii="Times New Roman" w:hAnsi="Times New Roman" w:cs="Times New Roman"/>
          <w:color w:val="000000" w:themeColor="text1"/>
          <w:lang w:val="en-GB"/>
        </w:rPr>
        <w:t xml:space="preserve">balancing item/residual.  </w:t>
      </w:r>
    </w:p>
    <w:p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id="568" w:author="Josh Browning" w:date="2015-08-31T19:33:00Z">
        <w:r w:rsidRPr="009616CB">
          <w:rPr>
            <w:rFonts w:ascii="Times New Roman" w:hAnsi="Times New Roman" w:cs="Times New Roman"/>
            <w:color w:val="000000" w:themeColor="text1"/>
            <w:lang w:val="en-GB"/>
          </w:rPr>
          <w:t>use</w:t>
        </w:r>
      </w:ins>
      <w:ins w:id="569" w:author="Josh Browning" w:date="2015-08-31T07:04:00Z">
        <w:r w:rsidR="00F35597">
          <w:rPr>
            <w:rFonts w:ascii="Times New Roman" w:hAnsi="Times New Roman" w:cs="Times New Roman"/>
            <w:color w:val="000000" w:themeColor="text1"/>
            <w:lang w:val="en-GB"/>
          </w:rPr>
          <w:t>d</w:t>
        </w:r>
      </w:ins>
      <w:del w:id="570" w:author="Josh Browning" w:date="2015-08-31T19:33:00Z">
        <w:r w:rsidRPr="009616CB">
          <w:rPr>
            <w:rFonts w:ascii="Times New Roman" w:hAnsi="Times New Roman" w:cs="Times New Roman"/>
            <w:color w:val="000000" w:themeColor="text1"/>
            <w:lang w:val="en-GB"/>
          </w:rPr>
          <w:delText>use</w:delText>
        </w:r>
      </w:del>
      <w:r w:rsidRPr="009616CB">
        <w:rPr>
          <w:rFonts w:ascii="Times New Roman" w:hAnsi="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9616CB" w:rsidRDefault="004F65E4" w:rsidP="009571C8">
      <w:pPr>
        <w:pStyle w:val="Heading3"/>
        <w:rPr>
          <w:rFonts w:ascii="Times New Roman" w:hAnsi="Times New Roman"/>
          <w:lang w:val="en-GB"/>
        </w:rPr>
      </w:pPr>
      <w:bookmarkStart w:id="571" w:name="_Toc421025837"/>
      <w:r w:rsidRPr="009616CB">
        <w:rPr>
          <w:rFonts w:ascii="Times New Roman" w:hAnsi="Times New Roman"/>
          <w:lang w:val="en-GB"/>
        </w:rPr>
        <w:t>The approach in detail</w:t>
      </w:r>
      <w:bookmarkEnd w:id="571"/>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28"/>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rsidR="004F65E4" w:rsidRPr="009616CB" w:rsidRDefault="009D7FC0"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3</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572"/>
      <w:r w:rsidRPr="009616CB">
        <w:rPr>
          <w:rFonts w:ascii="Times New Roman" w:hAnsi="Times New Roman" w:cs="Times New Roman"/>
          <w:color w:val="000000" w:themeColor="text1"/>
          <w:lang w:val="en-GB"/>
        </w:rPr>
        <w:t xml:space="preserve">XX </w:t>
      </w:r>
      <w:commentRangeEnd w:id="572"/>
      <w:r w:rsidR="00F35597">
        <w:rPr>
          <w:rStyle w:val="CommentReference"/>
        </w:rPr>
        <w:commentReference w:id="572"/>
      </w:r>
      <w:r w:rsidRPr="009616CB">
        <w:rPr>
          <w:rFonts w:ascii="Times New Roman" w:hAnsi="Times New Roman" w:cs="Times New Roman"/>
          <w:color w:val="000000" w:themeColor="text1"/>
          <w:lang w:val="en-GB"/>
        </w:rPr>
        <w:t>of this book. At this stage it should suffice to mention</w:t>
      </w:r>
      <w:del w:id="573" w:author="Josh Browning" w:date="2015-08-31T07:07:00Z">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574"/>
      <w:r w:rsidRPr="009616CB">
        <w:rPr>
          <w:rFonts w:ascii="Times New Roman" w:hAnsi="Times New Roman" w:cs="Times New Roman"/>
          <w:color w:val="000000" w:themeColor="text1"/>
          <w:lang w:val="en-GB"/>
        </w:rPr>
        <w:t>year</w:t>
      </w:r>
      <w:commentRangeEnd w:id="574"/>
      <w:r w:rsidR="00F35597">
        <w:rPr>
          <w:rStyle w:val="CommentReference"/>
        </w:rPr>
        <w:commentReference w:id="574"/>
      </w:r>
      <w:del w:id="575" w:author="Josh Browning" w:date="2015-08-31T07:07:00Z">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For the new balancing mechanism, the “best” solution is defined as the one that provides the combination of variables with the highest aggregate </w:t>
      </w:r>
      <w:ins w:id="576" w:author="Josh Browning" w:date="2015-08-31T07:10:00Z">
        <w:r w:rsidR="00F35597">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probability</w:t>
      </w:r>
      <w:ins w:id="577" w:author="Josh Browning" w:date="2015-08-31T07:10:00Z">
        <w:r w:rsidR="00F35597">
          <w:rPr>
            <w:rFonts w:ascii="Times New Roman" w:hAnsi="Times New Roman" w:cs="Times New Roman"/>
            <w:color w:val="000000" w:themeColor="text1"/>
            <w:lang w:val="en-GB"/>
          </w:rPr>
          <w:t>”</w:t>
        </w:r>
      </w:ins>
      <w:ins w:id="578" w:author="Josh Browning" w:date="2015-08-31T19:33:00Z">
        <w:r w:rsidRPr="009616CB">
          <w:rPr>
            <w:rFonts w:ascii="Times New Roman" w:hAnsi="Times New Roman" w:cs="Times New Roman"/>
            <w:color w:val="000000" w:themeColor="text1"/>
            <w:lang w:val="en-GB"/>
          </w:rPr>
          <w:t>.</w:t>
        </w:r>
      </w:ins>
      <w:del w:id="579"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In </w:t>
      </w:r>
      <w:del w:id="580" w:author="Josh Browning" w:date="2015-08-31T07:10:00Z">
        <w:r w:rsidRPr="009616CB" w:rsidDel="00F35597">
          <w:rPr>
            <w:rFonts w:ascii="Times New Roman" w:hAnsi="Times New Roman" w:cs="Times New Roman"/>
            <w:color w:val="000000" w:themeColor="text1"/>
            <w:lang w:val="en-GB"/>
          </w:rPr>
          <w:delText>practice</w:delText>
        </w:r>
      </w:del>
      <w:ins w:id="581" w:author="Josh Browning" w:date="2015-08-31T07:10:00Z">
        <w:r w:rsidR="00F35597">
          <w:rPr>
            <w:rFonts w:ascii="Times New Roman" w:hAnsi="Times New Roman" w:cs="Times New Roman"/>
            <w:color w:val="000000" w:themeColor="text1"/>
            <w:lang w:val="en-GB"/>
          </w:rPr>
          <w:t>more theoretical terms</w:t>
        </w:r>
      </w:ins>
      <w:del w:id="582" w:author="Josh Browning" w:date="2015-08-31T19:33:00Z">
        <w:r w:rsidRPr="009616CB">
          <w:rPr>
            <w:rFonts w:ascii="Times New Roman" w:hAnsi="Times New Roman" w:cs="Times New Roman"/>
            <w:color w:val="000000" w:themeColor="text1"/>
            <w:lang w:val="en-GB"/>
          </w:rPr>
          <w:delText>practice</w:delText>
        </w:r>
      </w:del>
      <w:r w:rsidRPr="009616CB">
        <w:rPr>
          <w:rFonts w:ascii="Times New Roman" w:hAnsi="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id="583" w:author="Josh Browning" w:date="2015-08-31T07:10:00Z">
        <w:r w:rsidRPr="009616CB">
          <w:rPr>
            <w:rFonts w:ascii="Times New Roman" w:hAnsi="Times New Roman" w:cs="Times New Roman"/>
            <w:color w:val="000000" w:themeColor="text1"/>
            <w:lang w:val="en-GB"/>
          </w:rPr>
          <w:delText xml:space="preserve">aggregate </w:delText>
        </w:r>
      </w:del>
      <w:ins w:id="584" w:author="Josh Browning" w:date="2015-08-31T07:10:00Z">
        <w:r w:rsidR="00722C67">
          <w:rPr>
            <w:rFonts w:ascii="Times New Roman" w:hAnsi="Times New Roman" w:cs="Times New Roman"/>
            <w:color w:val="000000" w:themeColor="text1"/>
            <w:lang w:val="en-GB"/>
          </w:rPr>
          <w:t xml:space="preserve">joint </w:t>
        </w:r>
      </w:ins>
      <w:r w:rsidRPr="009616CB">
        <w:rPr>
          <w:rFonts w:ascii="Times New Roman" w:hAnsi="Times New Roman" w:cs="Times New Roman"/>
          <w:color w:val="000000" w:themeColor="text1"/>
          <w:lang w:val="en-GB"/>
        </w:rPr>
        <w:t xml:space="preserve">density of all distributions. In practice, the approach amounts to </w:t>
      </w:r>
      <w:del w:id="585" w:author="Josh Browning" w:date="2015-08-31T07:10:00Z">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id="586" w:author="Josh Browning" w:date="2015-08-31T07:10:00Z">
        <w:r w:rsidR="00722C67">
          <w:rPr>
            <w:rFonts w:ascii="Times New Roman" w:hAnsi="Times New Roman" w:cs="Times New Roman"/>
            <w:color w:val="000000" w:themeColor="text1"/>
            <w:lang w:val="en-GB"/>
          </w:rPr>
          <w:t>maximum likelihood estimation</w:t>
        </w:r>
      </w:ins>
      <w:del w:id="587" w:author="Josh Browning" w:date="2015-08-31T19:33:00Z">
        <w:r w:rsidRPr="009616CB">
          <w:rPr>
            <w:rFonts w:ascii="Times New Roman" w:hAnsi="Times New Roman" w:cs="Times New Roman"/>
            <w:color w:val="000000" w:themeColor="text1"/>
            <w:lang w:val="en-GB"/>
          </w:rPr>
          <w:delText>maximization</w:delText>
        </w:r>
      </w:del>
      <w:r w:rsidRPr="009616CB">
        <w:rPr>
          <w:rFonts w:ascii="Times New Roman" w:hAnsi="Times New Roman" w:cs="Times New Roman"/>
          <w:color w:val="000000" w:themeColor="text1"/>
          <w:lang w:val="en-GB"/>
        </w:rPr>
        <w:t xml:space="preserve">, i.e. a process that selects the combination where the product of all likelihoods has a maximum value. </w:t>
      </w:r>
    </w:p>
    <w:p w:rsidR="004F65E4" w:rsidRPr="009616CB" w:rsidRDefault="009D7FC0"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4</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w:rsidR="004F65E4" w:rsidRPr="009616CB" w:rsidRDefault="004F65E4" w:rsidP="009571C8">
      <w:pPr>
        <w:pStyle w:val="Heading3"/>
        <w:rPr>
          <w:rFonts w:ascii="Times New Roman" w:hAnsi="Times New Roman"/>
          <w:lang w:val="en-GB"/>
        </w:rPr>
      </w:pPr>
      <w:bookmarkStart w:id="588" w:name="_Toc421025838"/>
      <w:r w:rsidRPr="009616CB">
        <w:rPr>
          <w:rFonts w:ascii="Times New Roman" w:hAnsi="Times New Roman"/>
          <w:lang w:val="en-GB"/>
        </w:rPr>
        <w:t>Constraints</w:t>
      </w:r>
      <w:bookmarkEnd w:id="588"/>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589" w:name="_Toc421025839"/>
      <w:r w:rsidRPr="009616CB">
        <w:rPr>
          <w:rFonts w:ascii="Times New Roman" w:hAnsi="Times New Roman"/>
          <w:lang w:val="en-GB"/>
        </w:rPr>
        <w:lastRenderedPageBreak/>
        <w:t>Possible problems, infeasibilities</w:t>
      </w:r>
      <w:bookmarkEnd w:id="589"/>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rsidR="004F65E4" w:rsidRPr="009616CB" w:rsidRDefault="009D7FC0" w:rsidP="003C6AA5">
      <w:pPr>
        <w:pStyle w:val="ListParagraph"/>
        <w:numPr>
          <w:ilvl w:val="0"/>
          <w:numId w:val="11"/>
        </w:numPr>
        <w:jc w:val="both"/>
        <w:rPr>
          <w:rFonts w:ascii="Times New Roman" w:hAnsi="Times New Roman"/>
          <w:color w:val="000000" w:themeColor="text1"/>
        </w:rPr>
      </w:pPr>
      <w:r w:rsidRPr="009D7FC0">
        <w:rPr>
          <w:rFonts w:ascii="Times New Roman" w:hAnsi="Times New Roman"/>
          <w:i/>
          <w:color w:val="000000" w:themeColor="text1"/>
          <w:rPrChange w:id="590" w:author="Josh Browning" w:date="2015-08-31T19:33:00Z">
            <w:rPr>
              <w:rFonts w:ascii="Times New Roman" w:hAnsi="Times New Roman"/>
              <w:color w:val="000000" w:themeColor="text1"/>
            </w:rPr>
          </w:rPrChange>
        </w:rPr>
        <w:t>No solution with only a row constraint of supply equal to demand</w:t>
      </w:r>
      <w:r w:rsidR="004F65E4" w:rsidRPr="009616CB">
        <w:rPr>
          <w:rFonts w:ascii="Times New Roman" w:hAnsi="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id="591" w:author="Josh Browning" w:date="2015-08-31T07:13:00Z">
        <w:r w:rsidR="004F65E4" w:rsidRPr="009616CB">
          <w:rPr>
            <w:rFonts w:ascii="Times New Roman" w:hAnsi="Times New Roman"/>
            <w:color w:val="000000" w:themeColor="text1"/>
          </w:rPr>
          <w:delText xml:space="preserve">to </w:delText>
        </w:r>
      </w:del>
      <w:ins w:id="592" w:author="Josh Browning" w:date="2015-08-31T19:33:00Z">
        <w:r w:rsidR="004F65E4" w:rsidRPr="009616CB">
          <w:rPr>
            <w:rFonts w:ascii="Times New Roman" w:hAnsi="Times New Roman"/>
            <w:color w:val="000000" w:themeColor="text1"/>
          </w:rPr>
          <w:t>establish</w:t>
        </w:r>
      </w:ins>
      <w:ins w:id="593" w:author="Josh Browning" w:date="2015-08-31T07:13:00Z">
        <w:r w:rsidR="00722C67">
          <w:rPr>
            <w:rFonts w:ascii="Times New Roman" w:hAnsi="Times New Roman"/>
            <w:color w:val="000000" w:themeColor="text1"/>
          </w:rPr>
          <w:t>ment of</w:t>
        </w:r>
      </w:ins>
      <w:del w:id="594" w:author="Josh Browning" w:date="2015-08-31T19:33:00Z">
        <w:r w:rsidR="004F65E4" w:rsidRPr="009616CB">
          <w:rPr>
            <w:rFonts w:ascii="Times New Roman" w:hAnsi="Times New Roman"/>
            <w:color w:val="000000" w:themeColor="text1"/>
          </w:rPr>
          <w:delText>establish</w:delText>
        </w:r>
      </w:del>
      <w:r w:rsidR="004F65E4" w:rsidRPr="009616CB">
        <w:rPr>
          <w:rFonts w:ascii="Times New Roman" w:hAnsi="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9616CB" w:rsidRDefault="009D7FC0" w:rsidP="003C6AA5">
      <w:pPr>
        <w:pStyle w:val="ListParagraph"/>
        <w:numPr>
          <w:ilvl w:val="0"/>
          <w:numId w:val="11"/>
        </w:numPr>
        <w:jc w:val="both"/>
        <w:rPr>
          <w:rFonts w:ascii="Times New Roman" w:hAnsi="Times New Roman"/>
          <w:color w:val="000000" w:themeColor="text1"/>
        </w:rPr>
      </w:pPr>
      <w:r w:rsidRPr="009D7FC0">
        <w:rPr>
          <w:rFonts w:ascii="Times New Roman" w:hAnsi="Times New Roman"/>
          <w:i/>
          <w:color w:val="000000" w:themeColor="text1"/>
          <w:rPrChange w:id="595" w:author="Josh Browning" w:date="2015-08-31T19:33:00Z">
            <w:rPr>
              <w:rFonts w:ascii="Times New Roman" w:hAnsi="Times New Roman"/>
              <w:color w:val="000000" w:themeColor="text1"/>
            </w:rPr>
          </w:rPrChange>
        </w:rPr>
        <w:t>Solution at row level, infeasibility for column constraints</w:t>
      </w:r>
      <w:r w:rsidR="004F65E4" w:rsidRPr="009616CB">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9616CB" w:rsidRDefault="009D7FC0" w:rsidP="003C6AA5">
      <w:pPr>
        <w:pStyle w:val="ListParagraph"/>
        <w:numPr>
          <w:ilvl w:val="0"/>
          <w:numId w:val="11"/>
        </w:numPr>
        <w:jc w:val="both"/>
        <w:rPr>
          <w:rFonts w:ascii="Times New Roman" w:hAnsi="Times New Roman"/>
          <w:color w:val="000000" w:themeColor="text1"/>
        </w:rPr>
      </w:pPr>
      <w:r w:rsidRPr="009D7FC0">
        <w:rPr>
          <w:rFonts w:ascii="Times New Roman" w:hAnsi="Times New Roman"/>
          <w:i/>
          <w:color w:val="000000" w:themeColor="text1"/>
          <w:rPrChange w:id="596" w:author="Josh Browning" w:date="2015-08-31T19:33:00Z">
            <w:rPr>
              <w:rFonts w:ascii="Times New Roman" w:hAnsi="Times New Roman"/>
              <w:color w:val="000000" w:themeColor="text1"/>
            </w:rPr>
          </w:rPrChange>
        </w:rPr>
        <w:t>Solution at row level and column level, infeasibility for multi-year constraints</w:t>
      </w:r>
      <w:r w:rsidR="004F65E4" w:rsidRPr="009616CB">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9616CB" w:rsidRDefault="009D7FC0" w:rsidP="003C6AA5">
      <w:pPr>
        <w:pStyle w:val="ListParagraph"/>
        <w:numPr>
          <w:ilvl w:val="0"/>
          <w:numId w:val="11"/>
        </w:numPr>
        <w:jc w:val="both"/>
        <w:rPr>
          <w:rFonts w:ascii="Times New Roman" w:hAnsi="Times New Roman"/>
          <w:color w:val="000000" w:themeColor="text1"/>
        </w:rPr>
      </w:pPr>
      <w:r w:rsidRPr="009D7FC0">
        <w:rPr>
          <w:rFonts w:ascii="Times New Roman" w:hAnsi="Times New Roman"/>
          <w:i/>
          <w:color w:val="000000" w:themeColor="text1"/>
          <w:rPrChange w:id="597" w:author="Josh Browning" w:date="2015-08-31T19:33:00Z">
            <w:rPr>
              <w:rFonts w:ascii="Times New Roman" w:hAnsi="Times New Roman"/>
              <w:color w:val="000000" w:themeColor="text1"/>
            </w:rPr>
          </w:rPrChange>
        </w:rPr>
        <w:t>All constraints met</w:t>
      </w:r>
      <w:r w:rsidR="004F65E4" w:rsidRPr="009616CB">
        <w:rPr>
          <w:rFonts w:ascii="Times New Roman" w:hAnsi="Times New Roman"/>
          <w:color w:val="000000" w:themeColor="text1"/>
        </w:rPr>
        <w:t xml:space="preserve">. In this case, the food balance sheet can be considered ready for an inspection by a food specialist and refined where and as necessary. </w:t>
      </w:r>
    </w:p>
    <w:p w:rsidR="004F65E4" w:rsidRPr="009616CB" w:rsidRDefault="009D7FC0" w:rsidP="004F65E4">
      <w:pPr>
        <w:rPr>
          <w:rFonts w:ascii="Times New Roman" w:hAnsi="Times New Roman" w:cs="Times New Roman"/>
          <w:color w:val="000000" w:themeColor="text1"/>
          <w:lang w:val="en-GB"/>
        </w:rPr>
      </w:pPr>
      <w:fldSimple w:instr=" REF _Ref419979972 \h  \* MERGEFORMAT ">
        <w:r w:rsidR="000854D5" w:rsidRPr="009616CB">
          <w:rPr>
            <w:rFonts w:ascii="Times New Roman" w:hAnsi="Times New Roman" w:cs="Times New Roman"/>
            <w:color w:val="000000" w:themeColor="text1"/>
            <w:szCs w:val="24"/>
            <w:lang w:val="en-GB"/>
          </w:rPr>
          <w:t>Figure 1</w:t>
        </w:r>
      </w:fldSimple>
      <w:r w:rsidR="004F65E4" w:rsidRPr="009616CB">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w:rsidR="004F65E4" w:rsidRPr="009616CB" w:rsidRDefault="004F65E4" w:rsidP="004F65E4">
      <w:pPr>
        <w:keepNext/>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p>
    <w:p w:rsidR="004F65E4" w:rsidRPr="009616CB" w:rsidRDefault="004F65E4" w:rsidP="004F65E4">
      <w:pPr>
        <w:pStyle w:val="Caption"/>
        <w:rPr>
          <w:rFonts w:ascii="Times New Roman" w:hAnsi="Times New Roman" w:cs="Times New Roman"/>
          <w:b/>
          <w:bCs/>
          <w:color w:val="000000" w:themeColor="text1"/>
          <w:lang w:val="en-GB"/>
        </w:rPr>
      </w:pPr>
      <w:bookmarkStart w:id="598" w:name="_Ref419979972"/>
      <w:bookmarkStart w:id="599" w:name="_Toc421026208"/>
      <w:bookmarkStart w:id="600" w:name="_Toc428383852"/>
      <w:bookmarkStart w:id="601" w:name="_Toc428436784"/>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w:t>
      </w:r>
      <w:r w:rsidR="009D7FC0" w:rsidRPr="009616CB">
        <w:rPr>
          <w:rFonts w:ascii="Times New Roman" w:hAnsi="Times New Roman" w:cs="Times New Roman"/>
          <w:b/>
          <w:bCs/>
          <w:color w:val="000000" w:themeColor="text1"/>
          <w:lang w:val="en-GB"/>
        </w:rPr>
        <w:fldChar w:fldCharType="end"/>
      </w:r>
      <w:bookmarkEnd w:id="598"/>
      <w:r w:rsidRPr="009616CB">
        <w:rPr>
          <w:rFonts w:ascii="Times New Roman" w:hAnsi="Times New Roman" w:cs="Times New Roman"/>
          <w:color w:val="000000" w:themeColor="text1"/>
          <w:lang w:val="en-GB"/>
        </w:rPr>
        <w:t>: US wheat, unbalanced (top pane), balanced (bottom pane</w:t>
      </w:r>
      <w:ins w:id="602" w:author="Josh Browning" w:date="2015-08-31T19:33:00Z">
        <w:r w:rsidRPr="009616CB">
          <w:rPr>
            <w:rFonts w:ascii="Times New Roman" w:hAnsi="Times New Roman" w:cs="Times New Roman"/>
            <w:color w:val="000000" w:themeColor="text1"/>
            <w:lang w:val="en-GB"/>
          </w:rPr>
          <w:t>)</w:t>
        </w:r>
      </w:ins>
      <w:ins w:id="603" w:author="Josh Browning" w:date="2015-08-31T07:15:00Z">
        <w:r w:rsidR="00722C67">
          <w:rPr>
            <w:rFonts w:ascii="Times New Roman" w:hAnsi="Times New Roman" w:cs="Times New Roman"/>
            <w:color w:val="000000" w:themeColor="text1"/>
            <w:lang w:val="en-GB"/>
          </w:rPr>
          <w:t xml:space="preserve">. </w:t>
        </w:r>
        <w:r w:rsidR="009D7FC0" w:rsidRPr="009D7FC0">
          <w:rPr>
            <w:rFonts w:ascii="Times New Roman" w:hAnsi="Times New Roman" w:cs="Times New Roman"/>
            <w:i w:val="0"/>
            <w:color w:val="000000" w:themeColor="text1"/>
            <w:lang w:val="en-GB"/>
            <w:rPrChange w:id="604" w:author="Josh Browning" w:date="2015-08-31T07:16:00Z">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id="605" w:author="Josh Browning" w:date="2015-08-31T19:33:00Z">
        <w:r w:rsidRPr="009616CB">
          <w:rPr>
            <w:rFonts w:ascii="Times New Roman" w:hAnsi="Times New Roman" w:cs="Times New Roman"/>
            <w:color w:val="000000" w:themeColor="text1"/>
            <w:lang w:val="en-GB"/>
          </w:rPr>
          <w:delText>)</w:delText>
        </w:r>
      </w:del>
      <w:bookmarkEnd w:id="599"/>
      <w:bookmarkEnd w:id="600"/>
      <w:bookmarkEnd w:id="601"/>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606" w:name="_Toc421025841"/>
      <w:r w:rsidRPr="009616CB">
        <w:rPr>
          <w:rFonts w:ascii="Times New Roman" w:hAnsi="Times New Roman"/>
          <w:lang w:val="en-GB"/>
        </w:rPr>
        <w:t>Pros and cons</w:t>
      </w:r>
      <w:bookmarkEnd w:id="60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Pros </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07" w:author="Josh Browning" w:date="2015-08-31T19:33:00Z">
            <w:rPr>
              <w:rFonts w:ascii="Times New Roman" w:hAnsi="Times New Roman"/>
              <w:color w:val="000000" w:themeColor="text1"/>
            </w:rPr>
          </w:rPrChange>
        </w:rPr>
        <w:t>No residual necessary</w:t>
      </w:r>
      <w:r w:rsidR="004F65E4" w:rsidRPr="009616CB">
        <w:rPr>
          <w:rFonts w:ascii="Times New Roman" w:hAnsi="Times New Roman"/>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08" w:author="Josh Browning" w:date="2015-08-31T19:33:00Z">
            <w:rPr>
              <w:rFonts w:ascii="Times New Roman" w:hAnsi="Times New Roman"/>
              <w:color w:val="000000" w:themeColor="text1"/>
            </w:rPr>
          </w:rPrChange>
        </w:rPr>
        <w:t>Harnesses all information</w:t>
      </w:r>
      <w:r w:rsidR="004F65E4" w:rsidRPr="009616CB">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09" w:author="Josh Browning" w:date="2015-08-31T19:33:00Z">
            <w:rPr>
              <w:rFonts w:ascii="Times New Roman" w:hAnsi="Times New Roman"/>
              <w:color w:val="000000" w:themeColor="text1"/>
            </w:rPr>
          </w:rPrChange>
        </w:rPr>
        <w:t>Rules-based and reproducible process</w:t>
      </w:r>
      <w:r w:rsidR="004F65E4" w:rsidRPr="009616CB">
        <w:rPr>
          <w:rFonts w:ascii="Times New Roman" w:hAnsi="Times New Roman"/>
          <w:color w:val="000000" w:themeColor="text1"/>
        </w:rPr>
        <w:t>. The identification of every variable follows a rules-based process. The same holds for the optimization process. This allows tracing decisions and reproducing results.</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10" w:author="Josh Browning" w:date="2015-08-31T19:33:00Z">
            <w:rPr>
              <w:rFonts w:ascii="Times New Roman" w:hAnsi="Times New Roman"/>
              <w:color w:val="000000" w:themeColor="text1"/>
            </w:rPr>
          </w:rPrChange>
        </w:rPr>
        <w:lastRenderedPageBreak/>
        <w:t>Most likely outcome</w:t>
      </w:r>
      <w:r w:rsidR="004F65E4" w:rsidRPr="009616CB">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11" w:author="Josh Browning" w:date="2015-08-31T19:33:00Z">
            <w:rPr>
              <w:rFonts w:ascii="Times New Roman" w:hAnsi="Times New Roman"/>
              <w:color w:val="000000" w:themeColor="text1"/>
            </w:rPr>
          </w:rPrChange>
        </w:rPr>
        <w:t>Flexibility</w:t>
      </w:r>
      <w:r w:rsidR="004F65E4" w:rsidRPr="009616CB">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w:rsidR="004F65E4" w:rsidRPr="009616CB" w:rsidRDefault="009D7FC0" w:rsidP="003C6AA5">
      <w:pPr>
        <w:pStyle w:val="ListParagraph"/>
        <w:numPr>
          <w:ilvl w:val="0"/>
          <w:numId w:val="9"/>
        </w:numPr>
        <w:jc w:val="both"/>
        <w:rPr>
          <w:rFonts w:ascii="Times New Roman" w:hAnsi="Times New Roman"/>
          <w:color w:val="000000" w:themeColor="text1"/>
        </w:rPr>
      </w:pPr>
      <w:r w:rsidRPr="009D7FC0">
        <w:rPr>
          <w:rFonts w:ascii="Times New Roman" w:hAnsi="Times New Roman"/>
          <w:i/>
          <w:color w:val="000000" w:themeColor="text1"/>
          <w:rPrChange w:id="612" w:author="Josh Browning" w:date="2015-08-31T19:33: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rsidR="004F65E4" w:rsidRPr="00722C67" w:rsidRDefault="009D7FC0" w:rsidP="003C6AA5">
      <w:pPr>
        <w:pStyle w:val="ListParagraph"/>
        <w:numPr>
          <w:ilvl w:val="0"/>
          <w:numId w:val="10"/>
        </w:numPr>
        <w:jc w:val="both"/>
        <w:rPr>
          <w:rFonts w:ascii="Times New Roman" w:hAnsi="Times New Roman"/>
          <w:i/>
          <w:color w:val="000000" w:themeColor="text1"/>
          <w:rPrChange w:id="613" w:author="Josh Browning" w:date="2015-08-31T19:33:00Z">
            <w:rPr>
              <w:rFonts w:ascii="Times New Roman" w:hAnsi="Times New Roman"/>
              <w:color w:val="000000" w:themeColor="text1"/>
            </w:rPr>
          </w:rPrChange>
        </w:rPr>
      </w:pPr>
      <w:r w:rsidRPr="009D7FC0">
        <w:rPr>
          <w:rFonts w:ascii="Times New Roman" w:hAnsi="Times New Roman"/>
          <w:i/>
          <w:color w:val="000000" w:themeColor="text1"/>
          <w:rPrChange w:id="614" w:author="Josh Browning" w:date="2015-08-31T19:33:00Z">
            <w:rPr>
              <w:rFonts w:ascii="Times New Roman" w:hAnsi="Times New Roman"/>
              <w:color w:val="000000" w:themeColor="text1"/>
            </w:rPr>
          </w:rPrChange>
        </w:rPr>
        <w:t>Knowledge of prior information must be formalized</w:t>
      </w:r>
      <w:ins w:id="615" w:author="Josh Browning" w:date="2015-08-31T07:17:00Z">
        <w:r w:rsidR="00722C67">
          <w:rPr>
            <w:rFonts w:ascii="Times New Roman" w:hAnsi="Times New Roman"/>
            <w:i/>
            <w:color w:val="000000" w:themeColor="text1"/>
          </w:rPr>
          <w:t>.</w:t>
        </w:r>
      </w:ins>
    </w:p>
    <w:p w:rsidR="004F65E4" w:rsidRPr="00722C67" w:rsidRDefault="009D7FC0" w:rsidP="003C6AA5">
      <w:pPr>
        <w:pStyle w:val="ListParagraph"/>
        <w:numPr>
          <w:ilvl w:val="0"/>
          <w:numId w:val="10"/>
        </w:numPr>
        <w:jc w:val="both"/>
        <w:rPr>
          <w:rFonts w:ascii="Times New Roman" w:hAnsi="Times New Roman"/>
          <w:i/>
          <w:color w:val="000000" w:themeColor="text1"/>
          <w:rPrChange w:id="616" w:author="Josh Browning" w:date="2015-08-31T19:33:00Z">
            <w:rPr>
              <w:rFonts w:ascii="Times New Roman" w:hAnsi="Times New Roman"/>
              <w:color w:val="000000" w:themeColor="text1"/>
            </w:rPr>
          </w:rPrChange>
        </w:rPr>
      </w:pPr>
      <w:r w:rsidRPr="009D7FC0">
        <w:rPr>
          <w:rFonts w:ascii="Times New Roman" w:hAnsi="Times New Roman"/>
          <w:i/>
          <w:color w:val="000000" w:themeColor="text1"/>
          <w:rPrChange w:id="617" w:author="Josh Browning" w:date="2015-08-31T19:33:00Z">
            <w:rPr>
              <w:rFonts w:ascii="Times New Roman" w:hAnsi="Times New Roman"/>
              <w:color w:val="000000" w:themeColor="text1"/>
            </w:rPr>
          </w:rPrChange>
        </w:rPr>
        <w:t>Statistically complex procedure; data and IT intensive</w:t>
      </w:r>
      <w:ins w:id="618" w:author="Josh Browning" w:date="2015-08-31T07:17:00Z">
        <w:r w:rsidR="00722C67">
          <w:rPr>
            <w:rFonts w:ascii="Times New Roman" w:hAnsi="Times New Roman"/>
            <w:i/>
            <w:color w:val="000000" w:themeColor="text1"/>
          </w:rPr>
          <w:t>.</w:t>
        </w:r>
      </w:ins>
    </w:p>
    <w:p w:rsidR="004F65E4" w:rsidRPr="009616CB" w:rsidRDefault="009D7FC0" w:rsidP="003C6AA5">
      <w:pPr>
        <w:pStyle w:val="ListParagraph"/>
        <w:numPr>
          <w:ilvl w:val="0"/>
          <w:numId w:val="10"/>
        </w:numPr>
        <w:jc w:val="both"/>
        <w:rPr>
          <w:rFonts w:ascii="Times New Roman" w:hAnsi="Times New Roman"/>
          <w:color w:val="000000" w:themeColor="text1"/>
        </w:rPr>
      </w:pPr>
      <w:r w:rsidRPr="009D7FC0">
        <w:rPr>
          <w:rFonts w:ascii="Times New Roman" w:hAnsi="Times New Roman"/>
          <w:i/>
          <w:color w:val="000000" w:themeColor="text1"/>
          <w:rPrChange w:id="619" w:author="Josh Browning" w:date="2015-08-31T19:33: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9616CB" w:rsidRDefault="009D7FC0" w:rsidP="003C6AA5">
      <w:pPr>
        <w:pStyle w:val="ListParagraph"/>
        <w:numPr>
          <w:ilvl w:val="0"/>
          <w:numId w:val="10"/>
        </w:numPr>
        <w:jc w:val="both"/>
        <w:rPr>
          <w:rFonts w:ascii="Times New Roman" w:hAnsi="Times New Roman"/>
          <w:color w:val="000000" w:themeColor="text1"/>
        </w:rPr>
      </w:pPr>
      <w:r w:rsidRPr="009D7FC0">
        <w:rPr>
          <w:rFonts w:ascii="Times New Roman" w:hAnsi="Times New Roman"/>
          <w:i/>
          <w:color w:val="000000" w:themeColor="text1"/>
          <w:rPrChange w:id="620" w:author="Josh Browning" w:date="2015-08-31T19:33:00Z">
            <w:rPr>
              <w:rFonts w:ascii="Times New Roman" w:hAnsi="Times New Roman"/>
              <w:color w:val="000000" w:themeColor="text1"/>
            </w:rPr>
          </w:rPrChange>
        </w:rPr>
        <w:t>Additional effort is now required for each element</w:t>
      </w:r>
      <w:r w:rsidR="004F65E4" w:rsidRPr="009616CB">
        <w:rPr>
          <w:rFonts w:ascii="Times New Roman" w:hAnsi="Times New Roman"/>
          <w:color w:val="000000" w:themeColor="text1"/>
        </w:rPr>
        <w:t>.  Expected values and error distributions must be provided for each element, and this requires more advanced modelling than just estimating expected values.</w:t>
      </w:r>
    </w:p>
    <w:p w:rsidR="004F65E4" w:rsidRPr="009616CB" w:rsidRDefault="004F65E4" w:rsidP="004F65E4">
      <w:pPr>
        <w:pStyle w:val="ListParagraph"/>
        <w:rPr>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Measurement errors/confidence intervals</w:t>
      </w:r>
      <w:r w:rsidRPr="009616CB">
        <w:rPr>
          <w:rStyle w:val="FootnoteReference"/>
          <w:rFonts w:ascii="Times New Roman" w:hAnsi="Times New Roman"/>
          <w:color w:val="000000" w:themeColor="text1"/>
          <w:lang w:val="en-GB"/>
        </w:rPr>
        <w:footnoteReference w:id="30"/>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id="621" w:author="Josh Browning" w:date="2015-08-31T07:18:00Z">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rsidR="004F65E4" w:rsidRPr="009616CB" w:rsidRDefault="004F65E4" w:rsidP="004F65E4">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lastRenderedPageBreak/>
        <w:t xml:space="preserve">The FAO Statistics Division collects information from different sources and assigns different reliability levels to the various sources. These reliability levels are encapsulated in the FAO flags system. The flags have been used to approximate confidence ranges </w:t>
      </w:r>
      <w:ins w:id="622" w:author="Josh Browning" w:date="2015-08-31T07:20:00Z">
        <w:r w:rsidR="00722C67">
          <w:rPr>
            <w:rFonts w:ascii="Times New Roman" w:hAnsi="Times New Roman"/>
            <w:color w:val="000000" w:themeColor="text1"/>
          </w:rPr>
          <w:t>as</w:t>
        </w:r>
      </w:ins>
      <w:del w:id="623" w:author="Josh Browning" w:date="2015-08-31T07:20:00Z">
        <w:r w:rsidRPr="009616CB" w:rsidDel="00722C67">
          <w:rPr>
            <w:rFonts w:ascii="Times New Roman" w:hAnsi="Times New Roman"/>
            <w:color w:val="000000" w:themeColor="text1"/>
          </w:rPr>
          <w:delText>in</w:delText>
        </w:r>
      </w:del>
      <w:del w:id="624" w:author="Josh Browning" w:date="2015-08-31T19:33:00Z">
        <w:r w:rsidRPr="009616CB">
          <w:rPr>
            <w:rFonts w:ascii="Times New Roman" w:hAnsi="Times New Roman"/>
            <w:color w:val="000000" w:themeColor="text1"/>
          </w:rPr>
          <w:delText>in</w:delText>
        </w:r>
      </w:del>
      <w:r w:rsidRPr="009616CB">
        <w:rPr>
          <w:rFonts w:ascii="Times New Roman" w:hAnsi="Times New Roman"/>
          <w:color w:val="000000" w:themeColor="text1"/>
        </w:rPr>
        <w:t xml:space="preserve"> a first step.</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Five levels of confidence are distinguished as default values </w:t>
      </w:r>
      <w:del w:id="625" w:author="Josh Browning" w:date="2015-08-31T07:20:00Z">
        <w:r w:rsidRPr="009616CB">
          <w:rPr>
            <w:rFonts w:ascii="Times New Roman" w:hAnsi="Times New Roman" w:cs="Times New Roman"/>
            <w:color w:val="000000" w:themeColor="text1"/>
            <w:lang w:val="en-GB"/>
          </w:rPr>
          <w:delText xml:space="preserve">for </w:delText>
        </w:r>
      </w:del>
      <w:r w:rsidRPr="009616CB">
        <w:rPr>
          <w:rFonts w:ascii="Times New Roman" w:hAnsi="Times New Roman" w:cs="Times New Roman"/>
          <w:color w:val="000000" w:themeColor="text1"/>
          <w:lang w:val="en-GB"/>
        </w:rPr>
        <w:t xml:space="preserve">to arrive at confidence intervals around an expected value. The highest confidence is placed on official estimates, which would be taken as point estimates without </w:t>
      </w:r>
      <w:ins w:id="626" w:author="Josh Browning" w:date="2015-08-31T07:20:00Z">
        <w:r w:rsidR="00722C67">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del w:id="627" w:author="Josh Browning" w:date="2015-08-31T07:21:00Z">
        <w:r w:rsidRPr="009616CB">
          <w:rPr>
            <w:rFonts w:ascii="Times New Roman" w:hAnsi="Times New Roman" w:cs="Times New Roman"/>
            <w:color w:val="000000" w:themeColor="text1"/>
            <w:lang w:val="en-GB"/>
          </w:rPr>
          <w:delText xml:space="preserve">is </w:delText>
        </w:r>
      </w:del>
      <w:ins w:id="628" w:author="Josh Browning" w:date="2015-08-31T07:21:00Z">
        <w:r w:rsidR="00EB3FCC">
          <w:rPr>
            <w:rFonts w:ascii="Times New Roman" w:hAnsi="Times New Roman" w:cs="Times New Roman"/>
            <w:color w:val="000000" w:themeColor="text1"/>
            <w:lang w:val="en-GB"/>
          </w:rPr>
          <w:t>are</w:t>
        </w:r>
        <w:r w:rsidR="00EB3FCC"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 xml:space="preserve">assigned to imputed or missing data from countries with very weak statistical systems. </w:t>
      </w:r>
      <w:r w:rsidRPr="009616CB">
        <w:rPr>
          <w:rFonts w:ascii="Times New Roman" w:hAnsi="Times New Roman" w:cs="Times New Roman"/>
          <w:color w:val="000000" w:themeColor="text1"/>
          <w:szCs w:val="24"/>
          <w:lang w:val="en-GB"/>
        </w:rPr>
        <w:t>An example, categorizing these levels of confidence is provided below:</w:t>
      </w:r>
    </w:p>
    <w:p w:rsidR="004F65E4" w:rsidRPr="009616CB" w:rsidRDefault="004F65E4" w:rsidP="004F65E4">
      <w:pPr>
        <w:pStyle w:val="Caption"/>
        <w:rPr>
          <w:rFonts w:ascii="Times New Roman" w:hAnsi="Times New Roman" w:cs="Times New Roman"/>
          <w:i w:val="0"/>
          <w:lang w:val="en-GB"/>
        </w:rPr>
      </w:pPr>
      <w:bookmarkStart w:id="629" w:name="_Toc421026236"/>
      <w:bookmarkStart w:id="630" w:name="_Toc428423542"/>
      <w:r w:rsidRPr="009616CB">
        <w:rPr>
          <w:rFonts w:ascii="Times New Roman" w:hAnsi="Times New Roman" w:cs="Times New Roman"/>
          <w:i w:val="0"/>
          <w:lang w:val="en-GB"/>
        </w:rPr>
        <w:t xml:space="preserve">Table </w:t>
      </w:r>
      <w:r w:rsidR="009D7FC0"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9D7FC0" w:rsidRPr="009616CB">
        <w:rPr>
          <w:rFonts w:ascii="Times New Roman" w:hAnsi="Times New Roman" w:cs="Times New Roman"/>
          <w:i w:val="0"/>
          <w:lang w:val="en-GB"/>
        </w:rPr>
        <w:fldChar w:fldCharType="separate"/>
      </w:r>
      <w:r w:rsidR="000854D5" w:rsidRPr="009616CB">
        <w:rPr>
          <w:rFonts w:ascii="Times New Roman" w:hAnsi="Times New Roman" w:cs="Times New Roman"/>
          <w:i w:val="0"/>
          <w:noProof/>
          <w:lang w:val="en-GB"/>
        </w:rPr>
        <w:t>3</w:t>
      </w:r>
      <w:r w:rsidR="009D7FC0" w:rsidRPr="009616CB">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629"/>
      <w:bookmarkEnd w:id="630"/>
    </w:p>
    <w:tbl>
      <w:tblPr>
        <w:tblStyle w:val="TableClassic1"/>
        <w:tblW w:w="0" w:type="auto"/>
        <w:tblLook w:val="04A0"/>
      </w:tblPr>
      <w:tblGrid>
        <w:gridCol w:w="1377"/>
        <w:gridCol w:w="1218"/>
        <w:gridCol w:w="2697"/>
      </w:tblGrid>
      <w:tr w:rsidR="004F65E4" w:rsidRPr="009616CB" w:rsidTr="009571C8">
        <w:trPr>
          <w:cnfStyle w:val="100000000000"/>
        </w:trPr>
        <w:tc>
          <w:tcPr>
            <w:cnfStyle w:val="001000000000"/>
            <w:tcW w:w="0" w:type="auto"/>
          </w:tcPr>
          <w:p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15%</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40%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Missing</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r>
    </w:tbl>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rsidR="004F65E4" w:rsidRPr="009616CB" w:rsidRDefault="004F65E4" w:rsidP="004F65E4">
      <w:pPr>
        <w:pStyle w:val="ListParagraph"/>
        <w:ind w:left="0"/>
        <w:jc w:val="both"/>
        <w:rPr>
          <w:rFonts w:ascii="Times New Roman" w:hAnsi="Times New Roman"/>
          <w:b/>
          <w:bCs/>
          <w:i/>
          <w:iCs/>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 </w:t>
      </w:r>
    </w:p>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w:t>
      </w:r>
      <w:ins w:id="631" w:author="Josh Browning" w:date="2015-08-31T07:22:00Z">
        <w:r w:rsidR="00EB3FCC">
          <w:rPr>
            <w:rFonts w:ascii="Times New Roman" w:hAnsi="Times New Roman"/>
            <w:color w:val="000000" w:themeColor="text1"/>
          </w:rPr>
          <w:t xml:space="preserve">information available, </w:t>
        </w:r>
      </w:ins>
      <w:r w:rsidRPr="009616CB">
        <w:rPr>
          <w:rFonts w:ascii="Times New Roman" w:hAnsi="Times New Roman"/>
          <w:color w:val="000000" w:themeColor="text1"/>
        </w:rPr>
        <w:t>and more reliable information</w:t>
      </w:r>
      <w:ins w:id="632" w:author="Josh Browning" w:date="2015-08-31T07:22:00Z">
        <w:r w:rsidR="00EB3FCC">
          <w:rPr>
            <w:rFonts w:ascii="Times New Roman" w:hAnsi="Times New Roman"/>
            <w:color w:val="000000" w:themeColor="text1"/>
          </w:rPr>
          <w:t>,</w:t>
        </w:r>
      </w:ins>
      <w:r w:rsidRPr="009616CB">
        <w:rPr>
          <w:rFonts w:ascii="Times New Roman" w:hAnsi="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9616CB" w:rsidRDefault="004F65E4" w:rsidP="00E93C3B">
      <w:pPr>
        <w:pStyle w:val="Heading2"/>
      </w:pPr>
      <w:bookmarkStart w:id="633" w:name="_Toc421025843"/>
      <w:bookmarkStart w:id="634" w:name="_Toc428383829"/>
      <w:bookmarkStart w:id="635" w:name="_Toc428436051"/>
      <w:bookmarkStart w:id="636" w:name="_Toc428436352"/>
      <w:bookmarkStart w:id="637" w:name="_Toc428436478"/>
      <w:r w:rsidRPr="009616CB">
        <w:lastRenderedPageBreak/>
        <w:t>Standardization</w:t>
      </w:r>
      <w:bookmarkEnd w:id="633"/>
      <w:bookmarkEnd w:id="634"/>
      <w:bookmarkEnd w:id="635"/>
      <w:bookmarkEnd w:id="636"/>
      <w:bookmarkEnd w:id="637"/>
    </w:p>
    <w:p w:rsidR="004F65E4" w:rsidRPr="009616CB" w:rsidRDefault="004F65E4" w:rsidP="009571C8">
      <w:pPr>
        <w:pStyle w:val="Heading3"/>
        <w:rPr>
          <w:rFonts w:ascii="Times New Roman" w:hAnsi="Times New Roman"/>
          <w:lang w:val="en-GB"/>
        </w:rPr>
      </w:pPr>
      <w:bookmarkStart w:id="638"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63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In general</w:t>
      </w:r>
      <w:r w:rsidRPr="009616CB">
        <w:rPr>
          <w:rStyle w:val="FootnoteReference"/>
          <w:rFonts w:ascii="Times New Roman" w:hAnsi="Times New Roman" w:cs="Times New Roman"/>
          <w:color w:val="000000" w:themeColor="text1"/>
          <w:szCs w:val="24"/>
          <w:lang w:val="en-GB"/>
        </w:rPr>
        <w:footnoteReference w:id="31"/>
      </w:r>
      <w:r w:rsidRPr="009616CB">
        <w:rPr>
          <w:rFonts w:ascii="Times New Roman" w:hAnsi="Times New Roman"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id="639" w:author="Josh Browning" w:date="2015-08-31T07:23:00Z">
        <w:r w:rsidR="00C84C98">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or only partially available. Imports or exports of wheat, for instance, take place in the form of wheat, but also in the form of different wheat products such as flour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bread or pastry (2</w:t>
      </w:r>
      <w:r w:rsidRPr="009616CB">
        <w:rPr>
          <w:rFonts w:ascii="Times New Roman" w:hAnsi="Times New Roman" w:cs="Times New Roman"/>
          <w:color w:val="000000" w:themeColor="text1"/>
          <w:szCs w:val="24"/>
          <w:vertAlign w:val="superscript"/>
          <w:lang w:val="en-GB"/>
        </w:rPr>
        <w:t>nd</w:t>
      </w:r>
      <w:r w:rsidRPr="009616CB">
        <w:rPr>
          <w:rFonts w:ascii="Times New Roman" w:hAnsi="Times New Roman" w:cs="Times New Roman"/>
          <w:color w:val="000000" w:themeColor="text1"/>
          <w:szCs w:val="24"/>
          <w:lang w:val="en-GB"/>
        </w:rPr>
        <w:t xml:space="preserve"> level of processing) or even more processed forms.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id="640" w:author="Josh Browning" w:date="2015-08-31T07:23:00Z">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id="641" w:author="Josh Browning" w:date="2015-08-31T07:23:00Z">
        <w:r w:rsidR="00C84C98">
          <w:rPr>
            <w:rFonts w:ascii="Times New Roman" w:hAnsi="Times New Roman" w:cs="Times New Roman"/>
            <w:color w:val="000000" w:themeColor="text1"/>
            <w:szCs w:val="24"/>
            <w:lang w:val="en-GB"/>
          </w:rPr>
          <w:t>;</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the same holds for all other cereals and indeed many primary products.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fact that all variables of the balance (bar production) occur in practice in forms other than their primary form</w:t>
      </w:r>
      <w:del w:id="642" w:author="Josh Browning" w:date="2015-08-31T07:24:00Z">
        <w:r w:rsidRPr="009616CB">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all variables need to be converted back to primary equivalents. This allows comparisons of the various variables with each other, and eventually the union of them together into a balance. </w:t>
      </w:r>
      <w:ins w:id="643" w:author="Josh Browning" w:date="2015-08-31T07:24:00Z">
        <w:r w:rsidR="00C84C98">
          <w:rPr>
            <w:rFonts w:ascii="Times New Roman" w:hAnsi="Times New Roman" w:cs="Times New Roman"/>
            <w:color w:val="000000" w:themeColor="text1"/>
            <w:szCs w:val="24"/>
            <w:lang w:val="en-GB"/>
          </w:rPr>
          <w:t xml:space="preserve">Put </w:t>
        </w:r>
      </w:ins>
      <w:del w:id="644" w:author="Josh Browning" w:date="2015-08-31T07:24:00Z">
        <w:r w:rsidRPr="009616CB" w:rsidDel="00C84C98">
          <w:rPr>
            <w:rFonts w:ascii="Times New Roman" w:hAnsi="Times New Roman" w:cs="Times New Roman"/>
            <w:color w:val="000000" w:themeColor="text1"/>
            <w:szCs w:val="24"/>
            <w:lang w:val="en-GB"/>
          </w:rPr>
          <w:delText>D</w:delText>
        </w:r>
      </w:del>
      <w:ins w:id="645" w:author="Josh Browning" w:date="2015-08-31T07:24:00Z">
        <w:r w:rsidR="00C84C98">
          <w:rPr>
            <w:rFonts w:ascii="Times New Roman" w:hAnsi="Times New Roman" w:cs="Times New Roman"/>
            <w:color w:val="000000" w:themeColor="text1"/>
            <w:szCs w:val="24"/>
            <w:lang w:val="en-GB"/>
          </w:rPr>
          <w:t>d</w:t>
        </w:r>
      </w:ins>
      <w:ins w:id="646" w:author="Josh Browning" w:date="2015-08-31T19:33:00Z">
        <w:r w:rsidRPr="009616CB">
          <w:rPr>
            <w:rFonts w:ascii="Times New Roman" w:hAnsi="Times New Roman" w:cs="Times New Roman"/>
            <w:color w:val="000000" w:themeColor="text1"/>
            <w:szCs w:val="24"/>
            <w:lang w:val="en-GB"/>
          </w:rPr>
          <w:t>ifferently</w:t>
        </w:r>
      </w:ins>
      <w:del w:id="647" w:author="Josh Browning" w:date="2015-08-31T19:33:00Z">
        <w:r w:rsidRPr="009616CB">
          <w:rPr>
            <w:rFonts w:ascii="Times New Roman" w:hAnsi="Times New Roman" w:cs="Times New Roman"/>
            <w:color w:val="000000" w:themeColor="text1"/>
            <w:szCs w:val="24"/>
            <w:lang w:val="en-GB"/>
          </w:rPr>
          <w:delText>Differently</w:delText>
        </w:r>
      </w:del>
      <w:del w:id="648" w:author="Josh Browning" w:date="2015-08-31T07:24:00Z">
        <w:r w:rsidRPr="009616CB">
          <w:rPr>
            <w:rFonts w:ascii="Times New Roman" w:hAnsi="Times New Roman" w:cs="Times New Roman"/>
            <w:color w:val="000000" w:themeColor="text1"/>
            <w:szCs w:val="24"/>
            <w:lang w:val="en-GB"/>
          </w:rPr>
          <w:delText xml:space="preserve"> put</w:delText>
        </w:r>
      </w:del>
      <w:r w:rsidRPr="009616CB">
        <w:rPr>
          <w:rFonts w:ascii="Times New Roman" w:hAnsi="Times New Roman" w:cs="Times New Roman"/>
          <w:color w:val="000000" w:themeColor="text1"/>
          <w:szCs w:val="24"/>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id="649" w:author="Josh Browning" w:date="2015-08-31T07:24: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Extraction rates (ERs).</w:t>
      </w:r>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id="650" w:author="Valentina Ramaschiello (ESS)" w:date="2015-09-01T14:08:00Z">
        <w:r w:rsidRPr="009616CB" w:rsidDel="005D1571">
          <w:rPr>
            <w:rFonts w:ascii="Times New Roman" w:hAnsi="Times New Roman" w:cs="Times New Roman"/>
            <w:color w:val="000000" w:themeColor="text1"/>
            <w:szCs w:val="24"/>
            <w:lang w:val="en-GB"/>
          </w:rPr>
          <w:delText xml:space="preserve">shift </w:delText>
        </w:r>
      </w:del>
      <w:ins w:id="651" w:author="Valentina Ramaschiello (ESS)" w:date="2015-09-01T14:08:00Z">
        <w:r w:rsidR="005D1571">
          <w:rPr>
            <w:rFonts w:ascii="Times New Roman" w:hAnsi="Times New Roman" w:cs="Times New Roman"/>
            <w:color w:val="000000" w:themeColor="text1"/>
            <w:szCs w:val="24"/>
            <w:lang w:val="en-GB"/>
          </w:rPr>
          <w:t>change</w:t>
        </w:r>
        <w:r w:rsidR="005D1571"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w:t>
      </w:r>
      <w:ins w:id="652" w:author="Valentina Ramaschiello (ESS)" w:date="2015-09-01T14:08:00Z">
        <w:r w:rsidR="005D1571">
          <w:rPr>
            <w:rFonts w:ascii="Times New Roman" w:hAnsi="Times New Roman" w:cs="Times New Roman"/>
            <w:color w:val="000000" w:themeColor="text1"/>
            <w:szCs w:val="24"/>
            <w:lang w:val="en-GB"/>
          </w:rPr>
          <w:t>product</w:t>
        </w:r>
      </w:ins>
      <w:del w:id="653" w:author="Valentina Ramaschiello (ESS)" w:date="2015-09-01T14:08:00Z">
        <w:r w:rsidRPr="009616CB" w:rsidDel="005D1571">
          <w:rPr>
            <w:rFonts w:ascii="Times New Roman" w:hAnsi="Times New Roman" w:cs="Times New Roman"/>
            <w:color w:val="000000" w:themeColor="text1"/>
            <w:szCs w:val="24"/>
            <w:lang w:val="en-GB"/>
          </w:rPr>
          <w:delText>the</w:delText>
        </w:r>
      </w:del>
      <w:r w:rsidRPr="009616CB">
        <w:rPr>
          <w:rFonts w:ascii="Times New Roman" w:hAnsi="Times New Roman" w:cs="Times New Roman"/>
          <w:color w:val="000000" w:themeColor="text1"/>
          <w:szCs w:val="24"/>
          <w:lang w:val="en-GB"/>
        </w:rPr>
        <w:t xml:space="preserve"> definition</w:t>
      </w:r>
      <w:ins w:id="654" w:author="Valentina Ramaschiello (ESS)" w:date="2015-09-01T14:08:00Z">
        <w:r w:rsidR="005D1571">
          <w:rPr>
            <w:rFonts w:ascii="Times New Roman" w:hAnsi="Times New Roman" w:cs="Times New Roman"/>
            <w:color w:val="000000" w:themeColor="text1"/>
            <w:szCs w:val="24"/>
            <w:lang w:val="en-GB"/>
          </w:rPr>
          <w:t>s</w:t>
        </w:r>
      </w:ins>
      <w:del w:id="655" w:author="Valentina Ramaschiello (ESS)" w:date="2015-09-01T14:08:00Z">
        <w:r w:rsidRPr="009616CB" w:rsidDel="005D1571">
          <w:rPr>
            <w:rFonts w:ascii="Times New Roman" w:hAnsi="Times New Roman" w:cs="Times New Roman"/>
            <w:color w:val="000000" w:themeColor="text1"/>
            <w:szCs w:val="24"/>
            <w:lang w:val="en-GB"/>
          </w:rPr>
          <w:delText xml:space="preserve"> in the product definition</w:delText>
        </w:r>
      </w:del>
      <w:r w:rsidRPr="009616CB">
        <w:rPr>
          <w:rFonts w:ascii="Times New Roman" w:hAnsi="Times New Roman" w:cs="Times New Roman"/>
          <w:color w:val="000000" w:themeColor="text1"/>
          <w:szCs w:val="24"/>
          <w:lang w:val="en-GB"/>
        </w:rPr>
        <w:t xml:space="preserve">, brought about by the shift to the </w:t>
      </w:r>
      <w:ins w:id="656" w:author="Valentina Ramaschiello (ESS)" w:date="2015-09-01T14:07:00Z">
        <w:r w:rsidR="005D1571">
          <w:rPr>
            <w:rFonts w:ascii="Times New Roman" w:hAnsi="Times New Roman" w:cs="Times New Roman"/>
            <w:color w:val="000000" w:themeColor="text1"/>
            <w:szCs w:val="24"/>
            <w:lang w:val="en-GB"/>
          </w:rPr>
          <w:t xml:space="preserve">UN </w:t>
        </w:r>
      </w:ins>
      <w:r w:rsidRPr="009616CB">
        <w:rPr>
          <w:rFonts w:ascii="Times New Roman" w:hAnsi="Times New Roman" w:cs="Times New Roman"/>
          <w:color w:val="000000" w:themeColor="text1"/>
          <w:szCs w:val="24"/>
          <w:lang w:val="en-GB"/>
        </w:rPr>
        <w:t xml:space="preserve">Central Product Classification (CPC). Generally, this </w:t>
      </w:r>
      <w:r w:rsidRPr="009616CB">
        <w:rPr>
          <w:rFonts w:ascii="Times New Roman" w:hAnsi="Times New Roman" w:cs="Times New Roman"/>
          <w:color w:val="000000" w:themeColor="text1"/>
          <w:szCs w:val="24"/>
          <w:lang w:val="en-GB"/>
        </w:rPr>
        <w:lastRenderedPageBreak/>
        <w:t>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Nutrient conversion factors.</w:t>
      </w:r>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different uses. </w:t>
      </w:r>
      <w:r w:rsidRPr="009616CB">
        <w:rPr>
          <w:rFonts w:ascii="Times New Roman" w:hAnsi="Times New Roman" w:cs="Times New Roman"/>
          <w:color w:val="000000" w:themeColor="text1"/>
          <w:szCs w:val="24"/>
          <w:lang w:val="en-GB"/>
        </w:rPr>
        <w:t>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w:t>
      </w:r>
      <w:del w:id="657" w:author="Josh Browning" w:date="2015-08-31T07:27: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9616CB" w:rsidRDefault="004F65E4" w:rsidP="00E93C3B">
      <w:pPr>
        <w:pStyle w:val="Heading2"/>
      </w:pPr>
      <w:bookmarkStart w:id="658" w:name="_Toc421025845"/>
      <w:bookmarkStart w:id="659" w:name="_Toc428383830"/>
      <w:bookmarkStart w:id="660" w:name="_Toc428436052"/>
      <w:bookmarkStart w:id="661" w:name="_Toc428436353"/>
      <w:bookmarkStart w:id="662" w:name="_Toc428436479"/>
      <w:r w:rsidRPr="009616CB">
        <w:t>SUAs and processed products</w:t>
      </w:r>
      <w:bookmarkEnd w:id="658"/>
      <w:bookmarkEnd w:id="659"/>
      <w:bookmarkEnd w:id="660"/>
      <w:bookmarkEnd w:id="661"/>
      <w:bookmarkEnd w:id="66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663"/>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663"/>
      <w:r w:rsidR="00C84C98">
        <w:rPr>
          <w:rStyle w:val="CommentReference"/>
        </w:rPr>
        <w:commentReference w:id="663"/>
      </w:r>
      <w:r w:rsidRPr="009616CB">
        <w:rPr>
          <w:rFonts w:ascii="Times New Roman" w:hAnsi="Times New Roman" w:cs="Times New Roman"/>
          <w:color w:val="000000" w:themeColor="text1"/>
          <w:szCs w:val="24"/>
          <w:lang w:val="en-GB"/>
        </w:rPr>
        <w:t xml:space="preserve">A modern food-processing </w:t>
      </w:r>
      <w:r w:rsidRPr="009616CB">
        <w:rPr>
          <w:rFonts w:ascii="Times New Roman" w:hAnsi="Times New Roman" w:cs="Times New Roman"/>
          <w:color w:val="000000" w:themeColor="text1"/>
          <w:szCs w:val="24"/>
          <w:lang w:val="en-GB"/>
        </w:rPr>
        <w:lastRenderedPageBreak/>
        <w:t>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2"/>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9616CB" w:rsidRDefault="004F65E4" w:rsidP="00E93C3B">
      <w:pPr>
        <w:pStyle w:val="Heading2"/>
      </w:pPr>
      <w:bookmarkStart w:id="664" w:name="_Toc421025846"/>
      <w:bookmarkStart w:id="665" w:name="_Toc428383831"/>
      <w:bookmarkStart w:id="666" w:name="_Toc428436053"/>
      <w:bookmarkStart w:id="667" w:name="_Toc428436354"/>
      <w:bookmarkStart w:id="668" w:name="_Toc428436480"/>
      <w:r w:rsidRPr="009616CB">
        <w:t>SUAs and commodity trees</w:t>
      </w:r>
      <w:bookmarkEnd w:id="664"/>
      <w:bookmarkEnd w:id="665"/>
      <w:bookmarkEnd w:id="666"/>
      <w:bookmarkEnd w:id="667"/>
      <w:bookmarkEnd w:id="66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0854D5" w:rsidRPr="009616CB">
          <w:rPr>
            <w:rFonts w:ascii="Times New Roman" w:hAnsi="Times New Roman" w:cs="Times New Roman"/>
            <w:szCs w:val="24"/>
            <w:lang w:val="en-GB"/>
          </w:rPr>
          <w:t>Figure 2</w:t>
        </w:r>
      </w:fldSimple>
      <w:r w:rsidRPr="009616CB">
        <w:rPr>
          <w:rFonts w:ascii="Times New Roman" w:hAnsi="Times New Roman" w:cs="Times New Roman"/>
          <w:color w:val="000000" w:themeColor="text1"/>
          <w:szCs w:val="24"/>
          <w:lang w:val="en-GB"/>
        </w:rPr>
        <w:t xml:space="preserve"> below and other examples in section on classification</w:t>
      </w:r>
      <w:ins w:id="669" w:author="Valentina Ramaschiello (ESS)" w:date="2015-09-01T14:10:00Z">
        <w:r w:rsidR="00CE5985">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xml:space="preserve">). </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32"/>
          <w:lang w:val="en-GB"/>
        </w:rPr>
      </w:pPr>
      <w:bookmarkStart w:id="670" w:name="_Ref421004099"/>
      <w:bookmarkStart w:id="671" w:name="_Toc421026209"/>
      <w:bookmarkStart w:id="672" w:name="_Toc428383853"/>
      <w:bookmarkStart w:id="673" w:name="_Toc428436785"/>
      <w:r w:rsidRPr="009616CB">
        <w:rPr>
          <w:rFonts w:ascii="Times New Roman" w:hAnsi="Times New Roman" w:cs="Times New Roman"/>
          <w:sz w:val="22"/>
          <w:szCs w:val="22"/>
          <w:lang w:val="en-GB"/>
        </w:rPr>
        <w:t xml:space="preserve">Figure </w:t>
      </w:r>
      <w:r w:rsidR="009D7FC0"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D7FC0"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9D7FC0" w:rsidRPr="009616CB">
        <w:rPr>
          <w:rFonts w:ascii="Times New Roman" w:hAnsi="Times New Roman" w:cs="Times New Roman"/>
          <w:b/>
          <w:bCs/>
          <w:sz w:val="22"/>
          <w:szCs w:val="22"/>
          <w:lang w:val="en-GB"/>
        </w:rPr>
        <w:fldChar w:fldCharType="end"/>
      </w:r>
      <w:bookmarkEnd w:id="670"/>
      <w:r w:rsidRPr="009616CB">
        <w:rPr>
          <w:rFonts w:ascii="Times New Roman" w:hAnsi="Times New Roman" w:cs="Times New Roman"/>
          <w:sz w:val="22"/>
          <w:szCs w:val="22"/>
          <w:lang w:val="en-GB"/>
        </w:rPr>
        <w:t>: Standardization of wheat, processing flows</w:t>
      </w:r>
      <w:bookmarkEnd w:id="671"/>
      <w:bookmarkEnd w:id="672"/>
      <w:bookmarkEnd w:id="673"/>
    </w:p>
    <w:p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0854D5" w:rsidRPr="009616CB">
          <w:rPr>
            <w:rFonts w:ascii="Times New Roman" w:hAnsi="Times New Roman" w:cs="Times New Roman"/>
            <w:color w:val="000000" w:themeColor="text1"/>
            <w:szCs w:val="24"/>
            <w:lang w:val="en-GB"/>
          </w:rPr>
          <w:t>Figure 3</w:t>
        </w:r>
      </w:fldSimple>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9616CB" w:rsidRDefault="008608E6" w:rsidP="004F65E4">
      <w:pPr>
        <w:keepNext/>
        <w:jc w:val="both"/>
        <w:rPr>
          <w:del w:id="674" w:author="Josh Browning" w:date="2015-08-31T19:33:00Z"/>
          <w:rFonts w:ascii="Times New Roman" w:hAnsi="Times New Roman" w:cs="Times New Roman"/>
          <w:color w:val="000000" w:themeColor="text1"/>
          <w:szCs w:val="24"/>
          <w:lang w:val="en-GB"/>
        </w:rPr>
      </w:pPr>
      <w:del w:id="675" w:author="Josh Browning" w:date="2015-08-31T19:33:00Z">
        <w:r>
          <w:rPr>
            <w:rFonts w:ascii="Times New Roman" w:hAnsi="Times New Roman" w:cs="Times New Roman"/>
            <w:noProof/>
            <w:color w:val="000000" w:themeColor="text1"/>
            <w:szCs w:val="24"/>
            <w:lang w:eastAsia="en-US"/>
            <w:rPrChange w:id="676" w:author="Unknown">
              <w:rPr>
                <w:noProof/>
                <w:lang w:eastAsia="en-US"/>
              </w:rPr>
            </w:rPrChange>
          </w:rPr>
          <w:lastRenderedPageBreak/>
          <w:drawing>
            <wp:inline distT="0" distB="0" distL="0" distR="0">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rsidR="004F65E4" w:rsidRPr="009616CB" w:rsidRDefault="008608E6" w:rsidP="004F65E4">
      <w:pPr>
        <w:keepNext/>
        <w:jc w:val="both"/>
        <w:rPr>
          <w:ins w:id="677" w:author="Josh Browning" w:date="2015-08-31T19:33:00Z"/>
          <w:rFonts w:ascii="Times New Roman" w:hAnsi="Times New Roman" w:cs="Times New Roman"/>
          <w:color w:val="000000" w:themeColor="text1"/>
          <w:szCs w:val="24"/>
          <w:lang w:val="en-GB"/>
        </w:rPr>
      </w:pPr>
      <w:ins w:id="678" w:author="Josh Browning" w:date="2015-08-31T19:33:00Z">
        <w:r>
          <w:rPr>
            <w:rFonts w:ascii="Times New Roman" w:hAnsi="Times New Roman" w:cs="Times New Roman"/>
            <w:noProof/>
            <w:color w:val="000000" w:themeColor="text1"/>
            <w:szCs w:val="24"/>
            <w:lang w:eastAsia="en-US"/>
            <w:rPrChange w:id="679" w:author="Unknown">
              <w:rPr>
                <w:noProof/>
                <w:lang w:eastAsia="en-US"/>
              </w:rPr>
            </w:rPrChange>
          </w:rPr>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680" w:name="_Ref420067962"/>
      <w:bookmarkStart w:id="681" w:name="_Toc420402581"/>
      <w:bookmarkStart w:id="682" w:name="_Toc420745884"/>
      <w:bookmarkStart w:id="683" w:name="_Ref420913719"/>
      <w:bookmarkStart w:id="684" w:name="_Toc421026210"/>
      <w:bookmarkStart w:id="685" w:name="_Toc428383854"/>
      <w:bookmarkStart w:id="686" w:name="_Toc428436786"/>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3</w:t>
      </w:r>
      <w:r w:rsidR="009D7FC0" w:rsidRPr="009616CB">
        <w:rPr>
          <w:rFonts w:ascii="Times New Roman" w:hAnsi="Times New Roman" w:cs="Times New Roman"/>
          <w:b/>
          <w:color w:val="000000" w:themeColor="text1"/>
          <w:lang w:val="en-GB"/>
        </w:rPr>
        <w:fldChar w:fldCharType="end"/>
      </w:r>
      <w:bookmarkEnd w:id="680"/>
      <w:r w:rsidRPr="009616CB">
        <w:rPr>
          <w:rFonts w:ascii="Times New Roman" w:hAnsi="Times New Roman" w:cs="Times New Roman"/>
          <w:color w:val="000000" w:themeColor="text1"/>
          <w:lang w:val="en-GB"/>
        </w:rPr>
        <w:t>: Standardization and negative utilization</w:t>
      </w:r>
      <w:bookmarkEnd w:id="681"/>
      <w:bookmarkEnd w:id="682"/>
      <w:bookmarkEnd w:id="683"/>
      <w:bookmarkEnd w:id="684"/>
      <w:bookmarkEnd w:id="685"/>
      <w:bookmarkEnd w:id="686"/>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E93C3B">
      <w:pPr>
        <w:pStyle w:val="Heading2"/>
      </w:pPr>
      <w:bookmarkStart w:id="687" w:name="_Toc421025847"/>
      <w:bookmarkStart w:id="688" w:name="_Toc428383832"/>
      <w:bookmarkStart w:id="689" w:name="_Toc428436054"/>
      <w:bookmarkStart w:id="690" w:name="_Toc428436355"/>
      <w:bookmarkStart w:id="691" w:name="_Toc428436481"/>
      <w:r w:rsidRPr="009616CB">
        <w:t>Standardization and trade</w:t>
      </w:r>
      <w:bookmarkEnd w:id="687"/>
      <w:bookmarkEnd w:id="688"/>
      <w:bookmarkEnd w:id="689"/>
      <w:bookmarkEnd w:id="690"/>
      <w:bookmarkEnd w:id="69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Notionally, all </w:t>
      </w:r>
      <w:del w:id="692" w:author="Josh Browning" w:date="2015-08-31T07:32:00Z">
        <w:r w:rsidRPr="009616CB">
          <w:rPr>
            <w:rFonts w:ascii="Times New Roman" w:hAnsi="Times New Roman" w:cs="Times New Roman"/>
            <w:color w:val="000000" w:themeColor="text1"/>
            <w:szCs w:val="24"/>
            <w:lang w:val="en-GB"/>
          </w:rPr>
          <w:delText xml:space="preserve">variables </w:delText>
        </w:r>
      </w:del>
      <w:ins w:id="693" w:author="Josh Browning" w:date="2015-08-31T07:32:00Z">
        <w:r w:rsidR="005729D3">
          <w:rPr>
            <w:rFonts w:ascii="Times New Roman" w:hAnsi="Times New Roman" w:cs="Times New Roman"/>
            <w:color w:val="000000" w:themeColor="text1"/>
            <w:szCs w:val="24"/>
            <w:lang w:val="en-GB"/>
          </w:rPr>
          <w:t xml:space="preserve">commodities </w:t>
        </w:r>
      </w:ins>
      <w:r w:rsidRPr="009616CB">
        <w:rPr>
          <w:rFonts w:ascii="Times New Roman" w:hAnsi="Times New Roman" w:cs="Times New Roman"/>
          <w:color w:val="000000" w:themeColor="text1"/>
          <w:szCs w:val="24"/>
          <w:lang w:val="en-GB"/>
        </w:rPr>
        <w:t xml:space="preserve">of the </w:t>
      </w:r>
      <w:del w:id="694" w:author="Josh Browning" w:date="2015-08-31T07:32:00Z">
        <w:r w:rsidRPr="009616CB">
          <w:rPr>
            <w:rFonts w:ascii="Times New Roman" w:hAnsi="Times New Roman" w:cs="Times New Roman"/>
            <w:color w:val="000000" w:themeColor="text1"/>
            <w:szCs w:val="24"/>
            <w:lang w:val="en-GB"/>
          </w:rPr>
          <w:delText xml:space="preserve">balance </w:delText>
        </w:r>
      </w:del>
      <w:ins w:id="695" w:author="Josh Browning" w:date="2015-08-31T07:32:00Z">
        <w:r w:rsidR="005729D3">
          <w:rPr>
            <w:rFonts w:ascii="Times New Roman" w:hAnsi="Times New Roman" w:cs="Times New Roman"/>
            <w:color w:val="000000" w:themeColor="text1"/>
            <w:szCs w:val="24"/>
            <w:lang w:val="en-GB"/>
          </w:rPr>
          <w:t xml:space="preserve">SUAs </w:t>
        </w:r>
      </w:ins>
      <w:r w:rsidRPr="009616CB">
        <w:rPr>
          <w:rFonts w:ascii="Times New Roman" w:hAnsi="Times New Roman" w:cs="Times New Roman"/>
          <w:color w:val="000000" w:themeColor="text1"/>
          <w:szCs w:val="24"/>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 Products of the same name and classification but from different provenances</w:t>
      </w:r>
      <w:ins w:id="696" w:author="Valentina Ramaschiello (ESS)" w:date="2015-09-01T14:12:00Z">
        <w:r w:rsidR="00CE5985">
          <w:rPr>
            <w:rFonts w:ascii="Times New Roman" w:hAnsi="Times New Roman" w:cs="Times New Roman"/>
            <w:color w:val="000000" w:themeColor="text1"/>
            <w:szCs w:val="24"/>
            <w:lang w:val="en-GB"/>
          </w:rPr>
          <w:t xml:space="preserve"> may</w:t>
        </w:r>
      </w:ins>
      <w:r w:rsidRPr="009616CB">
        <w:rPr>
          <w:rFonts w:ascii="Times New Roman" w:hAnsi="Times New Roman" w:cs="Times New Roman"/>
          <w:color w:val="000000" w:themeColor="text1"/>
          <w:szCs w:val="24"/>
          <w:lang w:val="en-GB"/>
        </w:rPr>
        <w:t xml:space="preserve">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9616CB" w:rsidRDefault="004F65E4" w:rsidP="00E93C3B">
      <w:pPr>
        <w:pStyle w:val="Heading2"/>
      </w:pPr>
    </w:p>
    <w:p w:rsidR="004F65E4" w:rsidRPr="009616CB" w:rsidRDefault="004F65E4" w:rsidP="004F65E4">
      <w:pPr>
        <w:jc w:val="both"/>
        <w:rPr>
          <w:rStyle w:val="Strong"/>
          <w:rFonts w:eastAsiaTheme="majorEastAsia" w:cs="Times New Roman"/>
          <w:b w:val="0"/>
          <w:bCs w:val="0"/>
          <w:color w:val="000000" w:themeColor="text1"/>
          <w:lang w:val="en-GB"/>
        </w:rPr>
      </w:pPr>
      <w:bookmarkStart w:id="697" w:name="example"/>
      <w:bookmarkEnd w:id="697"/>
      <w:r w:rsidRPr="009616CB">
        <w:rPr>
          <w:rStyle w:val="Strong"/>
          <w:rFonts w:cs="Times New Roman"/>
          <w:color w:val="000000" w:themeColor="text1"/>
          <w:lang w:val="en-GB"/>
        </w:rPr>
        <w:br w:type="page"/>
      </w:r>
    </w:p>
    <w:p w:rsidR="009571C8" w:rsidRPr="009616CB" w:rsidRDefault="009571C8">
      <w:pPr>
        <w:suppressAutoHyphens w:val="0"/>
        <w:spacing w:after="0" w:line="240" w:lineRule="auto"/>
        <w:rPr>
          <w:rFonts w:ascii="Times New Roman" w:eastAsia="Times New Roman" w:hAnsi="Times New Roman" w:cs="Times New Roman"/>
          <w:b/>
          <w:bCs/>
          <w:color w:val="1F497D" w:themeColor="text2"/>
          <w:kern w:val="1"/>
          <w:sz w:val="28"/>
          <w:szCs w:val="32"/>
          <w:lang w:val="en-GB"/>
        </w:rPr>
      </w:pPr>
      <w:bookmarkStart w:id="698" w:name="_Toc421025850"/>
      <w:r w:rsidRPr="009616CB">
        <w:rPr>
          <w:rFonts w:ascii="Times New Roman" w:hAnsi="Times New Roman" w:cs="Times New Roman"/>
          <w:lang w:val="en-GB"/>
        </w:rPr>
        <w:lastRenderedPageBreak/>
        <w:br w:type="page"/>
      </w:r>
    </w:p>
    <w:p w:rsidR="00312896" w:rsidRPr="009616CB" w:rsidRDefault="00312896" w:rsidP="00374C82">
      <w:pPr>
        <w:pStyle w:val="Heading1"/>
      </w:pPr>
      <w:bookmarkStart w:id="699" w:name="_Toc428383833"/>
      <w:bookmarkStart w:id="700" w:name="_Toc428436055"/>
      <w:bookmarkStart w:id="701" w:name="_Toc428436356"/>
      <w:bookmarkStart w:id="702" w:name="_Toc428436482"/>
      <w:r w:rsidRPr="009616CB">
        <w:lastRenderedPageBreak/>
        <w:t>Imputation Methods</w:t>
      </w:r>
      <w:bookmarkEnd w:id="699"/>
      <w:bookmarkEnd w:id="700"/>
      <w:bookmarkEnd w:id="701"/>
      <w:bookmarkEnd w:id="702"/>
    </w:p>
    <w:p w:rsidR="004F65E4" w:rsidRPr="009616CB" w:rsidRDefault="004F65E4" w:rsidP="00E93C3B">
      <w:pPr>
        <w:pStyle w:val="Heading2"/>
      </w:pPr>
      <w:bookmarkStart w:id="703" w:name="_Toc428383834"/>
      <w:bookmarkStart w:id="704" w:name="_Toc428436056"/>
      <w:bookmarkStart w:id="705" w:name="_Toc428436357"/>
      <w:bookmarkStart w:id="706" w:name="_Toc428436483"/>
      <w:r w:rsidRPr="009616CB">
        <w:t>Production</w:t>
      </w:r>
      <w:bookmarkEnd w:id="698"/>
      <w:bookmarkEnd w:id="703"/>
      <w:bookmarkEnd w:id="704"/>
      <w:bookmarkEnd w:id="705"/>
      <w:bookmarkEnd w:id="706"/>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del w:id="707" w:author="Josh Browning" w:date="2015-08-31T19:40:00Z">
        <w:r w:rsidRPr="009616CB" w:rsidDel="0063355B">
          <w:rPr>
            <w:rFonts w:ascii="Times New Roman" w:hAnsi="Times New Roman" w:cs="Times New Roman"/>
            <w:color w:val="000000" w:themeColor="text1"/>
            <w:szCs w:val="24"/>
            <w:lang w:val="en-GB"/>
          </w:rPr>
          <w:delText xml:space="preserve">which means </w:delText>
        </w:r>
      </w:del>
      <w:ins w:id="708" w:author="Josh Browning" w:date="2015-08-31T19:40:00Z">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lack of data provided in the questionnaires reflects the lack of data available at country level and in setting up their own FBSs</w:t>
      </w:r>
      <w:del w:id="709" w:author="Josh Browning" w:date="2015-08-31T19:40:00Z">
        <w:r w:rsidRPr="009616CB" w:rsidDel="0063355B">
          <w:rPr>
            <w:rFonts w:ascii="Times New Roman" w:hAnsi="Times New Roman" w:cs="Times New Roman"/>
            <w:color w:val="000000" w:themeColor="text1"/>
            <w:szCs w:val="24"/>
            <w:lang w:val="en-GB"/>
          </w:rPr>
          <w:delText xml:space="preserve">, </w:delText>
        </w:r>
      </w:del>
      <w:ins w:id="710" w:author="Josh Browning" w:date="2015-08-31T19:40:00Z">
        <w:r w:rsidR="0063355B">
          <w:rPr>
            <w:rFonts w:ascii="Times New Roman" w:hAnsi="Times New Roman" w:cs="Times New Roman"/>
            <w:color w:val="000000" w:themeColor="text1"/>
            <w:szCs w:val="24"/>
            <w:lang w:val="en-GB"/>
          </w:rPr>
          <w:t>;</w:t>
        </w:r>
        <w:r w:rsidR="0063355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id="711" w:author="Josh Browning" w:date="2015-08-31T19:41:00Z">
        <w:r w:rsidR="0063355B">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As stressed at various instances in this document, FBS compilers should make every effort to obtain empirically measured information. No imputation methods, no matter how sophisticated, can replace measurement. Needless to say</w:t>
      </w:r>
      <w:ins w:id="712" w:author="Josh Browning" w:date="2015-08-31T19:42:00Z">
        <w:r w:rsidR="0063355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del w:id="713" w:author="Josh Browning" w:date="2015-08-31T19:42:00Z">
        <w:r w:rsidRPr="009616CB" w:rsidDel="0063355B">
          <w:rPr>
            <w:rFonts w:ascii="Times New Roman" w:hAnsi="Times New Roman" w:cs="Times New Roman"/>
            <w:color w:val="000000" w:themeColor="text1"/>
            <w:szCs w:val="24"/>
            <w:lang w:val="en-GB"/>
          </w:rPr>
          <w:delText xml:space="preserve">that </w:delText>
        </w:r>
      </w:del>
      <w:r w:rsidRPr="009616CB">
        <w:rPr>
          <w:rFonts w:ascii="Times New Roman" w:hAnsi="Times New Roman" w:cs="Times New Roman"/>
          <w:color w:val="000000" w:themeColor="text1"/>
          <w:szCs w:val="24"/>
          <w:lang w:val="en-GB"/>
        </w:rPr>
        <w:t>this also holds for all imputation methods presented in this document. These methods cannot be surrogates for surveys, censuses, and measurement in general. Only in the absence of empirically collected/measured information</w:t>
      </w:r>
      <w:del w:id="714" w:author="Josh Browning" w:date="2015-08-31T19:50:00Z">
        <w:r w:rsidRPr="009616CB" w:rsidDel="00E85A3D">
          <w:rPr>
            <w:rFonts w:ascii="Times New Roman" w:hAnsi="Times New Roman" w:cs="Times New Roman"/>
            <w:color w:val="000000" w:themeColor="text1"/>
            <w:szCs w:val="24"/>
            <w:lang w:val="en-GB"/>
          </w:rPr>
          <w:delText xml:space="preserve">, </w:delText>
        </w:r>
      </w:del>
      <w:ins w:id="715" w:author="Josh Browning" w:date="2015-08-31T19:50:00Z">
        <w:r w:rsidR="00E85A3D">
          <w:rPr>
            <w:rFonts w:ascii="Times New Roman" w:hAnsi="Times New Roman" w:cs="Times New Roman"/>
            <w:color w:val="000000" w:themeColor="text1"/>
            <w:szCs w:val="24"/>
            <w:lang w:val="en-GB"/>
          </w:rPr>
          <w:t xml:space="preserve"> should</w:t>
        </w:r>
        <w:r w:rsidR="00E85A3D"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missing data/conversion factors/etc. </w:t>
      </w:r>
      <w:del w:id="716" w:author="Josh Browning" w:date="2015-08-31T19:50:00Z">
        <w:r w:rsidRPr="009616CB" w:rsidDel="00E85A3D">
          <w:rPr>
            <w:rFonts w:ascii="Times New Roman" w:hAnsi="Times New Roman" w:cs="Times New Roman"/>
            <w:color w:val="000000" w:themeColor="text1"/>
            <w:szCs w:val="24"/>
            <w:lang w:val="en-GB"/>
          </w:rPr>
          <w:delText xml:space="preserve">should and can </w:delText>
        </w:r>
      </w:del>
      <w:r w:rsidRPr="009616CB">
        <w:rPr>
          <w:rFonts w:ascii="Times New Roman" w:hAnsi="Times New Roman" w:cs="Times New Roman"/>
          <w:color w:val="000000" w:themeColor="text1"/>
          <w:szCs w:val="24"/>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id="717" w:author="Josh Browning" w:date="2015-08-31T19:53:00Z">
        <w:r w:rsidR="00E85A3D">
          <w:rPr>
            <w:rFonts w:ascii="Times New Roman" w:hAnsi="Times New Roman" w:cs="Times New Roman"/>
            <w:color w:val="000000" w:themeColor="text1"/>
            <w:szCs w:val="24"/>
            <w:lang w:val="en-GB"/>
          </w:rPr>
          <w:t xml:space="preserve">feed </w:t>
        </w:r>
      </w:ins>
      <w:r w:rsidRPr="009616CB">
        <w:rPr>
          <w:rFonts w:ascii="Times New Roman" w:hAnsi="Times New Roman" w:cs="Times New Roman"/>
          <w:color w:val="000000" w:themeColor="text1"/>
          <w:szCs w:val="24"/>
          <w:lang w:val="en-GB"/>
        </w:rPr>
        <w:t xml:space="preserve">section </w:t>
      </w:r>
      <w:del w:id="718" w:author="Josh Browning" w:date="2015-08-31T19:52:00Z">
        <w:r w:rsidRPr="009616CB" w:rsidDel="00E85A3D">
          <w:rPr>
            <w:rFonts w:ascii="Times New Roman" w:hAnsi="Times New Roman" w:cs="Times New Roman"/>
            <w:color w:val="000000" w:themeColor="text1"/>
            <w:szCs w:val="24"/>
            <w:lang w:val="en-GB"/>
          </w:rPr>
          <w:delText>xx</w:delText>
        </w:r>
      </w:del>
      <w:ins w:id="719" w:author="Josh Browning" w:date="2015-08-31T19:52:00Z">
        <w:r w:rsidR="00E85A3D">
          <w:rPr>
            <w:rFonts w:ascii="Times New Roman" w:hAnsi="Times New Roman" w:cs="Times New Roman"/>
            <w:color w:val="000000" w:themeColor="text1"/>
            <w:szCs w:val="24"/>
            <w:lang w:val="en-GB"/>
          </w:rPr>
          <w:t xml:space="preserve">on </w:t>
        </w:r>
      </w:ins>
      <w:ins w:id="720" w:author="Josh Browning" w:date="2015-08-31T19:53:00Z">
        <w:r w:rsidR="00E85A3D">
          <w:rPr>
            <w:rFonts w:ascii="Times New Roman" w:hAnsi="Times New Roman" w:cs="Times New Roman"/>
            <w:color w:val="000000" w:themeColor="text1"/>
            <w:szCs w:val="24"/>
            <w:lang w:val="en-GB"/>
          </w:rPr>
          <w:t xml:space="preserve">page </w:t>
        </w:r>
        <w:r w:rsidR="009D7FC0">
          <w:rPr>
            <w:rFonts w:ascii="Times New Roman" w:hAnsi="Times New Roman" w:cs="Times New Roman"/>
            <w:color w:val="000000" w:themeColor="text1"/>
            <w:szCs w:val="24"/>
            <w:lang w:val="en-GB"/>
          </w:rPr>
          <w:fldChar w:fldCharType="begin"/>
        </w:r>
        <w:r w:rsidR="00E85A3D">
          <w:rPr>
            <w:rFonts w:ascii="Times New Roman" w:hAnsi="Times New Roman" w:cs="Times New Roman"/>
            <w:color w:val="000000" w:themeColor="text1"/>
            <w:szCs w:val="24"/>
            <w:lang w:val="en-GB"/>
          </w:rPr>
          <w:instrText xml:space="preserve"> PAGEREF _Ref428814109 \h </w:instrText>
        </w:r>
      </w:ins>
      <w:r w:rsidR="009D7FC0">
        <w:rPr>
          <w:rFonts w:ascii="Times New Roman" w:hAnsi="Times New Roman" w:cs="Times New Roman"/>
          <w:color w:val="000000" w:themeColor="text1"/>
          <w:szCs w:val="24"/>
          <w:lang w:val="en-GB"/>
        </w:rPr>
      </w:r>
      <w:r w:rsidR="009D7FC0">
        <w:rPr>
          <w:rFonts w:ascii="Times New Roman" w:hAnsi="Times New Roman" w:cs="Times New Roman"/>
          <w:color w:val="000000" w:themeColor="text1"/>
          <w:szCs w:val="24"/>
          <w:lang w:val="en-GB"/>
        </w:rPr>
        <w:fldChar w:fldCharType="separate"/>
      </w:r>
      <w:ins w:id="721" w:author="Josh Browning" w:date="2015-08-31T19:53:00Z">
        <w:r w:rsidR="00E85A3D">
          <w:rPr>
            <w:rFonts w:ascii="Times New Roman" w:hAnsi="Times New Roman" w:cs="Times New Roman"/>
            <w:noProof/>
            <w:color w:val="000000" w:themeColor="text1"/>
            <w:szCs w:val="24"/>
            <w:lang w:val="en-GB"/>
          </w:rPr>
          <w:t>29</w:t>
        </w:r>
        <w:r w:rsidR="009D7FC0">
          <w:rPr>
            <w:rFonts w:ascii="Times New Roman" w:hAnsi="Times New Roman" w:cs="Times New Roman"/>
            <w:color w:val="000000" w:themeColor="text1"/>
            <w:szCs w:val="24"/>
            <w:lang w:val="en-GB"/>
          </w:rPr>
          <w:fldChar w:fldCharType="end"/>
        </w:r>
      </w:ins>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E93C3B">
      <w:pPr>
        <w:pStyle w:val="Heading2"/>
      </w:pPr>
      <w:bookmarkStart w:id="722" w:name="_Toc428383835"/>
      <w:bookmarkStart w:id="723" w:name="_Toc428436057"/>
      <w:bookmarkStart w:id="724" w:name="_Toc428436358"/>
      <w:bookmarkStart w:id="725" w:name="_Toc428436484"/>
      <w:bookmarkStart w:id="726" w:name="_Toc421025852"/>
      <w:r w:rsidRPr="009616CB">
        <w:t>Imputation of production data</w:t>
      </w:r>
      <w:bookmarkEnd w:id="722"/>
      <w:bookmarkEnd w:id="723"/>
      <w:bookmarkEnd w:id="724"/>
      <w:bookmarkEnd w:id="725"/>
      <w:r w:rsidRPr="009616CB">
        <w:t xml:space="preserve"> </w:t>
      </w:r>
      <w:bookmarkEnd w:id="726"/>
    </w:p>
    <w:p w:rsidR="004F65E4" w:rsidRPr="009616CB" w:rsidRDefault="004F65E4" w:rsidP="004F65E4">
      <w:pPr>
        <w:keepNext/>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ins w:id="727" w:author="Josh Browning" w:date="2015-08-31T19:57:00Z">
        <w:r w:rsidR="00375CFB">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lastRenderedPageBreak/>
        <w:t>Statistical Quality Assurance Framework (SQAF)</w:t>
      </w:r>
      <w:r w:rsidRPr="009616CB">
        <w:rPr>
          <w:rStyle w:val="FootnoteReference"/>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of FAO, which is also available to all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The imputation procedure</w:t>
      </w: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ins w:id="730" w:author="Josh Browning" w:date="2015-08-31T19:58:00Z">
        <w:r w:rsidR="00375CFB">
          <w:rPr>
            <w:rFonts w:ascii="Times New Roman" w:hAnsi="Times New Roman" w:cs="Times New Roman"/>
            <w:color w:val="000000" w:themeColor="text1"/>
            <w:szCs w:val="24"/>
            <w:lang w:val="en-GB"/>
          </w:rPr>
          <w:t xml:space="preserve">to </w:t>
        </w:r>
      </w:ins>
      <w:r w:rsidRPr="009616CB">
        <w:rPr>
          <w:rFonts w:ascii="Times New Roman" w:hAnsi="Times New Roman" w:cs="Times New Roman"/>
          <w:color w:val="000000" w:themeColor="text1"/>
          <w:szCs w:val="24"/>
          <w:lang w:val="en-GB"/>
        </w:rPr>
        <w:t>render</w:t>
      </w:r>
      <w:del w:id="731" w:author="Josh Browning" w:date="2015-08-31T19:58:00Z">
        <w:r w:rsidRPr="009616CB" w:rsidDel="00375CFB">
          <w:rPr>
            <w:rFonts w:ascii="Times New Roman" w:hAnsi="Times New Roman" w:cs="Times New Roman"/>
            <w:color w:val="000000" w:themeColor="text1"/>
            <w:szCs w:val="24"/>
            <w:lang w:val="en-GB"/>
          </w:rPr>
          <w:delText>ed</w:delText>
        </w:r>
      </w:del>
      <w:r w:rsidRPr="009616CB">
        <w:rPr>
          <w:rFonts w:ascii="Times New Roman" w:hAnsi="Times New Roman" w:cs="Times New Roman"/>
          <w:color w:val="000000" w:themeColor="text1"/>
          <w:szCs w:val="24"/>
          <w:lang w:val="en-GB"/>
        </w:rPr>
        <w:t xml:space="preserve"> satisfactory results across all countries and commodities. Based on this insight, an “ensemble learning model” was developed, tested and adjusted to the needs of the FAO production domain. </w:t>
      </w:r>
      <w:del w:id="732" w:author="Josh Browning" w:date="2015-08-31T20:00:00Z">
        <w:r w:rsidRPr="009616CB" w:rsidDel="00375CFB">
          <w:rPr>
            <w:rFonts w:ascii="Times New Roman" w:hAnsi="Times New Roman" w:cs="Times New Roman"/>
            <w:color w:val="000000" w:themeColor="text1"/>
            <w:szCs w:val="24"/>
            <w:lang w:val="en-GB"/>
          </w:rPr>
          <w:delText>As t</w:delText>
        </w:r>
      </w:del>
      <w:ins w:id="733" w:author="Josh Browning" w:date="2015-08-31T20:00:00Z">
        <w:r w:rsidR="00375CFB">
          <w:rPr>
            <w:rFonts w:ascii="Times New Roman" w:hAnsi="Times New Roman" w:cs="Times New Roman"/>
            <w:color w:val="000000" w:themeColor="text1"/>
            <w:szCs w:val="24"/>
            <w:lang w:val="en-GB"/>
          </w:rPr>
          <w:t>T</w:t>
        </w:r>
      </w:ins>
      <w:r w:rsidRPr="009616CB">
        <w:rPr>
          <w:rFonts w:ascii="Times New Roman" w:hAnsi="Times New Roman" w:cs="Times New Roman"/>
          <w:color w:val="000000" w:themeColor="text1"/>
          <w:szCs w:val="24"/>
          <w:lang w:val="en-GB"/>
        </w:rPr>
        <w:t>he tests have also shown that the particular strength of the ensemble model is in successfully handling the great heterogeneity across different countries</w:t>
      </w:r>
      <w:del w:id="734" w:author="Josh Browning" w:date="2015-08-31T20:01:00Z">
        <w:r w:rsidRPr="009616CB" w:rsidDel="00375CFB">
          <w:rPr>
            <w:rFonts w:ascii="Times New Roman" w:hAnsi="Times New Roman" w:cs="Times New Roman"/>
            <w:color w:val="000000" w:themeColor="text1"/>
            <w:szCs w:val="24"/>
            <w:lang w:val="en-GB"/>
          </w:rPr>
          <w:delText xml:space="preserve">, </w:delText>
        </w:r>
      </w:del>
      <w:ins w:id="735" w:author="Josh Browning" w:date="2015-08-31T20:01:00Z">
        <w:r w:rsidR="00375CFB">
          <w:rPr>
            <w:rFonts w:ascii="Times New Roman" w:hAnsi="Times New Roman" w:cs="Times New Roman"/>
            <w:color w:val="000000" w:themeColor="text1"/>
            <w:szCs w:val="24"/>
            <w:lang w:val="en-GB"/>
          </w:rPr>
          <w:t>; however,</w:t>
        </w:r>
        <w:r w:rsidR="00375CF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FBS compilers at country level may find the same </w:t>
      </w:r>
      <w:ins w:id="736" w:author="Josh Browning" w:date="2015-08-31T20:01:00Z">
        <w:r w:rsidR="00375CFB">
          <w:rPr>
            <w:rFonts w:ascii="Times New Roman" w:hAnsi="Times New Roman" w:cs="Times New Roman"/>
            <w:color w:val="000000" w:themeColor="text1"/>
            <w:szCs w:val="24"/>
            <w:lang w:val="en-GB"/>
          </w:rPr>
          <w:t xml:space="preserve">or similar </w:t>
        </w:r>
      </w:ins>
      <w:r w:rsidRPr="009616CB">
        <w:rPr>
          <w:rFonts w:ascii="Times New Roman" w:hAnsi="Times New Roman" w:cs="Times New Roman"/>
          <w:color w:val="000000" w:themeColor="text1"/>
          <w:szCs w:val="24"/>
          <w:lang w:val="en-GB"/>
        </w:rPr>
        <w:t>approach</w:t>
      </w:r>
      <w:ins w:id="737" w:author="Josh Browning" w:date="2015-08-31T20:01:00Z">
        <w:r w:rsidR="00375CFB">
          <w:rPr>
            <w:rFonts w:ascii="Times New Roman" w:hAnsi="Times New Roman" w:cs="Times New Roman"/>
            <w:color w:val="000000" w:themeColor="text1"/>
            <w:szCs w:val="24"/>
            <w:lang w:val="en-GB"/>
          </w:rPr>
          <w:t>es</w:t>
        </w:r>
      </w:ins>
      <w:r w:rsidRPr="009616CB">
        <w:rPr>
          <w:rFonts w:ascii="Times New Roman" w:hAnsi="Times New Roman" w:cs="Times New Roman"/>
          <w:color w:val="000000" w:themeColor="text1"/>
          <w:szCs w:val="24"/>
          <w:lang w:val="en-GB"/>
        </w:rPr>
        <w:t xml:space="preserve"> particularly useful for their individual country imputation challenges.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id="738" w:author="Josh Browning" w:date="2015-08-31T20:02:00Z">
        <w:r w:rsidRPr="009616CB" w:rsidDel="00375CFB">
          <w:rPr>
            <w:rFonts w:ascii="Times New Roman" w:hAnsi="Times New Roman" w:cs="Times New Roman"/>
            <w:color w:val="000000" w:themeColor="text1"/>
            <w:szCs w:val="24"/>
            <w:lang w:val="en-GB"/>
          </w:rPr>
          <w:delText xml:space="preserve">and over multiple </w:delText>
        </w:r>
      </w:del>
      <w:ins w:id="739" w:author="Josh Browning" w:date="2015-08-31T20:02:00Z">
        <w:r w:rsidR="00375CFB">
          <w:rPr>
            <w:rFonts w:ascii="Times New Roman" w:hAnsi="Times New Roman" w:cs="Times New Roman"/>
            <w:color w:val="000000" w:themeColor="text1"/>
            <w:szCs w:val="24"/>
            <w:lang w:val="en-GB"/>
          </w:rPr>
          <w:t xml:space="preserve">for that </w:t>
        </w:r>
      </w:ins>
      <w:r w:rsidRPr="009616CB">
        <w:rPr>
          <w:rFonts w:ascii="Times New Roman" w:hAnsi="Times New Roman" w:cs="Times New Roman"/>
          <w:color w:val="000000" w:themeColor="text1"/>
          <w:szCs w:val="24"/>
          <w:lang w:val="en-GB"/>
        </w:rPr>
        <w:t>commodit</w:t>
      </w:r>
      <w:ins w:id="740" w:author="Josh Browning" w:date="2015-08-31T20:02:00Z">
        <w:r w:rsidR="00375CFB">
          <w:rPr>
            <w:rFonts w:ascii="Times New Roman" w:hAnsi="Times New Roman" w:cs="Times New Roman"/>
            <w:color w:val="000000" w:themeColor="text1"/>
            <w:szCs w:val="24"/>
            <w:lang w:val="en-GB"/>
          </w:rPr>
          <w:t>y</w:t>
        </w:r>
      </w:ins>
      <w:del w:id="741" w:author="Josh Browning" w:date="2015-08-31T20:02:00Z">
        <w:r w:rsidRPr="009616CB" w:rsidDel="00375CFB">
          <w:rPr>
            <w:rFonts w:ascii="Times New Roman" w:hAnsi="Times New Roman" w:cs="Times New Roman"/>
            <w:color w:val="000000" w:themeColor="text1"/>
            <w:szCs w:val="24"/>
            <w:lang w:val="en-GB"/>
          </w:rPr>
          <w:delText>ies</w:delText>
        </w:r>
      </w:del>
      <w:r w:rsidRPr="009616CB">
        <w:rPr>
          <w:rFonts w:ascii="Times New Roman" w:hAnsi="Times New Roman" w:cs="Times New Roman"/>
          <w:color w:val="000000" w:themeColor="text1"/>
          <w:szCs w:val="24"/>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742"/>
      <w:del w:id="743" w:author="Josh Browning" w:date="2015-08-31T20:04:00Z">
        <w:r w:rsidRPr="009616CB" w:rsidDel="00BC2CDF">
          <w:rPr>
            <w:rStyle w:val="FootnoteReference"/>
            <w:rFonts w:ascii="Times New Roman" w:hAnsi="Times New Roman" w:cs="Times New Roman"/>
            <w:color w:val="000000" w:themeColor="text1"/>
            <w:szCs w:val="24"/>
            <w:lang w:val="en-GB"/>
          </w:rPr>
          <w:footnoteReference w:id="36"/>
        </w:r>
      </w:del>
      <w:commentRangeEnd w:id="742"/>
      <w:r w:rsidR="00BC2CDF">
        <w:rPr>
          <w:rStyle w:val="CommentReference"/>
        </w:rPr>
        <w:commentReference w:id="742"/>
      </w:r>
      <w:r w:rsidRPr="009616CB">
        <w:rPr>
          <w:rFonts w:ascii="Times New Roman" w:hAnsi="Times New Roman" w:cs="Times New Roman"/>
          <w:color w:val="000000" w:themeColor="text1"/>
          <w:szCs w:val="24"/>
          <w:lang w:val="en-GB"/>
        </w:rPr>
        <w:t>.</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performance of the new </w:t>
      </w:r>
      <w:ins w:id="747" w:author="Josh Browning" w:date="2015-08-31T20:06:00Z">
        <w:r w:rsidR="00BC2CDF">
          <w:rPr>
            <w:rFonts w:ascii="Times New Roman" w:hAnsi="Times New Roman" w:cs="Times New Roman"/>
            <w:color w:val="000000" w:themeColor="text1"/>
            <w:szCs w:val="24"/>
            <w:lang w:val="en-GB"/>
          </w:rPr>
          <w:t xml:space="preserve">imputation </w:t>
        </w:r>
      </w:ins>
      <w:r w:rsidRPr="009616CB">
        <w:rPr>
          <w:rFonts w:ascii="Times New Roman" w:hAnsi="Times New Roman" w:cs="Times New Roman"/>
          <w:color w:val="000000" w:themeColor="text1"/>
          <w:szCs w:val="24"/>
          <w:lang w:val="en-GB"/>
        </w:rPr>
        <w:t>method</w:t>
      </w:r>
      <w:del w:id="748" w:author="Josh Browning" w:date="2015-08-31T20:06:00Z">
        <w:r w:rsidRPr="009616CB" w:rsidDel="00BC2CDF">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w:t>
      </w:r>
      <w:del w:id="749" w:author="Josh Browning" w:date="2015-08-31T20:06:00Z">
        <w:r w:rsidRPr="009616CB" w:rsidDel="00BC2CDF">
          <w:rPr>
            <w:rFonts w:ascii="Times New Roman" w:hAnsi="Times New Roman" w:cs="Times New Roman"/>
            <w:color w:val="000000" w:themeColor="text1"/>
            <w:szCs w:val="24"/>
            <w:lang w:val="en-GB"/>
          </w:rPr>
          <w:delText>(imputation and validation)</w:delText>
        </w:r>
      </w:del>
      <w:r w:rsidRPr="009616CB">
        <w:rPr>
          <w:rFonts w:ascii="Times New Roman" w:hAnsi="Times New Roman" w:cs="Times New Roman"/>
          <w:color w:val="000000" w:themeColor="text1"/>
          <w:szCs w:val="24"/>
          <w:lang w:val="en-GB"/>
        </w:rPr>
        <w:t xml:space="preserve"> has been tested and reviewed; </w:t>
      </w:r>
      <w:commentRangeStart w:id="750"/>
      <w:del w:id="751" w:author="Josh Browning" w:date="2015-08-31T20:06:00Z">
        <w:r w:rsidRPr="009616CB" w:rsidDel="00BC2CDF">
          <w:rPr>
            <w:rFonts w:ascii="Times New Roman" w:hAnsi="Times New Roman" w:cs="Times New Roman"/>
            <w:color w:val="000000" w:themeColor="text1"/>
            <w:szCs w:val="24"/>
            <w:lang w:val="en-GB"/>
          </w:rPr>
          <w:delText xml:space="preserve">both the quantitative error and </w:delText>
        </w:r>
      </w:del>
      <w:commentRangeEnd w:id="750"/>
      <w:r w:rsidR="00BC2CDF">
        <w:rPr>
          <w:rStyle w:val="CommentReference"/>
        </w:rPr>
        <w:commentReference w:id="750"/>
      </w:r>
      <w:ins w:id="752" w:author="Josh Browning" w:date="2015-08-31T20:06:00Z">
        <w:r w:rsidR="00BC2CDF">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t xml:space="preserve">qualitative assessment suggest that the new method is superior to previously employed methods and approaches taken by other institutions. </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312896">
      <w:pPr>
        <w:pStyle w:val="Heading4"/>
        <w:rPr>
          <w:rFonts w:ascii="Times New Roman" w:hAnsi="Times New Roman"/>
          <w:lang w:val="en-GB"/>
        </w:rPr>
      </w:pPr>
      <w:bookmarkStart w:id="753" w:name="_Toc421025853"/>
      <w:r w:rsidRPr="009616CB">
        <w:rPr>
          <w:rFonts w:ascii="Times New Roman" w:hAnsi="Times New Roman"/>
          <w:lang w:val="en-GB"/>
        </w:rPr>
        <w:lastRenderedPageBreak/>
        <w:t>The new imputation approach in detail</w:t>
      </w:r>
      <w:bookmarkEnd w:id="753"/>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There are </w:t>
      </w:r>
      <w:del w:id="754" w:author="Josh Browning" w:date="2015-08-31T20:14:00Z">
        <w:r w:rsidRPr="009616CB" w:rsidDel="001476EE">
          <w:rPr>
            <w:rFonts w:ascii="Times New Roman" w:eastAsia="Times New Roman" w:hAnsi="Times New Roman" w:cs="Times New Roman"/>
            <w:color w:val="000000" w:themeColor="text1"/>
            <w:szCs w:val="24"/>
            <w:lang w:val="en-GB" w:eastAsia="en-US"/>
          </w:rPr>
          <w:delText xml:space="preserve">three </w:delText>
        </w:r>
      </w:del>
      <w:ins w:id="755" w:author="Josh Browning" w:date="2015-08-31T20:14:00Z">
        <w:r w:rsidR="001476EE">
          <w:rPr>
            <w:rFonts w:ascii="Times New Roman" w:eastAsia="Times New Roman" w:hAnsi="Times New Roman" w:cs="Times New Roman"/>
            <w:color w:val="000000" w:themeColor="text1"/>
            <w:szCs w:val="24"/>
            <w:lang w:val="en-GB" w:eastAsia="en-US"/>
          </w:rPr>
          <w:t xml:space="preserve">four </w:t>
        </w:r>
      </w:ins>
      <w:r w:rsidRPr="009616CB">
        <w:rPr>
          <w:rFonts w:ascii="Times New Roman" w:eastAsia="Times New Roman" w:hAnsi="Times New Roman" w:cs="Times New Roman"/>
          <w:color w:val="000000" w:themeColor="text1"/>
          <w:szCs w:val="24"/>
          <w:lang w:val="en-GB" w:eastAsia="en-US"/>
        </w:rPr>
        <w:t>main steps to the imputation procedure:</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Imputation by balancing</w:t>
      </w:r>
      <w:ins w:id="756" w:author="Josh Browning" w:date="2015-08-31T20:14:00Z">
        <w:r w:rsidR="001476EE">
          <w:rPr>
            <w:rFonts w:ascii="Times New Roman" w:eastAsia="Times New Roman" w:hAnsi="Times New Roman"/>
            <w:color w:val="000000" w:themeColor="text1"/>
            <w:szCs w:val="24"/>
          </w:rPr>
          <w:t xml:space="preserve"> via Productivity = Production / </w:t>
        </w:r>
      </w:ins>
      <w:ins w:id="757" w:author="Josh Browning" w:date="2015-08-31T20:15:00Z">
        <w:r w:rsidR="001476EE">
          <w:rPr>
            <w:rFonts w:ascii="Times New Roman" w:eastAsia="Times New Roman" w:hAnsi="Times New Roman"/>
            <w:color w:val="000000" w:themeColor="text1"/>
            <w:szCs w:val="24"/>
          </w:rPr>
          <w:t>Activity.</w:t>
        </w:r>
      </w:ins>
    </w:p>
    <w:p w:rsidR="00BC2CDF" w:rsidRDefault="004F65E4"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758" w:author="Josh Browning" w:date="2015-08-31T20:08:00Z"/>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rsidR="00BC2CDF" w:rsidRPr="00BC2CDF" w:rsidRDefault="00BC2CDF"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Change w:id="759" w:author="Josh Browning" w:date="2015-08-31T20:08:00Z">
            <w:rPr/>
          </w:rPrChange>
        </w:rPr>
      </w:pPr>
      <w:ins w:id="760" w:author="Josh Browning" w:date="2015-08-31T20:08:00Z">
        <w:r>
          <w:rPr>
            <w:rFonts w:ascii="Times New Roman" w:eastAsia="Times New Roman" w:hAnsi="Times New Roman"/>
            <w:color w:val="000000" w:themeColor="text1"/>
            <w:szCs w:val="24"/>
          </w:rPr>
          <w:t>Imputation by balancing</w:t>
        </w:r>
      </w:ins>
      <w:ins w:id="761" w:author="Josh Browning" w:date="2015-08-31T20:15:00Z">
        <w:r w:rsidR="001476EE">
          <w:rPr>
            <w:rFonts w:ascii="Times New Roman" w:eastAsia="Times New Roman" w:hAnsi="Times New Roman"/>
            <w:color w:val="000000" w:themeColor="text1"/>
            <w:szCs w:val="24"/>
          </w:rPr>
          <w:t xml:space="preserve"> via Productivity = Production / Activity.</w:t>
        </w:r>
      </w:ins>
    </w:p>
    <w:p w:rsidR="00BC2CDF" w:rsidRDefault="00BC2CDF" w:rsidP="00BC2CDF">
      <w:pPr>
        <w:rPr>
          <w:lang w:val="en-GB" w:eastAsia="en-US"/>
        </w:rPr>
      </w:pPr>
      <w:bookmarkStart w:id="762" w:name="_Toc421025854"/>
      <w:ins w:id="763" w:author="Josh Browning" w:date="2015-08-31T20:10:00Z">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id="764" w:author="Josh Browning" w:date="2015-08-31T20:14:00Z">
        <w:r w:rsidR="001476EE">
          <w:rPr>
            <w:lang w:val="en-GB" w:eastAsia="en-US"/>
          </w:rPr>
          <w:t xml:space="preserve"> in the final step.</w:t>
        </w:r>
      </w:ins>
    </w:p>
    <w:p w:rsidR="004F65E4" w:rsidRPr="009616CB" w:rsidRDefault="004F65E4" w:rsidP="00312896">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762"/>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rsidR="004F65E4" w:rsidRPr="009616CB" w:rsidRDefault="009D7FC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5</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rsidR="004F65E4" w:rsidRPr="009616CB" w:rsidRDefault="009D7FC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6</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rsidR="004F65E4" w:rsidRPr="009616CB" w:rsidRDefault="009D7FC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7</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lastRenderedPageBreak/>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9D7FC0"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8</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id="765" w:author="Josh Browning" w:date="2015-08-31T20:16:00Z">
        <w:r w:rsidR="001476EE">
          <w:rPr>
            <w:rFonts w:ascii="Times New Roman" w:eastAsia="Times New Roman" w:hAnsi="Times New Roman" w:cs="Times New Roman"/>
            <w:color w:val="000000" w:themeColor="text1"/>
            <w:szCs w:val="24"/>
            <w:lang w:val="en-GB" w:eastAsia="en-US"/>
          </w:rPr>
          <w:t xml:space="preserve">  Note that in this case, all weights must be adjusted to ensure they still sum to one.</w:t>
        </w:r>
      </w:ins>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12896">
      <w:pPr>
        <w:pStyle w:val="Heading4"/>
        <w:rPr>
          <w:rFonts w:ascii="Times New Roman" w:hAnsi="Times New Roman"/>
          <w:lang w:val="en-GB" w:eastAsia="en-US"/>
        </w:rPr>
      </w:pPr>
      <w:bookmarkStart w:id="766" w:name="_Toc421025855"/>
      <w:r w:rsidRPr="009616CB">
        <w:rPr>
          <w:rFonts w:ascii="Times New Roman" w:hAnsi="Times New Roman"/>
          <w:lang w:val="en-GB" w:eastAsia="en-US"/>
        </w:rPr>
        <w:t>Imputation by balancing</w:t>
      </w:r>
      <w:bookmarkEnd w:id="766"/>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ins w:id="767" w:author="Josh Browning" w:date="2015-08-31T20:17:00Z">
        <w:r w:rsidR="001476EE">
          <w:rPr>
            <w:rFonts w:ascii="Times New Roman" w:eastAsia="Times New Roman" w:hAnsi="Times New Roman" w:cs="Times New Roman"/>
            <w:color w:val="000000" w:themeColor="text1"/>
            <w:szCs w:val="24"/>
            <w:lang w:val="en-GB" w:eastAsia="en-US"/>
          </w:rPr>
          <w:t xml:space="preserve">  Likewise, if productivity and production are available, we impute activity by the identity activity = production/productivity.</w:t>
        </w:r>
      </w:ins>
    </w:p>
    <w:p w:rsidR="004F65E4" w:rsidRPr="009616CB" w:rsidRDefault="004F65E4" w:rsidP="00312896">
      <w:pPr>
        <w:pStyle w:val="Heading4"/>
        <w:rPr>
          <w:rFonts w:ascii="Times New Roman" w:hAnsi="Times New Roman"/>
          <w:lang w:val="en-GB" w:eastAsia="en-US"/>
        </w:rPr>
      </w:pPr>
      <w:bookmarkStart w:id="768" w:name="_Toc421025856"/>
      <w:r w:rsidRPr="009616CB">
        <w:rPr>
          <w:rFonts w:ascii="Times New Roman" w:hAnsi="Times New Roman"/>
          <w:lang w:val="en-GB" w:eastAsia="en-US"/>
        </w:rPr>
        <w:t>Production imputation</w:t>
      </w:r>
      <w:bookmarkEnd w:id="768"/>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E93C3B">
      <w:pPr>
        <w:pStyle w:val="Heading2"/>
      </w:pPr>
      <w:r w:rsidRPr="009616CB">
        <w:br w:type="page"/>
      </w:r>
      <w:bookmarkStart w:id="769" w:name="_Toc421025858"/>
      <w:bookmarkStart w:id="770" w:name="_Toc428383836"/>
      <w:bookmarkStart w:id="771" w:name="_Toc428436058"/>
      <w:bookmarkStart w:id="772" w:name="_Toc428436359"/>
      <w:bookmarkStart w:id="773" w:name="_Toc428436485"/>
      <w:r w:rsidRPr="009616CB">
        <w:lastRenderedPageBreak/>
        <w:t>Trade</w:t>
      </w:r>
      <w:bookmarkEnd w:id="769"/>
      <w:bookmarkEnd w:id="770"/>
      <w:bookmarkEnd w:id="771"/>
      <w:bookmarkEnd w:id="772"/>
      <w:bookmarkEnd w:id="773"/>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Country level data</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National FBS compilers may want to start collecting trade data for their countries from their own sources, which, in most cases, will be the national customs offices. In most countries, trade information will be available in </w:t>
      </w:r>
      <w:del w:id="774" w:author="Valentina Ramaschiello (ESS)" w:date="2015-09-01T14:13:00Z">
        <w:r w:rsidRPr="009616CB" w:rsidDel="00915174">
          <w:rPr>
            <w:rFonts w:ascii="Times New Roman" w:hAnsi="Times New Roman" w:cs="Times New Roman"/>
            <w:color w:val="000000" w:themeColor="text1"/>
            <w:szCs w:val="24"/>
            <w:lang w:val="en-GB"/>
          </w:rPr>
          <w:delText xml:space="preserve">the </w:delText>
        </w:r>
      </w:del>
      <w:r w:rsidRPr="009616CB">
        <w:rPr>
          <w:rFonts w:ascii="Times New Roman" w:hAnsi="Times New Roman" w:cs="Times New Roman"/>
          <w:color w:val="000000" w:themeColor="text1"/>
          <w:szCs w:val="24"/>
          <w:lang w:val="en-GB"/>
        </w:rPr>
        <w:t xml:space="preserve">Harmonized System </w:t>
      </w:r>
      <w:del w:id="775" w:author="Valentina Ramaschiello (ESS)" w:date="2015-09-01T14:13:00Z">
        <w:r w:rsidRPr="009616CB" w:rsidDel="00915174">
          <w:rPr>
            <w:rFonts w:ascii="Times New Roman" w:hAnsi="Times New Roman" w:cs="Times New Roman"/>
            <w:color w:val="000000" w:themeColor="text1"/>
            <w:szCs w:val="24"/>
            <w:lang w:val="en-GB"/>
          </w:rPr>
          <w:delText xml:space="preserve">classification </w:delText>
        </w:r>
      </w:del>
      <w:r w:rsidRPr="009616CB">
        <w:rPr>
          <w:rFonts w:ascii="Times New Roman" w:hAnsi="Times New Roman" w:cs="Times New Roman"/>
          <w:color w:val="000000" w:themeColor="text1"/>
          <w:szCs w:val="24"/>
          <w:lang w:val="en-GB"/>
        </w:rPr>
        <w:t xml:space="preserve">(HS) </w:t>
      </w:r>
      <w:ins w:id="776" w:author="Valentina Ramaschiello (ESS)" w:date="2015-09-01T14:13:00Z">
        <w:r w:rsidR="00915174">
          <w:rPr>
            <w:rFonts w:ascii="Times New Roman" w:hAnsi="Times New Roman" w:cs="Times New Roman"/>
            <w:color w:val="000000" w:themeColor="text1"/>
            <w:szCs w:val="24"/>
            <w:lang w:val="en-GB"/>
          </w:rPr>
          <w:t xml:space="preserve">format </w:t>
        </w:r>
      </w:ins>
      <w:r w:rsidRPr="009616CB">
        <w:rPr>
          <w:rFonts w:ascii="Times New Roman" w:hAnsi="Times New Roman" w:cs="Times New Roman"/>
          <w:color w:val="000000" w:themeColor="text1"/>
          <w:szCs w:val="24"/>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w:t>
      </w:r>
      <w:del w:id="777" w:author="Josh Browning" w:date="2015-08-31T20:21:00Z">
        <w:r w:rsidRPr="009616CB" w:rsidDel="001476EE">
          <w:rPr>
            <w:rFonts w:ascii="Times New Roman" w:hAnsi="Times New Roman" w:cs="Times New Roman"/>
            <w:color w:val="000000" w:themeColor="text1"/>
            <w:szCs w:val="24"/>
            <w:lang w:val="en-GB"/>
          </w:rPr>
          <w:delText xml:space="preserve">more </w:delText>
        </w:r>
      </w:del>
      <w:r w:rsidRPr="009616CB">
        <w:rPr>
          <w:rFonts w:ascii="Times New Roman" w:hAnsi="Times New Roman" w:cs="Times New Roman"/>
          <w:color w:val="000000" w:themeColor="text1"/>
          <w:szCs w:val="24"/>
          <w:lang w:val="en-GB"/>
        </w:rPr>
        <w:t xml:space="preserve">a more complete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id="778" w:author="Josh Browning" w:date="2015-08-31T20:23:00Z">
        <w:r w:rsidRPr="009616CB" w:rsidDel="001476EE">
          <w:rPr>
            <w:rFonts w:ascii="Times New Roman" w:hAnsi="Times New Roman" w:cs="Times New Roman"/>
            <w:color w:val="000000" w:themeColor="text1"/>
            <w:szCs w:val="24"/>
            <w:lang w:val="en-GB"/>
          </w:rPr>
          <w:delText>Chapter</w:delText>
        </w:r>
      </w:del>
      <w:ins w:id="779" w:author="Josh Browning" w:date="2015-08-31T20:23:00Z">
        <w:r w:rsidR="001476EE">
          <w:rPr>
            <w:rFonts w:ascii="Times New Roman" w:hAnsi="Times New Roman" w:cs="Times New Roman"/>
            <w:color w:val="000000" w:themeColor="text1"/>
            <w:szCs w:val="24"/>
            <w:lang w:val="en-GB"/>
          </w:rPr>
          <w:t>c</w:t>
        </w:r>
        <w:r w:rsidR="001476EE" w:rsidRPr="009616CB">
          <w:rPr>
            <w:rFonts w:ascii="Times New Roman" w:hAnsi="Times New Roman" w:cs="Times New Roman"/>
            <w:color w:val="000000" w:themeColor="text1"/>
            <w:szCs w:val="24"/>
            <w:lang w:val="en-GB"/>
          </w:rPr>
          <w:t>hapter</w:t>
        </w:r>
      </w:ins>
      <w:r w:rsidRPr="009616CB">
        <w:rPr>
          <w:rFonts w:ascii="Times New Roman" w:hAnsi="Times New Roman" w:cs="Times New Roman"/>
          <w:color w:val="000000" w:themeColor="text1"/>
          <w:szCs w:val="24"/>
          <w:lang w:val="en-GB"/>
        </w:rPr>
        <w:t xml:space="preserve">. </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International trade sources</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6" w:history="1">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27" w:history="1">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28" w:history="1">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UN Comtrade data are available at different levels of disaggregation</w:t>
      </w:r>
      <w:del w:id="780" w:author="Josh Browning" w:date="2015-08-31T20:23:00Z">
        <w:r w:rsidRPr="009616CB" w:rsidDel="001476EE">
          <w:rPr>
            <w:rFonts w:ascii="Times New Roman" w:hAnsi="Times New Roman" w:cs="Times New Roman"/>
            <w:color w:val="000000" w:themeColor="text1"/>
            <w:szCs w:val="24"/>
            <w:lang w:val="en-GB"/>
          </w:rPr>
          <w:delText xml:space="preserve">, </w:delText>
        </w:r>
      </w:del>
      <w:ins w:id="781" w:author="Josh Browning" w:date="2015-08-31T20:23:00Z">
        <w:r w:rsidR="001476EE">
          <w:rPr>
            <w:rFonts w:ascii="Times New Roman" w:hAnsi="Times New Roman" w:cs="Times New Roman"/>
            <w:color w:val="000000" w:themeColor="text1"/>
            <w:szCs w:val="24"/>
            <w:lang w:val="en-GB"/>
          </w:rPr>
          <w:t>;</w:t>
        </w:r>
        <w:r w:rsidR="001476E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all levels of disaggregation 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HS system is a hierarchically structured classification of products and distinguishes different levels of disaggregation. The first 6 digits of the HS system are common to all </w:t>
      </w:r>
      <w:del w:id="782" w:author="Josh Browning" w:date="2015-08-31T20:24:00Z">
        <w:r w:rsidRPr="009616CB" w:rsidDel="00FF08C8">
          <w:rPr>
            <w:rFonts w:ascii="Times New Roman" w:hAnsi="Times New Roman" w:cs="Times New Roman"/>
            <w:color w:val="000000" w:themeColor="text1"/>
            <w:szCs w:val="24"/>
            <w:lang w:val="en-GB"/>
          </w:rPr>
          <w:delText>countries,</w:delText>
        </w:r>
      </w:del>
      <w:ins w:id="783" w:author="Josh Browning" w:date="2015-08-31T20:24:00Z">
        <w:r w:rsidR="00FF08C8" w:rsidRPr="009616CB">
          <w:rPr>
            <w:rFonts w:ascii="Times New Roman" w:hAnsi="Times New Roman" w:cs="Times New Roman"/>
            <w:color w:val="000000" w:themeColor="text1"/>
            <w:szCs w:val="24"/>
            <w:lang w:val="en-GB"/>
          </w:rPr>
          <w:t>countries;</w:t>
        </w:r>
      </w:ins>
      <w:r w:rsidRPr="009616CB">
        <w:rPr>
          <w:rFonts w:ascii="Times New Roman" w:hAnsi="Times New Roman" w:cs="Times New Roman"/>
          <w:color w:val="000000" w:themeColor="text1"/>
          <w:szCs w:val="24"/>
          <w:lang w:val="en-GB"/>
        </w:rPr>
        <w:t xml:space="preserve"> </w:t>
      </w:r>
      <w:del w:id="784" w:author="Valentina Ramaschiello (ESS)" w:date="2015-09-01T14:20:00Z">
        <w:r w:rsidRPr="009616CB" w:rsidDel="00DB4FF7">
          <w:rPr>
            <w:rFonts w:ascii="Times New Roman" w:hAnsi="Times New Roman" w:cs="Times New Roman"/>
            <w:color w:val="000000" w:themeColor="text1"/>
            <w:szCs w:val="24"/>
            <w:lang w:val="en-GB"/>
          </w:rPr>
          <w:delText xml:space="preserve">higher </w:delText>
        </w:r>
      </w:del>
      <w:ins w:id="785" w:author="Valentina Ramaschiello (ESS)" w:date="2015-09-01T14:20:00Z">
        <w:r w:rsidR="00DB4FF7">
          <w:rPr>
            <w:rFonts w:ascii="Times New Roman" w:hAnsi="Times New Roman" w:cs="Times New Roman"/>
            <w:color w:val="000000" w:themeColor="text1"/>
            <w:szCs w:val="24"/>
            <w:lang w:val="en-GB"/>
          </w:rPr>
          <w:t>lower</w:t>
        </w:r>
        <w:r w:rsidR="00DB4FF7"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levels </w:t>
      </w:r>
      <w:r w:rsidRPr="009616CB">
        <w:rPr>
          <w:rFonts w:ascii="Times New Roman" w:hAnsi="Times New Roman" w:cs="Times New Roman"/>
          <w:color w:val="000000" w:themeColor="text1"/>
          <w:szCs w:val="24"/>
          <w:lang w:val="en-GB"/>
        </w:rPr>
        <w:lastRenderedPageBreak/>
        <w:t>(</w:t>
      </w:r>
      <w:del w:id="786" w:author="Valentina Ramaschiello (ESS)" w:date="2015-09-01T14:20:00Z">
        <w:r w:rsidRPr="009616CB" w:rsidDel="00DB4FF7">
          <w:rPr>
            <w:rFonts w:ascii="Times New Roman" w:hAnsi="Times New Roman" w:cs="Times New Roman"/>
            <w:color w:val="000000" w:themeColor="text1"/>
            <w:szCs w:val="24"/>
            <w:lang w:val="en-GB"/>
          </w:rPr>
          <w:delText xml:space="preserve">that can go </w:delText>
        </w:r>
      </w:del>
      <w:r w:rsidRPr="009616CB">
        <w:rPr>
          <w:rFonts w:ascii="Times New Roman" w:hAnsi="Times New Roman" w:cs="Times New Roman"/>
          <w:color w:val="000000" w:themeColor="text1"/>
          <w:szCs w:val="24"/>
          <w:lang w:val="en-GB"/>
        </w:rPr>
        <w:t xml:space="preserve">up to 12 digits) </w:t>
      </w:r>
      <w:ins w:id="787" w:author="Valentina Ramaschiello (ESS)" w:date="2015-09-01T14:21:00Z">
        <w:r w:rsidR="00DB4FF7">
          <w:rPr>
            <w:rFonts w:ascii="Times New Roman" w:hAnsi="Times New Roman" w:cs="Times New Roman"/>
            <w:color w:val="000000" w:themeColor="text1"/>
            <w:szCs w:val="24"/>
            <w:lang w:val="en-GB"/>
          </w:rPr>
          <w:t>can be developed in national versions.</w:t>
        </w:r>
      </w:ins>
      <w:del w:id="788" w:author="Valentina Ramaschiello (ESS)" w:date="2015-09-01T14:21:00Z">
        <w:r w:rsidRPr="009616CB" w:rsidDel="00DB4FF7">
          <w:rPr>
            <w:rFonts w:ascii="Times New Roman" w:hAnsi="Times New Roman" w:cs="Times New Roman"/>
            <w:color w:val="000000" w:themeColor="text1"/>
            <w:szCs w:val="24"/>
            <w:lang w:val="en-GB"/>
          </w:rPr>
          <w:delText xml:space="preserve">reflect national extensions. </w:delText>
        </w:r>
      </w:del>
      <w:r w:rsidRPr="009616CB">
        <w:rPr>
          <w:rFonts w:ascii="Times New Roman" w:hAnsi="Times New Roman" w:cs="Times New Roman"/>
          <w:color w:val="000000" w:themeColor="text1"/>
          <w:szCs w:val="24"/>
          <w:lang w:val="en-GB"/>
        </w:rPr>
        <w:t xml:space="preserve"> To </w:t>
      </w:r>
      <w:del w:id="789" w:author="Josh Browning" w:date="2015-08-31T20:44:00Z">
        <w:r w:rsidRPr="009616CB" w:rsidDel="00C35402">
          <w:rPr>
            <w:rFonts w:ascii="Times New Roman" w:hAnsi="Times New Roman" w:cs="Times New Roman"/>
            <w:color w:val="000000" w:themeColor="text1"/>
            <w:szCs w:val="24"/>
            <w:lang w:val="en-GB"/>
          </w:rPr>
          <w:delText>ensure comparability across countries</w:delText>
        </w:r>
      </w:del>
      <w:ins w:id="790" w:author="Josh Browning" w:date="2015-08-31T20:44:00Z">
        <w:r w:rsidR="00C35402">
          <w:rPr>
            <w:rFonts w:ascii="Times New Roman" w:hAnsi="Times New Roman" w:cs="Times New Roman"/>
            <w:color w:val="000000" w:themeColor="text1"/>
            <w:szCs w:val="24"/>
            <w:lang w:val="en-GB"/>
          </w:rPr>
          <w:t>capture as much detail as possible</w:t>
        </w:r>
      </w:ins>
      <w:r w:rsidRPr="009616CB">
        <w:rPr>
          <w:rFonts w:ascii="Times New Roman" w:hAnsi="Times New Roman" w:cs="Times New Roman"/>
          <w:color w:val="000000" w:themeColor="text1"/>
          <w:szCs w:val="24"/>
          <w:lang w:val="en-GB"/>
        </w:rPr>
        <w:t xml:space="preserve">, it was decided to harvest trade data at the </w:t>
      </w:r>
      <w:commentRangeStart w:id="791"/>
      <w:del w:id="792" w:author="Josh Browning" w:date="2015-08-31T20:44:00Z">
        <w:r w:rsidRPr="009616CB" w:rsidDel="00C35402">
          <w:rPr>
            <w:rFonts w:ascii="Times New Roman" w:hAnsi="Times New Roman" w:cs="Times New Roman"/>
            <w:color w:val="000000" w:themeColor="text1"/>
            <w:szCs w:val="24"/>
            <w:lang w:val="en-GB"/>
          </w:rPr>
          <w:delText xml:space="preserve">6-digit </w:delText>
        </w:r>
      </w:del>
      <w:ins w:id="793" w:author="Josh Browning" w:date="2015-08-31T20:44:00Z">
        <w:del w:id="794" w:author="Valentina Ramaschiello (ESS)" w:date="2015-09-01T14:23:00Z">
          <w:r w:rsidR="00C35402" w:rsidDel="00C4237E">
            <w:rPr>
              <w:rFonts w:ascii="Times New Roman" w:hAnsi="Times New Roman" w:cs="Times New Roman"/>
              <w:color w:val="000000" w:themeColor="text1"/>
              <w:szCs w:val="24"/>
              <w:lang w:val="en-GB"/>
            </w:rPr>
            <w:delText>highest</w:delText>
          </w:r>
        </w:del>
      </w:ins>
      <w:ins w:id="795" w:author="Valentina Ramaschiello (ESS)" w:date="2015-09-01T14:23:00Z">
        <w:r w:rsidR="00C4237E">
          <w:rPr>
            <w:rFonts w:ascii="Times New Roman" w:hAnsi="Times New Roman" w:cs="Times New Roman"/>
            <w:color w:val="000000" w:themeColor="text1"/>
            <w:szCs w:val="24"/>
            <w:lang w:val="en-GB"/>
          </w:rPr>
          <w:t>lowest</w:t>
        </w:r>
      </w:ins>
      <w:ins w:id="796" w:author="Josh Browning" w:date="2015-08-31T20:44:00Z">
        <w:r w:rsidR="00C35402">
          <w:rPr>
            <w:rFonts w:ascii="Times New Roman" w:hAnsi="Times New Roman" w:cs="Times New Roman"/>
            <w:color w:val="000000" w:themeColor="text1"/>
            <w:szCs w:val="24"/>
            <w:lang w:val="en-GB"/>
          </w:rPr>
          <w:t xml:space="preserve"> </w:t>
        </w:r>
      </w:ins>
      <w:commentRangeEnd w:id="791"/>
      <w:r w:rsidR="00C4237E">
        <w:rPr>
          <w:rStyle w:val="CommentReference"/>
        </w:rPr>
        <w:commentReference w:id="791"/>
      </w:r>
      <w:r w:rsidRPr="009616CB">
        <w:rPr>
          <w:rFonts w:ascii="Times New Roman" w:hAnsi="Times New Roman" w:cs="Times New Roman"/>
          <w:color w:val="000000" w:themeColor="text1"/>
          <w:szCs w:val="24"/>
          <w:lang w:val="en-GB"/>
        </w:rPr>
        <w:t>level</w:t>
      </w:r>
      <w:ins w:id="797" w:author="Josh Browning" w:date="2015-08-31T20:44:00Z">
        <w:r w:rsidR="00C35402">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xml:space="preserve">. </w:t>
      </w:r>
      <w:ins w:id="798" w:author="Josh Browning" w:date="2015-08-31T20:44:00Z">
        <w:r w:rsidR="00C35402">
          <w:rPr>
            <w:rFonts w:ascii="Times New Roman" w:hAnsi="Times New Roman" w:cs="Times New Roman"/>
            <w:color w:val="000000" w:themeColor="text1"/>
            <w:szCs w:val="24"/>
            <w:lang w:val="en-GB"/>
          </w:rPr>
          <w:t xml:space="preserve">This data is then mapped to the </w:t>
        </w:r>
      </w:ins>
      <w:ins w:id="799" w:author="Josh Browning" w:date="2015-08-31T20:47:00Z">
        <w:r w:rsidR="00C35402">
          <w:rPr>
            <w:rFonts w:ascii="Times New Roman" w:hAnsi="Times New Roman" w:cs="Times New Roman"/>
            <w:color w:val="000000" w:themeColor="text1"/>
            <w:szCs w:val="24"/>
            <w:lang w:val="en-GB"/>
          </w:rPr>
          <w:t xml:space="preserve">same classification system </w:t>
        </w:r>
      </w:ins>
      <w:ins w:id="800" w:author="Josh Browning" w:date="2015-08-31T20:48:00Z">
        <w:r w:rsidR="00C35402">
          <w:rPr>
            <w:rFonts w:ascii="Times New Roman" w:hAnsi="Times New Roman" w:cs="Times New Roman"/>
            <w:color w:val="000000" w:themeColor="text1"/>
            <w:szCs w:val="24"/>
            <w:lang w:val="en-GB"/>
          </w:rPr>
          <w:t xml:space="preserve">that is </w:t>
        </w:r>
      </w:ins>
      <w:ins w:id="801" w:author="Josh Browning" w:date="2015-08-31T20:47:00Z">
        <w:r w:rsidR="00C35402">
          <w:rPr>
            <w:rFonts w:ascii="Times New Roman" w:hAnsi="Times New Roman" w:cs="Times New Roman"/>
            <w:color w:val="000000" w:themeColor="text1"/>
            <w:szCs w:val="24"/>
            <w:lang w:val="en-GB"/>
          </w:rPr>
          <w:t>applied to production data and all forms of utilization (</w:t>
        </w:r>
      </w:ins>
      <w:ins w:id="802" w:author="Josh Browning" w:date="2015-08-31T20:44:00Z">
        <w:del w:id="803" w:author="Valentina Ramaschiello (ESS)" w:date="2015-09-01T14:25:00Z">
          <w:r w:rsidR="00C35402" w:rsidDel="00C4237E">
            <w:rPr>
              <w:rFonts w:ascii="Times New Roman" w:hAnsi="Times New Roman" w:cs="Times New Roman"/>
              <w:color w:val="000000" w:themeColor="text1"/>
              <w:szCs w:val="24"/>
              <w:lang w:val="en-GB"/>
            </w:rPr>
            <w:delText>Central Product Classification (</w:delText>
          </w:r>
        </w:del>
        <w:r w:rsidR="00C35402">
          <w:rPr>
            <w:rFonts w:ascii="Times New Roman" w:hAnsi="Times New Roman" w:cs="Times New Roman"/>
            <w:color w:val="000000" w:themeColor="text1"/>
            <w:szCs w:val="24"/>
            <w:lang w:val="en-GB"/>
          </w:rPr>
          <w:t>CPC</w:t>
        </w:r>
      </w:ins>
      <w:ins w:id="804" w:author="Valentina Ramaschiello (ESS)" w:date="2015-09-01T14:25:00Z">
        <w:r w:rsidR="00C4237E">
          <w:rPr>
            <w:rFonts w:ascii="Times New Roman" w:hAnsi="Times New Roman" w:cs="Times New Roman"/>
            <w:color w:val="000000" w:themeColor="text1"/>
            <w:szCs w:val="24"/>
            <w:lang w:val="en-GB"/>
          </w:rPr>
          <w:t xml:space="preserve"> expanded for agricultural </w:t>
        </w:r>
        <w:commentRangeStart w:id="805"/>
        <w:r w:rsidR="00C4237E">
          <w:rPr>
            <w:rFonts w:ascii="Times New Roman" w:hAnsi="Times New Roman" w:cs="Times New Roman"/>
            <w:color w:val="000000" w:themeColor="text1"/>
            <w:szCs w:val="24"/>
            <w:lang w:val="en-GB"/>
          </w:rPr>
          <w:t>statistics</w:t>
        </w:r>
        <w:commentRangeEnd w:id="805"/>
        <w:r w:rsidR="00C4237E">
          <w:rPr>
            <w:rStyle w:val="CommentReference"/>
          </w:rPr>
          <w:commentReference w:id="805"/>
        </w:r>
      </w:ins>
      <w:ins w:id="806" w:author="Josh Browning" w:date="2015-08-31T20:44:00Z">
        <w:del w:id="807" w:author="Valentina Ramaschiello (ESS)" w:date="2015-09-01T14:25:00Z">
          <w:r w:rsidR="00C35402" w:rsidDel="00C4237E">
            <w:rPr>
              <w:rFonts w:ascii="Times New Roman" w:hAnsi="Times New Roman" w:cs="Times New Roman"/>
              <w:color w:val="000000" w:themeColor="text1"/>
              <w:szCs w:val="24"/>
              <w:lang w:val="en-GB"/>
            </w:rPr>
            <w:delText>), version 2.1 expanded</w:delText>
          </w:r>
        </w:del>
      </w:ins>
      <w:ins w:id="808" w:author="Josh Browning" w:date="2015-08-31T20:47:00Z">
        <w:r w:rsidR="00C35402">
          <w:rPr>
            <w:rFonts w:ascii="Times New Roman" w:hAnsi="Times New Roman" w:cs="Times New Roman"/>
            <w:color w:val="000000" w:themeColor="text1"/>
            <w:szCs w:val="24"/>
            <w:lang w:val="en-GB"/>
          </w:rPr>
          <w:t>).</w:t>
        </w:r>
      </w:ins>
      <w:ins w:id="809" w:author="Josh Browning" w:date="2015-08-31T20:44:00Z">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The 6-digit level</w:t>
      </w:r>
      <w:ins w:id="810" w:author="Josh Browning" w:date="2015-08-31T20:45:00Z">
        <w:r w:rsidR="00C35402">
          <w:rPr>
            <w:rFonts w:ascii="Times New Roman" w:hAnsi="Times New Roman" w:cs="Times New Roman"/>
            <w:color w:val="000000" w:themeColor="text1"/>
            <w:szCs w:val="24"/>
            <w:lang w:val="en-GB"/>
          </w:rPr>
          <w:t>, however,</w:t>
        </w:r>
      </w:ins>
      <w:r w:rsidRPr="009616CB">
        <w:rPr>
          <w:rFonts w:ascii="Times New Roman" w:hAnsi="Times New Roman" w:cs="Times New Roman"/>
          <w:color w:val="000000" w:themeColor="text1"/>
          <w:szCs w:val="24"/>
          <w:lang w:val="en-GB"/>
        </w:rPr>
        <w:t xml:space="preserve"> is also </w:t>
      </w:r>
      <w:ins w:id="811" w:author="Josh Browning" w:date="2015-08-31T20:45:00Z">
        <w:r w:rsidR="00C35402">
          <w:rPr>
            <w:rFonts w:ascii="Times New Roman" w:hAnsi="Times New Roman" w:cs="Times New Roman"/>
            <w:color w:val="000000" w:themeColor="text1"/>
            <w:szCs w:val="24"/>
            <w:lang w:val="en-GB"/>
          </w:rPr>
          <w:t xml:space="preserve">used </w:t>
        </w:r>
      </w:ins>
      <w:del w:id="812" w:author="Josh Browning" w:date="2015-08-31T20:45:00Z">
        <w:r w:rsidRPr="009616CB" w:rsidDel="00C35402">
          <w:rPr>
            <w:rFonts w:ascii="Times New Roman" w:hAnsi="Times New Roman" w:cs="Times New Roman"/>
            <w:color w:val="000000" w:themeColor="text1"/>
            <w:szCs w:val="24"/>
            <w:lang w:val="en-GB"/>
          </w:rPr>
          <w:delText xml:space="preserve">sufficient </w:delText>
        </w:r>
      </w:del>
      <w:r w:rsidRPr="009616CB">
        <w:rPr>
          <w:rFonts w:ascii="Times New Roman" w:hAnsi="Times New Roman" w:cs="Times New Roman"/>
          <w:color w:val="000000" w:themeColor="text1"/>
          <w:szCs w:val="24"/>
          <w:lang w:val="en-GB"/>
        </w:rPr>
        <w:t xml:space="preserve">to </w:t>
      </w:r>
      <w:del w:id="813" w:author="Josh Browning" w:date="2015-08-31T20:46:00Z">
        <w:r w:rsidRPr="009616CB" w:rsidDel="00C35402">
          <w:rPr>
            <w:rFonts w:ascii="Times New Roman" w:hAnsi="Times New Roman" w:cs="Times New Roman"/>
            <w:color w:val="000000" w:themeColor="text1"/>
            <w:szCs w:val="24"/>
            <w:lang w:val="en-GB"/>
          </w:rPr>
          <w:delText xml:space="preserve">ensure </w:delText>
        </w:r>
      </w:del>
      <w:ins w:id="814" w:author="Josh Browning" w:date="2015-08-31T20:46:00Z">
        <w:r w:rsidR="00C35402">
          <w:rPr>
            <w:rFonts w:ascii="Times New Roman" w:hAnsi="Times New Roman" w:cs="Times New Roman"/>
            <w:color w:val="000000" w:themeColor="text1"/>
            <w:szCs w:val="24"/>
            <w:lang w:val="en-GB"/>
          </w:rPr>
          <w:t xml:space="preserve">perform various </w:t>
        </w:r>
      </w:ins>
      <w:r w:rsidRPr="009616CB">
        <w:rPr>
          <w:rFonts w:ascii="Times New Roman" w:hAnsi="Times New Roman" w:cs="Times New Roman"/>
          <w:color w:val="000000" w:themeColor="text1"/>
          <w:szCs w:val="24"/>
          <w:lang w:val="en-GB"/>
        </w:rPr>
        <w:t xml:space="preserve">consistency </w:t>
      </w:r>
      <w:ins w:id="815" w:author="Josh Browning" w:date="2015-08-31T20:46:00Z">
        <w:r w:rsidR="00C35402">
          <w:rPr>
            <w:rFonts w:ascii="Times New Roman" w:hAnsi="Times New Roman" w:cs="Times New Roman"/>
            <w:color w:val="000000" w:themeColor="text1"/>
            <w:szCs w:val="24"/>
            <w:lang w:val="en-GB"/>
          </w:rPr>
          <w:t xml:space="preserve">and validation </w:t>
        </w:r>
      </w:ins>
      <w:ins w:id="816" w:author="Josh Browning" w:date="2015-08-31T20:47:00Z">
        <w:r w:rsidR="00C35402">
          <w:rPr>
            <w:rFonts w:ascii="Times New Roman" w:hAnsi="Times New Roman" w:cs="Times New Roman"/>
            <w:color w:val="000000" w:themeColor="text1"/>
            <w:szCs w:val="24"/>
            <w:lang w:val="en-GB"/>
          </w:rPr>
          <w:t>checks</w:t>
        </w:r>
      </w:ins>
      <w:ins w:id="817" w:author="Josh Browning" w:date="2015-08-31T20:46:00Z">
        <w:r w:rsidR="00C35402">
          <w:rPr>
            <w:rFonts w:ascii="Times New Roman" w:hAnsi="Times New Roman" w:cs="Times New Roman"/>
            <w:color w:val="000000" w:themeColor="text1"/>
            <w:szCs w:val="24"/>
            <w:lang w:val="en-GB"/>
          </w:rPr>
          <w:t>.</w:t>
        </w:r>
      </w:ins>
      <w:ins w:id="818" w:author="Josh Browning" w:date="2015-08-31T20:47:00Z">
        <w:r w:rsidR="00C35402">
          <w:rPr>
            <w:rFonts w:ascii="Times New Roman" w:hAnsi="Times New Roman" w:cs="Times New Roman"/>
            <w:color w:val="000000" w:themeColor="text1"/>
            <w:szCs w:val="24"/>
            <w:lang w:val="en-GB"/>
          </w:rPr>
          <w:t xml:space="preserve"> </w:t>
        </w:r>
      </w:ins>
      <w:del w:id="819" w:author="Josh Browning" w:date="2015-08-31T20:48:00Z">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009616CB">
        <w:rPr>
          <w:rFonts w:ascii="Times New Roman" w:hAnsi="Times New Roman" w:cs="Times New Roman"/>
          <w:color w:val="000000" w:themeColor="text1"/>
          <w:szCs w:val="24"/>
          <w:lang w:val="en-GB"/>
        </w:rPr>
        <w:t xml:space="preserve">For details of compatibility between HS and CPC, see section on classifications </w:t>
      </w:r>
      <w:ins w:id="820" w:author="Josh Browning" w:date="2015-08-31T20:49:00Z">
        <w:r w:rsidR="00C35402">
          <w:rPr>
            <w:rFonts w:ascii="Times New Roman" w:hAnsi="Times New Roman" w:cs="Times New Roman"/>
            <w:color w:val="000000" w:themeColor="text1"/>
            <w:szCs w:val="24"/>
            <w:lang w:val="en-GB"/>
          </w:rPr>
          <w:t xml:space="preserve">on page </w:t>
        </w:r>
        <w:r w:rsidR="009D7FC0">
          <w:rPr>
            <w:rFonts w:ascii="Times New Roman" w:hAnsi="Times New Roman" w:cs="Times New Roman"/>
            <w:color w:val="000000" w:themeColor="text1"/>
            <w:szCs w:val="24"/>
            <w:lang w:val="en-GB"/>
          </w:rPr>
          <w:fldChar w:fldCharType="begin"/>
        </w:r>
        <w:r w:rsidR="00C35402">
          <w:rPr>
            <w:rFonts w:ascii="Times New Roman" w:hAnsi="Times New Roman" w:cs="Times New Roman"/>
            <w:color w:val="000000" w:themeColor="text1"/>
            <w:szCs w:val="24"/>
            <w:lang w:val="en-GB"/>
          </w:rPr>
          <w:instrText xml:space="preserve"> PAGEREF _Ref428817515 \h </w:instrText>
        </w:r>
      </w:ins>
      <w:r w:rsidR="009D7FC0">
        <w:rPr>
          <w:rFonts w:ascii="Times New Roman" w:hAnsi="Times New Roman" w:cs="Times New Roman"/>
          <w:color w:val="000000" w:themeColor="text1"/>
          <w:szCs w:val="24"/>
          <w:lang w:val="en-GB"/>
        </w:rPr>
      </w:r>
      <w:r w:rsidR="009D7FC0">
        <w:rPr>
          <w:rFonts w:ascii="Times New Roman" w:hAnsi="Times New Roman" w:cs="Times New Roman"/>
          <w:color w:val="000000" w:themeColor="text1"/>
          <w:szCs w:val="24"/>
          <w:lang w:val="en-GB"/>
        </w:rPr>
        <w:fldChar w:fldCharType="separate"/>
      </w:r>
      <w:ins w:id="821" w:author="Josh Browning" w:date="2015-08-31T20:49:00Z">
        <w:r w:rsidR="00C35402">
          <w:rPr>
            <w:rFonts w:ascii="Times New Roman" w:hAnsi="Times New Roman" w:cs="Times New Roman"/>
            <w:noProof/>
            <w:color w:val="000000" w:themeColor="text1"/>
            <w:szCs w:val="24"/>
            <w:lang w:val="en-GB"/>
          </w:rPr>
          <w:t>138</w:t>
        </w:r>
        <w:r w:rsidR="009D7FC0">
          <w:rPr>
            <w:rFonts w:ascii="Times New Roman" w:hAnsi="Times New Roman" w:cs="Times New Roman"/>
            <w:color w:val="000000" w:themeColor="text1"/>
            <w:szCs w:val="24"/>
            <w:lang w:val="en-GB"/>
          </w:rPr>
          <w:fldChar w:fldCharType="end"/>
        </w:r>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this document. </w:t>
      </w:r>
    </w:p>
    <w:p w:rsidR="004F65E4" w:rsidRPr="009616CB" w:rsidRDefault="004F65E4" w:rsidP="00312896">
      <w:pPr>
        <w:pStyle w:val="Heading4"/>
        <w:rPr>
          <w:rFonts w:ascii="Times New Roman" w:hAnsi="Times New Roman"/>
          <w:lang w:val="en-GB"/>
        </w:rPr>
      </w:pPr>
      <w:bookmarkStart w:id="822" w:name="_Toc421025860"/>
      <w:r w:rsidRPr="009616CB">
        <w:rPr>
          <w:rFonts w:ascii="Times New Roman" w:hAnsi="Times New Roman"/>
          <w:lang w:val="en-GB"/>
        </w:rPr>
        <w:t>Processing UN Comtrade data</w:t>
      </w:r>
      <w:bookmarkEnd w:id="822"/>
      <w:r w:rsidRPr="009616CB">
        <w:rPr>
          <w:rFonts w:ascii="Times New Roman" w:hAnsi="Times New Roman"/>
          <w:lang w:val="en-GB"/>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w:t>
      </w:r>
    </w:p>
    <w:p w:rsidR="004F65E4" w:rsidRPr="009616CB" w:rsidRDefault="004F65E4" w:rsidP="00312896">
      <w:pPr>
        <w:pStyle w:val="Heading4"/>
        <w:rPr>
          <w:rFonts w:ascii="Times New Roman" w:hAnsi="Times New Roman"/>
          <w:lang w:val="en-GB"/>
        </w:rPr>
      </w:pPr>
      <w:bookmarkStart w:id="823" w:name="_Toc421025861"/>
      <w:r w:rsidRPr="009616CB">
        <w:rPr>
          <w:rFonts w:ascii="Times New Roman" w:hAnsi="Times New Roman"/>
          <w:lang w:val="en-GB"/>
        </w:rPr>
        <w:t>Processing steps</w:t>
      </w:r>
      <w:bookmarkEnd w:id="823"/>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commentRangeStart w:id="824"/>
      <w:r w:rsidRPr="009616CB">
        <w:rPr>
          <w:rFonts w:ascii="Times New Roman" w:hAnsi="Times New Roman"/>
          <w:color w:val="000000" w:themeColor="text1"/>
        </w:rPr>
        <w:t>Direct harvesting data from UN Comtrade via an Application Processing Interface (API). For details see trade documentation</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“Mirroring”, i.e. completing the trade matrix with information from trading partners/reports wherever available</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codes </w:t>
      </w:r>
      <w:commentRangeEnd w:id="824"/>
      <w:r w:rsidR="008E4F1C">
        <w:rPr>
          <w:rStyle w:val="CommentReference"/>
          <w:rFonts w:eastAsia="Arial" w:cs="Arial"/>
          <w:lang w:val="en-US" w:eastAsia="ar-SA"/>
        </w:rPr>
        <w:commentReference w:id="824"/>
      </w:r>
    </w:p>
    <w:p w:rsidR="004F65E4" w:rsidRPr="009616CB" w:rsidRDefault="004F65E4" w:rsidP="004F65E4">
      <w:pPr>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id="825"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826"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id="827"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828"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endorsement factors</w:t>
      </w:r>
      <w:ins w:id="829" w:author="Josh Browning" w:date="2015-08-31T20:54:00Z">
        <w:r w:rsidR="00C1637C">
          <w:rPr>
            <w:rFonts w:ascii="Times New Roman" w:hAnsi="Times New Roman"/>
            <w:color w:val="000000" w:themeColor="text1"/>
          </w:rPr>
          <w:t>.</w:t>
        </w:r>
      </w:ins>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m:t>
            </m:r>
            <w:del w:id="830" w:author="Josh Browning" w:date="2015-08-31T20:56:00Z">
              <m:r>
                <w:rPr>
                  <w:rFonts w:ascii="Cambria Math" w:hAnsi="Cambria Math"/>
                  <w:color w:val="000000" w:themeColor="text1"/>
                </w:rPr>
                <m:t>=1</m:t>
              </m:r>
            </w:del>
          </m:sub>
          <m:sup>
            <w:del w:id="831" w:author="Josh Browning" w:date="2015-08-31T20:56:00Z">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w:ins w:id="832" w:author="Josh Browning" w:date="2015-08-31T20:55:00Z">
                  <m:r>
                    <w:rPr>
                      <w:rFonts w:ascii="Cambria Math" w:hAnsi="Cambria Math"/>
                      <w:color w:val="000000" w:themeColor="text1"/>
                    </w:rPr>
                    <m:t>j</m:t>
                  </m:r>
                </w:ins>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m:t>
            </m:r>
            <w:del w:id="833" w:author="Josh Browning" w:date="2015-08-31T20:56:00Z">
              <m:r>
                <w:rPr>
                  <w:rFonts w:ascii="Cambria Math" w:hAnsi="Cambria Math"/>
                  <w:color w:val="000000" w:themeColor="text1"/>
                </w:rPr>
                <m:t>=1</m:t>
              </m:r>
            </w:del>
          </m:sub>
          <m:sup>
            <w:del w:id="834" w:author="Josh Browning" w:date="2015-08-31T20:55:00Z">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w:ins w:id="835" w:author="Josh Browning" w:date="2015-08-31T20:55:00Z">
                  <m:r>
                    <w:rPr>
                      <w:rFonts w:ascii="Cambria Math" w:hAnsi="Cambria Math"/>
                      <w:color w:val="000000" w:themeColor="text1"/>
                    </w:rPr>
                    <m:t>j</m:t>
                  </m:r>
                </w:ins>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lastRenderedPageBreak/>
        <w:t xml:space="preserve">Calculating total trade (total imports and exports for every commodity at </w:t>
      </w:r>
      <w:del w:id="836" w:author="Josh Browning" w:date="2015-08-31T20:56:00Z">
        <w:r w:rsidRPr="009616CB" w:rsidDel="00C1637C">
          <w:rPr>
            <w:rFonts w:ascii="Times New Roman" w:hAnsi="Times New Roman"/>
            <w:color w:val="000000" w:themeColor="text1"/>
          </w:rPr>
          <w:delText>HS 6</w:delText>
        </w:r>
      </w:del>
      <w:ins w:id="837" w:author="Josh Browning" w:date="2015-08-31T20:56:00Z">
        <w:r w:rsidR="00C1637C">
          <w:rPr>
            <w:rFonts w:ascii="Times New Roman" w:hAnsi="Times New Roman"/>
            <w:color w:val="000000" w:themeColor="text1"/>
          </w:rPr>
          <w:t>CPC</w:t>
        </w:r>
      </w:ins>
      <w:r w:rsidRPr="009616CB">
        <w:rPr>
          <w:rFonts w:ascii="Times New Roman" w:hAnsi="Times New Roman"/>
          <w:color w:val="000000" w:themeColor="text1"/>
        </w:rPr>
        <w:t xml:space="preserve"> level), now of balanced flows</w:t>
      </w:r>
      <w:ins w:id="838" w:author="Josh Browning" w:date="2015-08-31T20:56:00Z">
        <w:r w:rsidR="00C1637C">
          <w:rPr>
            <w:rFonts w:ascii="Times New Roman" w:hAnsi="Times New Roman"/>
            <w:color w:val="000000" w:themeColor="text1"/>
          </w:rPr>
          <w:t>.</w:t>
        </w:r>
      </w:ins>
    </w:p>
    <w:p w:rsidR="004F65E4" w:rsidRPr="009616CB" w:rsidRDefault="009D7FC0" w:rsidP="004F65E4">
      <w:pPr>
        <w:spacing w:before="100" w:beforeAutospacing="1" w:after="120"/>
        <w:jc w:val="both"/>
        <w:rPr>
          <w:rFonts w:ascii="Times New Roman" w:hAnsi="Times New Roman" w:cs="Times New Roman"/>
          <w:color w:val="000000" w:themeColor="text1"/>
          <w:szCs w:val="24"/>
          <w:lang w:val="en-GB"/>
        </w:rPr>
      </w:pPr>
      <w:fldSimple w:instr=" REF _Ref420069127 \h  \* MERGEFORMAT ">
        <w:r w:rsidR="000854D5" w:rsidRPr="009616CB">
          <w:rPr>
            <w:rFonts w:ascii="Times New Roman" w:hAnsi="Times New Roman" w:cs="Times New Roman"/>
            <w:color w:val="000000" w:themeColor="text1"/>
            <w:szCs w:val="24"/>
            <w:lang w:val="en-GB"/>
          </w:rPr>
          <w:t>Figure 4</w:t>
        </w:r>
      </w:fldSimple>
      <w:r w:rsidR="004F65E4" w:rsidRPr="009616CB">
        <w:rPr>
          <w:rFonts w:ascii="Times New Roman" w:hAnsi="Times New Roman" w:cs="Times New Roman"/>
          <w:color w:val="000000" w:themeColor="text1"/>
          <w:szCs w:val="24"/>
          <w:lang w:val="en-GB"/>
        </w:rPr>
        <w:t xml:space="preserve"> below provides an overview of the new trade processing flow.</w:t>
      </w:r>
    </w:p>
    <w:p w:rsidR="004F65E4" w:rsidRPr="009616CB" w:rsidRDefault="004F65E4" w:rsidP="004F65E4">
      <w:pPr>
        <w:keepNext/>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9616CB" w:rsidRDefault="004F65E4" w:rsidP="004F65E4">
      <w:pPr>
        <w:pStyle w:val="NoSpacing"/>
        <w:spacing w:line="276" w:lineRule="auto"/>
        <w:jc w:val="both"/>
        <w:rPr>
          <w:rFonts w:cs="Times New Roman"/>
          <w:color w:val="000000" w:themeColor="text1"/>
        </w:rPr>
      </w:pPr>
      <w:bookmarkStart w:id="839" w:name="_Ref420069127"/>
      <w:bookmarkStart w:id="840" w:name="_Toc420402182"/>
      <w:bookmarkStart w:id="841" w:name="_Toc420402582"/>
      <w:bookmarkStart w:id="842" w:name="_Toc421026212"/>
      <w:bookmarkStart w:id="843" w:name="_Toc428383855"/>
      <w:bookmarkStart w:id="844" w:name="_Toc428436787"/>
      <w:r w:rsidRPr="009616CB">
        <w:rPr>
          <w:rFonts w:cs="Times New Roman"/>
          <w:color w:val="000000" w:themeColor="text1"/>
        </w:rPr>
        <w:t xml:space="preserve">Figure </w:t>
      </w:r>
      <w:r w:rsidR="009D7FC0"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9D7FC0" w:rsidRPr="009616CB">
        <w:rPr>
          <w:rFonts w:cs="Times New Roman"/>
          <w:color w:val="000000" w:themeColor="text1"/>
        </w:rPr>
        <w:fldChar w:fldCharType="separate"/>
      </w:r>
      <w:r w:rsidR="000854D5" w:rsidRPr="009616CB">
        <w:rPr>
          <w:rFonts w:cs="Times New Roman"/>
          <w:noProof/>
          <w:color w:val="000000" w:themeColor="text1"/>
        </w:rPr>
        <w:t>4</w:t>
      </w:r>
      <w:r w:rsidR="009D7FC0" w:rsidRPr="009616CB">
        <w:rPr>
          <w:rFonts w:cs="Times New Roman"/>
          <w:color w:val="000000" w:themeColor="text1"/>
        </w:rPr>
        <w:fldChar w:fldCharType="end"/>
      </w:r>
      <w:bookmarkEnd w:id="839"/>
      <w:r w:rsidRPr="009616CB">
        <w:rPr>
          <w:rFonts w:cs="Times New Roman"/>
          <w:color w:val="000000" w:themeColor="text1"/>
        </w:rPr>
        <w:t>: Trade processing, work flows</w:t>
      </w:r>
      <w:bookmarkEnd w:id="840"/>
      <w:bookmarkEnd w:id="841"/>
      <w:bookmarkEnd w:id="842"/>
      <w:bookmarkEnd w:id="843"/>
      <w:bookmarkEnd w:id="844"/>
    </w:p>
    <w:p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rsidR="004F65E4" w:rsidRPr="009616CB" w:rsidRDefault="004F65E4" w:rsidP="00312896">
      <w:pPr>
        <w:pStyle w:val="Heading3"/>
        <w:rPr>
          <w:rFonts w:ascii="Times New Roman" w:hAnsi="Times New Roman"/>
          <w:lang w:val="en-GB"/>
        </w:rPr>
      </w:pPr>
      <w:bookmarkStart w:id="845" w:name="_Toc421025862"/>
      <w:r w:rsidRPr="009616CB">
        <w:rPr>
          <w:rFonts w:ascii="Times New Roman" w:hAnsi="Times New Roman"/>
          <w:lang w:val="en-GB"/>
        </w:rPr>
        <w:t>Trade data products</w:t>
      </w:r>
      <w:bookmarkEnd w:id="845"/>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below.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rsidR="004F65E4" w:rsidRPr="009616CB" w:rsidRDefault="004F65E4" w:rsidP="004F65E4">
      <w:pPr>
        <w:pStyle w:val="Caption"/>
        <w:keepNext/>
        <w:jc w:val="both"/>
        <w:rPr>
          <w:rFonts w:ascii="Times New Roman" w:hAnsi="Times New Roman" w:cs="Times New Roman"/>
          <w:b/>
          <w:bCs/>
          <w:color w:val="000000" w:themeColor="text1"/>
          <w:lang w:val="en-GB"/>
        </w:rPr>
      </w:pPr>
      <w:bookmarkStart w:id="846" w:name="_Ref420069487"/>
      <w:bookmarkStart w:id="847" w:name="_Toc421026240"/>
      <w:bookmarkStart w:id="848" w:name="_Toc428423543"/>
      <w:r w:rsidRPr="009616CB">
        <w:rPr>
          <w:rFonts w:ascii="Times New Roman" w:hAnsi="Times New Roman" w:cs="Times New Roman"/>
          <w:color w:val="000000" w:themeColor="text1"/>
          <w:lang w:val="en-GB"/>
        </w:rPr>
        <w:lastRenderedPageBreak/>
        <w:t xml:space="preserve">Table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9D7FC0"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4</w:t>
      </w:r>
      <w:r w:rsidR="009D7FC0" w:rsidRPr="009616CB">
        <w:rPr>
          <w:rFonts w:ascii="Times New Roman" w:hAnsi="Times New Roman" w:cs="Times New Roman"/>
          <w:b/>
          <w:color w:val="000000" w:themeColor="text1"/>
          <w:lang w:val="en-GB"/>
        </w:rPr>
        <w:fldChar w:fldCharType="end"/>
      </w:r>
      <w:bookmarkEnd w:id="846"/>
      <w:r w:rsidRPr="009616CB">
        <w:rPr>
          <w:rFonts w:ascii="Times New Roman" w:hAnsi="Times New Roman" w:cs="Times New Roman"/>
          <w:color w:val="000000" w:themeColor="text1"/>
          <w:lang w:val="en-GB"/>
        </w:rPr>
        <w:t>: Trade products</w:t>
      </w:r>
      <w:bookmarkEnd w:id="847"/>
      <w:bookmarkEnd w:id="848"/>
    </w:p>
    <w:tbl>
      <w:tblPr>
        <w:tblStyle w:val="TableClassic1"/>
        <w:tblW w:w="0" w:type="auto"/>
        <w:tblLook w:val="04A0"/>
      </w:tblPr>
      <w:tblGrid>
        <w:gridCol w:w="2309"/>
        <w:gridCol w:w="2312"/>
        <w:gridCol w:w="2310"/>
        <w:gridCol w:w="2311"/>
      </w:tblGrid>
      <w:tr w:rsidR="004F65E4" w:rsidRPr="009616CB" w:rsidTr="00523A4B">
        <w:trPr>
          <w:cnfStyle w:val="100000000000"/>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513"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60"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06" w:hanging="283"/>
              <w:jc w:val="center"/>
              <w:cnfStyle w:val="10000000000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387"/>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319" w:hanging="284"/>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265" w:hanging="265"/>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rsidTr="00523A4B">
        <w:trPr>
          <w:trHeight w:val="622"/>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9D7FC0"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49" w:author="Josh Browning" w:date="2015-08-31T20:57:00Z">
                      <m:r>
                        <w:rPr>
                          <w:rFonts w:ascii="Cambria Math" w:hAnsi="Cambria Math" w:cs="Times New Roman"/>
                          <w:color w:val="000000" w:themeColor="text1"/>
                          <w:lang w:val="en-GB"/>
                        </w:rPr>
                        <m:t>=1</m:t>
                      </m:r>
                    </w:del>
                  </m:sub>
                  <m:sup>
                    <w:del w:id="85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51" w:author="Josh Browning" w:date="2015-08-31T20:58:00Z">
                      <m:r>
                        <w:rPr>
                          <w:rFonts w:ascii="Cambria Math" w:hAnsi="Cambria Math" w:cs="Times New Roman"/>
                          <w:color w:val="000000" w:themeColor="text1"/>
                          <w:lang w:val="en-GB"/>
                        </w:rPr>
                        <m:t>=1</m:t>
                      </m:r>
                    </w:del>
                  </m:sub>
                  <m:sup>
                    <w:del w:id="852"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9D7FC0"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53" w:author="Josh Browning" w:date="2015-08-31T20:58:00Z">
                      <m:r>
                        <w:rPr>
                          <w:rFonts w:ascii="Cambria Math" w:hAnsi="Cambria Math" w:cs="Times New Roman"/>
                          <w:color w:val="000000" w:themeColor="text1"/>
                          <w:lang w:val="en-GB"/>
                        </w:rPr>
                        <m:t>=1</m:t>
                      </m:r>
                    </w:del>
                  </m:sub>
                  <m:sup>
                    <w:del w:id="854"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55" w:author="Josh Browning" w:date="2015-08-31T20:58:00Z">
                      <m:r>
                        <w:rPr>
                          <w:rFonts w:ascii="Cambria Math" w:hAnsi="Cambria Math" w:cs="Times New Roman"/>
                          <w:color w:val="000000" w:themeColor="text1"/>
                          <w:lang w:val="en-GB"/>
                        </w:rPr>
                        <m:t>=1</m:t>
                      </m:r>
                    </w:del>
                  </m:sub>
                  <m:sup>
                    <w:del w:id="856"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9D7FC0"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57" w:author="Josh Browning" w:date="2015-08-31T20:58:00Z">
                      <m:r>
                        <w:rPr>
                          <w:rFonts w:ascii="Cambria Math" w:hAnsi="Cambria Math" w:cs="Times New Roman"/>
                          <w:color w:val="000000" w:themeColor="text1"/>
                          <w:lang w:val="en-GB"/>
                        </w:rPr>
                        <m:t>=1</m:t>
                      </m:r>
                    </w:del>
                  </m:sub>
                  <m:sup>
                    <w:del w:id="858"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859" w:author="Josh Browning" w:date="2015-08-31T20:58:00Z">
                      <m:r>
                        <w:rPr>
                          <w:rFonts w:ascii="Cambria Math" w:hAnsi="Cambria Math" w:cs="Times New Roman"/>
                          <w:color w:val="000000" w:themeColor="text1"/>
                          <w:lang w:val="en-GB"/>
                        </w:rPr>
                        <m:t>=1</m:t>
                      </m:r>
                    </w:del>
                  </m:sub>
                  <m:sup>
                    <w:del w:id="86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9616CB" w:rsidRDefault="004F65E4" w:rsidP="004F65E4">
      <w:pPr>
        <w:rPr>
          <w:rFonts w:ascii="Times New Roman" w:hAnsi="Times New Roman" w:cs="Times New Roman"/>
          <w:b/>
          <w:color w:val="000000" w:themeColor="text1"/>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Calculating export and import unit values (EUV/IUV)</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overview provided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id="861" w:author="Josh Browning" w:date="2015-08-31T20:59:00Z">
        <w:r w:rsidRPr="009616CB" w:rsidDel="00C1637C">
          <w:rPr>
            <w:rFonts w:ascii="Times New Roman" w:hAnsi="Times New Roman" w:cs="Times New Roman"/>
            <w:color w:val="000000" w:themeColor="text1"/>
            <w:szCs w:val="24"/>
            <w:lang w:val="en-GB"/>
          </w:rPr>
          <w:delText xml:space="preserve">HS </w:delText>
        </w:r>
      </w:del>
      <w:ins w:id="862" w:author="Josh Browning" w:date="2015-08-31T20:59:00Z">
        <w:r w:rsidR="00C1637C">
          <w:rPr>
            <w:rFonts w:ascii="Times New Roman" w:hAnsi="Times New Roman" w:cs="Times New Roman"/>
            <w:color w:val="000000" w:themeColor="text1"/>
            <w:szCs w:val="24"/>
            <w:lang w:val="en-GB"/>
          </w:rPr>
          <w:t>CPC</w:t>
        </w:r>
        <w:r w:rsidR="00C1637C"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category, or the number of available trade flows over reporters/partners.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id="863" w:author="Josh Browning" w:date="2015-08-31T21:01:00Z">
        <w:r w:rsidRPr="009616CB" w:rsidDel="00C1637C">
          <w:rPr>
            <w:rFonts w:ascii="Times New Roman" w:hAnsi="Times New Roman" w:cs="Times New Roman"/>
            <w:color w:val="000000" w:themeColor="text1"/>
            <w:szCs w:val="24"/>
            <w:lang w:val="en-GB"/>
          </w:rPr>
          <w:delText>mode</w:delText>
        </w:r>
      </w:del>
      <w:ins w:id="864" w:author="Josh Browning" w:date="2015-08-31T21:01:00Z">
        <w:r w:rsidR="00C1637C">
          <w:rPr>
            <w:rFonts w:ascii="Times New Roman" w:hAnsi="Times New Roman" w:cs="Times New Roman"/>
            <w:color w:val="000000" w:themeColor="text1"/>
            <w:szCs w:val="24"/>
            <w:lang w:val="en-GB"/>
          </w:rPr>
          <w:t>median</w:t>
        </w:r>
      </w:ins>
      <w:r w:rsidRPr="009616CB">
        <w:rPr>
          <w:rFonts w:ascii="Times New Roman" w:hAnsi="Times New Roman" w:cs="Times New Roman"/>
          <w:color w:val="000000" w:themeColor="text1"/>
          <w:szCs w:val="24"/>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xml:space="preserve"> depicts the country-specific case.</w:t>
      </w:r>
    </w:p>
    <w:p w:rsidR="004F65E4" w:rsidRPr="009616CB" w:rsidRDefault="004F65E4" w:rsidP="004F65E4">
      <w:pPr>
        <w:keepNext/>
        <w:widowControl w:val="0"/>
        <w:spacing w:before="100" w:beforeAutospacing="1" w:after="120"/>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865" w:name="_Ref421026002"/>
      <w:bookmarkStart w:id="866" w:name="_Toc421026213"/>
      <w:bookmarkStart w:id="867" w:name="_Toc428383856"/>
      <w:bookmarkStart w:id="868" w:name="_Toc428436788"/>
      <w:r w:rsidRPr="009616CB">
        <w:rPr>
          <w:rFonts w:ascii="Times New Roman" w:hAnsi="Times New Roman" w:cs="Times New Roman"/>
          <w:sz w:val="22"/>
          <w:szCs w:val="22"/>
          <w:lang w:val="en-GB"/>
        </w:rPr>
        <w:t xml:space="preserve">Figure </w:t>
      </w:r>
      <w:r w:rsidR="009D7FC0"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D7FC0"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5</w:t>
      </w:r>
      <w:r w:rsidR="009D7FC0" w:rsidRPr="009616CB">
        <w:rPr>
          <w:rFonts w:ascii="Times New Roman" w:hAnsi="Times New Roman" w:cs="Times New Roman"/>
          <w:b/>
          <w:bCs/>
          <w:sz w:val="22"/>
          <w:szCs w:val="22"/>
          <w:lang w:val="en-GB"/>
        </w:rPr>
        <w:fldChar w:fldCharType="end"/>
      </w:r>
      <w:bookmarkEnd w:id="865"/>
      <w:r w:rsidRPr="009616CB">
        <w:rPr>
          <w:rFonts w:ascii="Times New Roman" w:hAnsi="Times New Roman" w:cs="Times New Roman"/>
          <w:sz w:val="22"/>
          <w:szCs w:val="22"/>
          <w:lang w:val="en-GB"/>
        </w:rPr>
        <w:t>: Calculation of unit values based on trading partners</w:t>
      </w:r>
      <w:bookmarkEnd w:id="866"/>
      <w:bookmarkEnd w:id="867"/>
      <w:bookmarkEnd w:id="868"/>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concrete case captured in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country XX import</w:t>
      </w:r>
      <w:ins w:id="869" w:author="Josh Browning" w:date="2015-08-31T21:02:00Z">
        <w:r w:rsidR="00C1637C">
          <w:rPr>
            <w:rFonts w:ascii="Times New Roman" w:hAnsi="Times New Roman" w:cs="Times New Roman"/>
            <w:color w:val="000000" w:themeColor="text1"/>
            <w:szCs w:val="24"/>
            <w:lang w:val="en-GB"/>
          </w:rPr>
          <w:t>s</w:t>
        </w:r>
      </w:ins>
      <w:del w:id="870" w:author="Josh Browning" w:date="2015-08-31T21:02:00Z">
        <w:r w:rsidRPr="009616CB" w:rsidDel="00C1637C">
          <w:rPr>
            <w:rFonts w:ascii="Times New Roman" w:hAnsi="Times New Roman" w:cs="Times New Roman"/>
            <w:color w:val="000000" w:themeColor="text1"/>
            <w:szCs w:val="24"/>
            <w:lang w:val="en-GB"/>
          </w:rPr>
          <w:delText>ing</w:delText>
        </w:r>
      </w:del>
      <w:r w:rsidRPr="009616CB">
        <w:rPr>
          <w:rFonts w:ascii="Times New Roman" w:hAnsi="Times New Roman" w:cs="Times New Roman"/>
          <w:color w:val="000000" w:themeColor="text1"/>
          <w:szCs w:val="24"/>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Intuitively, one may be inclined to first mirror missing data so that the unit value calculations are being put on a broader footing. As outline</w:t>
      </w:r>
      <w:ins w:id="871" w:author="Josh Browning" w:date="2015-08-31T21:04:00Z">
        <w:r w:rsidR="00F81AE7">
          <w:rPr>
            <w:rFonts w:ascii="Times New Roman" w:hAnsi="Times New Roman" w:cs="Times New Roman"/>
            <w:color w:val="000000" w:themeColor="text1"/>
            <w:lang w:val="en-GB"/>
          </w:rPr>
          <w:t>d</w:t>
        </w:r>
      </w:ins>
      <w:r w:rsidRPr="009616CB">
        <w:rPr>
          <w:rFonts w:ascii="Times New Roman" w:hAnsi="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above. </w:t>
      </w:r>
    </w:p>
    <w:p w:rsidR="004F65E4" w:rsidRPr="009616CB" w:rsidRDefault="004F65E4" w:rsidP="00312896">
      <w:pPr>
        <w:pStyle w:val="Heading4"/>
        <w:rPr>
          <w:rFonts w:ascii="Times New Roman" w:hAnsi="Times New Roman"/>
          <w:lang w:val="en-GB"/>
        </w:rPr>
      </w:pPr>
      <w:bookmarkStart w:id="872" w:name="_Toc421025863"/>
      <w:r w:rsidRPr="009616CB">
        <w:rPr>
          <w:rFonts w:ascii="Times New Roman" w:hAnsi="Times New Roman"/>
          <w:lang w:val="en-GB"/>
        </w:rPr>
        <w:t>Reliability index and endorsement factors</w:t>
      </w:r>
      <w:bookmarkEnd w:id="872"/>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Example of reliability scores</w:t>
      </w:r>
    </w:p>
    <w:p w:rsidR="004F65E4" w:rsidRPr="009616CB" w:rsidRDefault="009D7FC0" w:rsidP="004F65E4">
      <w:pPr>
        <w:widowControl w:val="0"/>
        <w:spacing w:before="100" w:beforeAutospacing="1" w:after="120"/>
        <w:jc w:val="both"/>
        <w:rPr>
          <w:rFonts w:ascii="Times New Roman" w:hAnsi="Times New Roman" w:cs="Times New Roman"/>
          <w:color w:val="000000" w:themeColor="text1"/>
          <w:lang w:val="en-GB"/>
        </w:rPr>
      </w:pPr>
      <w:ins w:id="873" w:author="Josh Browning" w:date="2015-08-31T19:33:00Z">
        <w:r>
          <w:rPr>
            <w:rFonts w:ascii="Times New Roman" w:hAnsi="Times New Roman" w:cs="Times New Roman"/>
            <w:noProof/>
            <w:color w:val="000000" w:themeColor="text1"/>
            <w:lang w:eastAsia="en-US"/>
          </w:rPr>
          <w:pict>
            <v:shapetype id="_x0000_t202" coordsize="21600,21600" o:spt="202" path="m,l,21600r21600,l21600,xe">
              <v:stroke joinstyle="miter"/>
              <v:path gradientshapeok="t" o:connecttype="rect"/>
            </v:shapetype>
            <v:shape id="_x0000_s1026" type="#_x0000_t202" style="position:absolute;left:0;text-align:left;margin-left:-2.25pt;margin-top:195.6pt;width:468pt;height:146.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SwLw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" o:allowoverlap="f">
              <v:textbox>
                <w:txbxContent/>
              </v:textbox>
              <w10:wrap type="square"/>
            </v:shape>
          </w:pict>
        </w:r>
        <w:r w:rsidRPr="009D7FC0">
          <w:rPr>
            <w:rFonts w:ascii="Times New Roman" w:hAnsi="Times New Roman" w:cs="Times New Roman"/>
            <w:noProof/>
            <w:lang w:eastAsia="en-US"/>
          </w:rPr>
          <w:pict>
            <v:shape id="_x0000_s1027" type="#_x0000_t202" style="position:absolute;left:0;text-align:left;margin-left:-2.25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" stroked="f">
              <v:textbox style="mso-fit-shape-to-text:t" inset="0,0,0,0">
                <w:txbxContent/>
              </v:textbox>
              <w10:wrap type="square"/>
            </v:shape>
          </w:pict>
        </w:r>
      </w:ins>
      <w:del w:id="874" w:author="Josh Browning" w:date="2015-08-31T19:33:00Z">
        <w:r w:rsidRPr="009D7FC0">
          <w:rPr>
            <w:rFonts w:ascii="Times New Roman" w:hAnsi="Times New Roman" w:cs="Times New Roman"/>
            <w:noProof/>
            <w:color w:val="000000" w:themeColor="text1"/>
            <w:lang w:val="en-GB" w:eastAsia="zh-CN"/>
          </w:rPr>
          <w:pict>
            <v:shape id="Text Box 36" o:spid="_x0000_s1051" type="#_x0000_t202" style="position:absolute;left:0;text-align:left;margin-left:-2.25pt;margin-top:195.6pt;width:468pt;height:146.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style="mso-next-textbox:#_x0000_s1026">
                <w:txbxContent>
                  <w:p w:rsidR="008608E6" w:rsidRDefault="008608E6" w:rsidP="004F65E4">
                    <w:r>
                      <w:rPr>
                        <w:noProof/>
                        <w:lang w:eastAsia="en-US"/>
                      </w:rPr>
                      <w:drawing>
                        <wp:inline distT="0" distB="0" distL="0" distR="0">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1"/>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2"/>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3"/>
                                  <a:stretch>
                                    <a:fillRect/>
                                  </a:stretch>
                                </pic:blipFill>
                                <pic:spPr>
                                  <a:xfrm>
                                    <a:off x="0" y="0"/>
                                    <a:ext cx="1854743" cy="1920240"/>
                                  </a:xfrm>
                                  <a:prstGeom prst="rect">
                                    <a:avLst/>
                                  </a:prstGeom>
                                </pic:spPr>
                              </pic:pic>
                            </a:graphicData>
                          </a:graphic>
                        </wp:inline>
                      </w:drawing>
                    </w:r>
                    <w:r>
                      <w:rPr>
                        <w:noProof/>
                        <w:lang w:eastAsia="en-US"/>
                      </w:rPr>
                      <w:drawing>
                        <wp:inline distT="0" distB="0" distL="0" distR="0">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1"/>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2"/>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3"/>
                                  <a:stretch>
                                    <a:fillRect/>
                                  </a:stretch>
                                </pic:blipFill>
                                <pic:spPr>
                                  <a:xfrm>
                                    <a:off x="0" y="0"/>
                                    <a:ext cx="1854743" cy="1920240"/>
                                  </a:xfrm>
                                  <a:prstGeom prst="rect">
                                    <a:avLst/>
                                  </a:prstGeom>
                                </pic:spPr>
                              </pic:pic>
                            </a:graphicData>
                          </a:graphic>
                        </wp:inline>
                      </w:drawing>
                    </w:r>
                  </w:p>
                </w:txbxContent>
              </v:textbox>
              <w10:wrap type="square"/>
            </v:shape>
          </w:pict>
        </w:r>
        <w:r w:rsidRPr="009D7FC0">
          <w:rPr>
            <w:rFonts w:ascii="Times New Roman" w:hAnsi="Times New Roman" w:cs="Times New Roman"/>
            <w:noProof/>
            <w:lang w:val="en-GB" w:eastAsia="zh-CN"/>
          </w:rPr>
          <w:pict>
            <v:shape id="Text Box 37" o:spid="_x0000_s1028" type="#_x0000_t202" style="position:absolute;left:0;text-align:left;margin-left:-2.25pt;margin-top:182.2pt;width:468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next-textbox:#_x0000_s1027;mso-fit-shape-to-text:t" inset="0,0,0,0">
                <w:txbxContent>
                  <w:p w:rsidR="008608E6" w:rsidRPr="00163B18" w:rsidRDefault="008608E6" w:rsidP="004F65E4">
                    <w:pPr>
                      <w:pStyle w:val="Caption"/>
                      <w:rPr>
                        <w:rFonts w:cs="Times New Roman"/>
                        <w:b/>
                        <w:bCs/>
                        <w:noProof/>
                        <w:sz w:val="32"/>
                        <w:szCs w:val="22"/>
                        <w:lang w:eastAsia="zh-TW"/>
                      </w:rPr>
                    </w:pPr>
                    <w:bookmarkStart w:id="875" w:name="_Ref421025223"/>
                    <w:bookmarkStart w:id="876" w:name="_Ref421017883"/>
                    <w:bookmarkStart w:id="877" w:name="_Toc421026214"/>
                    <w:bookmarkStart w:id="878" w:name="_Toc428383857"/>
                    <w:bookmarkStart w:id="879"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bookmarkEnd w:id="875"/>
                    <w:r w:rsidRPr="00163B18">
                      <w:rPr>
                        <w:sz w:val="22"/>
                        <w:szCs w:val="22"/>
                      </w:rPr>
                      <w:t>: Reliability index calculation</w:t>
                    </w:r>
                    <w:bookmarkEnd w:id="876"/>
                    <w:bookmarkEnd w:id="877"/>
                    <w:bookmarkEnd w:id="878"/>
                    <w:bookmarkEnd w:id="87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v:textbox>
              <w10:wrap type="square"/>
            </v:shape>
          </w:pict>
        </w:r>
      </w:del>
      <w:r w:rsidR="004F65E4" w:rsidRPr="009616CB">
        <w:rPr>
          <w:rFonts w:ascii="Times New Roman" w:hAnsi="Times New Roman" w:cs="Times New Roman"/>
          <w:color w:val="000000" w:themeColor="text1"/>
          <w:lang w:val="en-GB"/>
        </w:rPr>
        <w:t xml:space="preserve">The reliability index </w:t>
      </w:r>
      <w:r w:rsidR="004F65E4" w:rsidRPr="009616CB">
        <w:rPr>
          <w:rFonts w:ascii="Times New Roman" w:hAnsi="Times New Roman" w:cs="Times New Roman"/>
          <w:color w:val="000000" w:themeColor="text1"/>
          <w:szCs w:val="24"/>
          <w:lang w:val="en-GB"/>
        </w:rPr>
        <w:t xml:space="preserve">calculations are depicted in </w:t>
      </w:r>
      <w:fldSimple w:instr=" REF _Ref421025223 \h  \* MERGEFORMAT ">
        <w:r w:rsidR="000854D5" w:rsidRPr="009616CB">
          <w:rPr>
            <w:rFonts w:ascii="Times New Roman" w:hAnsi="Times New Roman" w:cs="Times New Roman"/>
            <w:szCs w:val="24"/>
            <w:lang w:val="en-GB"/>
          </w:rPr>
          <w:t>Figure 6</w:t>
        </w:r>
      </w:fldSimple>
      <w:r w:rsidR="004F65E4" w:rsidRPr="009616CB">
        <w:rPr>
          <w:rFonts w:ascii="Times New Roman" w:hAnsi="Times New Roman" w:cs="Times New Roman"/>
          <w:color w:val="000000" w:themeColor="text1"/>
          <w:szCs w:val="24"/>
          <w:lang w:val="en-GB"/>
        </w:rPr>
        <w:t>.  The nodes (circles</w:t>
      </w:r>
      <w:r w:rsidR="004F65E4" w:rsidRPr="009616CB">
        <w:rPr>
          <w:rFonts w:ascii="Times New Roman" w:hAnsi="Times New Roman" w:cs="Times New Roman"/>
          <w:color w:val="000000" w:themeColor="text1"/>
          <w:lang w:val="en-GB"/>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880" w:name="_Toc421025864"/>
      <w:bookmarkStart w:id="881" w:name="_Toc428383837"/>
      <w:bookmarkStart w:id="882" w:name="_Toc428436059"/>
      <w:bookmarkStart w:id="883" w:name="_Toc428436360"/>
      <w:bookmarkStart w:id="884" w:name="_Toc428436486"/>
      <w:r w:rsidRPr="009616CB">
        <w:lastRenderedPageBreak/>
        <w:t>Stocks and Stock Changes</w:t>
      </w:r>
      <w:bookmarkEnd w:id="880"/>
      <w:bookmarkEnd w:id="881"/>
      <w:bookmarkEnd w:id="882"/>
      <w:bookmarkEnd w:id="883"/>
      <w:bookmarkEnd w:id="884"/>
    </w:p>
    <w:p w:rsidR="004F65E4" w:rsidRPr="009616CB" w:rsidRDefault="004F65E4" w:rsidP="00312896">
      <w:pPr>
        <w:pStyle w:val="Heading3"/>
        <w:rPr>
          <w:rFonts w:ascii="Times New Roman" w:hAnsi="Times New Roman"/>
          <w:lang w:val="en-GB"/>
        </w:rPr>
      </w:pPr>
      <w:bookmarkStart w:id="885" w:name="_Toc421025865"/>
      <w:r w:rsidRPr="009616CB">
        <w:rPr>
          <w:rFonts w:ascii="Times New Roman" w:hAnsi="Times New Roman"/>
          <w:lang w:val="en-GB"/>
        </w:rPr>
        <w:t>Introduction</w:t>
      </w:r>
      <w:bookmarkEnd w:id="88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w:t>
      </w:r>
      <w:del w:id="886" w:author="Josh Browning" w:date="2015-08-31T21:15: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id="887" w:author="Josh Browning" w:date="2015-08-31T21:17:00Z">
        <w:r w:rsidRPr="009616CB" w:rsidDel="002C700D">
          <w:rPr>
            <w:rFonts w:ascii="Times New Roman" w:hAnsi="Times New Roman" w:cs="Times New Roman"/>
            <w:color w:val="000000" w:themeColor="text1"/>
            <w:szCs w:val="24"/>
            <w:lang w:val="en-GB"/>
          </w:rPr>
          <w:delText xml:space="preserve">Neither is there </w:delText>
        </w:r>
      </w:del>
      <w:ins w:id="888" w:author="Josh Browning" w:date="2015-08-31T21:17:00Z">
        <w:r w:rsidR="002C700D">
          <w:rPr>
            <w:rFonts w:ascii="Times New Roman" w:hAnsi="Times New Roman" w:cs="Times New Roman"/>
            <w:color w:val="000000" w:themeColor="text1"/>
            <w:szCs w:val="24"/>
            <w:lang w:val="en-GB"/>
          </w:rPr>
          <w:t>T</w:t>
        </w:r>
        <w:r w:rsidR="002C700D" w:rsidRPr="009616CB">
          <w:rPr>
            <w:rFonts w:ascii="Times New Roman" w:hAnsi="Times New Roman" w:cs="Times New Roman"/>
            <w:color w:val="000000" w:themeColor="text1"/>
            <w:szCs w:val="24"/>
            <w:lang w:val="en-GB"/>
          </w:rPr>
          <w:t xml:space="preserve">here </w:t>
        </w:r>
        <w:r w:rsidR="002C700D">
          <w:rPr>
            <w:rFonts w:ascii="Times New Roman" w:hAnsi="Times New Roman" w:cs="Times New Roman"/>
            <w:color w:val="000000" w:themeColor="text1"/>
            <w:szCs w:val="24"/>
            <w:lang w:val="en-GB"/>
          </w:rPr>
          <w:t xml:space="preserve">is not </w:t>
        </w:r>
      </w:ins>
      <w:r w:rsidRPr="009616CB">
        <w:rPr>
          <w:rFonts w:ascii="Times New Roman" w:hAnsi="Times New Roman" w:cs="Times New Roman"/>
          <w:color w:val="000000" w:themeColor="text1"/>
          <w:szCs w:val="24"/>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id="889" w:author="Josh Browning" w:date="2015-08-31T21:17: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but only year-to-year changes in stocks are available.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stocks</w:t>
      </w:r>
      <w:ins w:id="890"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or at least stock changes</w:t>
      </w:r>
      <w:ins w:id="891"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are an integral part of every supply-demand balance, estimates for stock changes have been included in the FBS system. In many instances, stock changes function as a balancing item.</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9616CB" w:rsidRDefault="004F65E4" w:rsidP="00312896">
      <w:pPr>
        <w:pStyle w:val="Heading3"/>
        <w:rPr>
          <w:rFonts w:ascii="Times New Roman" w:hAnsi="Times New Roman"/>
          <w:lang w:val="en-GB"/>
        </w:rPr>
      </w:pPr>
      <w:bookmarkStart w:id="892" w:name="_Toc421025866"/>
      <w:r w:rsidRPr="009616CB">
        <w:rPr>
          <w:rFonts w:ascii="Times New Roman" w:hAnsi="Times New Roman"/>
          <w:lang w:val="en-GB"/>
        </w:rPr>
        <w:t>Imputation/Estimation</w:t>
      </w:r>
      <w:bookmarkEnd w:id="89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9616CB" w:rsidRDefault="004F65E4" w:rsidP="004F65E4">
      <w:pPr>
        <w:keepNext/>
        <w:jc w:val="both"/>
        <w:rPr>
          <w:rFonts w:ascii="Times New Roman" w:hAnsi="Times New Roman" w:cs="Times New Roman"/>
          <w:color w:val="000000" w:themeColor="text1"/>
          <w:lang w:val="en-GB"/>
        </w:rPr>
      </w:pPr>
      <w:bookmarkStart w:id="893" w:name="_Toc420402184"/>
      <w:r w:rsidRPr="009616CB">
        <w:rPr>
          <w:rFonts w:ascii="Times New Roman" w:hAnsi="Times New Roman" w:cs="Times New Roman"/>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894" w:name="_Toc420402584"/>
      <w:bookmarkStart w:id="895" w:name="_Toc421026215"/>
      <w:bookmarkStart w:id="896" w:name="_Toc428383858"/>
      <w:bookmarkStart w:id="897" w:name="_Toc428436790"/>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7</w:t>
      </w:r>
      <w:r w:rsidR="009D7FC0"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894"/>
      <w:bookmarkEnd w:id="895"/>
      <w:bookmarkEnd w:id="896"/>
      <w:bookmarkEnd w:id="897"/>
    </w:p>
    <w:bookmarkEnd w:id="893"/>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rsidR="004F65E4" w:rsidRPr="009616CB" w:rsidRDefault="004F65E4" w:rsidP="003C6AA5">
      <w:pPr>
        <w:pStyle w:val="ListParagraph"/>
        <w:numPr>
          <w:ilvl w:val="0"/>
          <w:numId w:val="18"/>
        </w:numPr>
        <w:jc w:val="both"/>
        <w:rPr>
          <w:rFonts w:ascii="Times New Roman" w:hAnsi="Times New Roman"/>
          <w:color w:val="000000" w:themeColor="text1"/>
          <w:szCs w:val="24"/>
        </w:rPr>
      </w:pPr>
      <w:r w:rsidRPr="009616CB">
        <w:rPr>
          <w:rFonts w:ascii="Times New Roman" w:hAnsi="Times New Roman"/>
          <w:color w:val="000000" w:themeColor="text1"/>
          <w:szCs w:val="24"/>
        </w:rPr>
        <w:t xml:space="preserve">Expected value. The expected value for </w:t>
      </w:r>
      <w:ins w:id="898" w:author="Josh Browning" w:date="2015-08-31T21:21:00Z">
        <w:r w:rsidR="002C700D">
          <w:rPr>
            <w:rFonts w:ascii="Times New Roman" w:hAnsi="Times New Roman"/>
            <w:color w:val="000000" w:themeColor="text1"/>
            <w:szCs w:val="24"/>
          </w:rPr>
          <w:t xml:space="preserve">the mean </w:t>
        </w:r>
      </w:ins>
      <w:del w:id="899" w:author="Josh Browning" w:date="2015-08-31T21:22:00Z">
        <w:r w:rsidRPr="009616CB" w:rsidDel="002C700D">
          <w:rPr>
            <w:rFonts w:ascii="Times New Roman" w:hAnsi="Times New Roman"/>
            <w:color w:val="000000" w:themeColor="text1"/>
            <w:szCs w:val="24"/>
          </w:rPr>
          <w:delText xml:space="preserve">stocks </w:delText>
        </w:r>
      </w:del>
      <w:ins w:id="900" w:author="Josh Browning" w:date="2015-08-31T21:22:00Z">
        <w:r w:rsidR="002C700D" w:rsidRPr="009616CB">
          <w:rPr>
            <w:rFonts w:ascii="Times New Roman" w:hAnsi="Times New Roman"/>
            <w:color w:val="000000" w:themeColor="text1"/>
            <w:szCs w:val="24"/>
          </w:rPr>
          <w:t>stock</w:t>
        </w:r>
        <w:r w:rsidR="002C700D">
          <w:rPr>
            <w:rFonts w:ascii="Times New Roman" w:hAnsi="Times New Roman"/>
            <w:color w:val="000000" w:themeColor="text1"/>
            <w:szCs w:val="24"/>
          </w:rPr>
          <w:t xml:space="preserve"> change</w:t>
        </w:r>
        <w:r w:rsidR="002C700D" w:rsidRPr="009616CB">
          <w:rPr>
            <w:rFonts w:ascii="Times New Roman" w:hAnsi="Times New Roman"/>
            <w:color w:val="000000" w:themeColor="text1"/>
            <w:szCs w:val="24"/>
          </w:rPr>
          <w:t xml:space="preserve"> </w:t>
        </w:r>
      </w:ins>
      <w:r w:rsidRPr="009616CB">
        <w:rPr>
          <w:rFonts w:ascii="Times New Roman" w:hAnsi="Times New Roman"/>
          <w:color w:val="000000" w:themeColor="text1"/>
          <w:szCs w:val="24"/>
        </w:rPr>
        <w:t xml:space="preserve">should be zero in the long run; empirical information fully confirms this a priori expectation, and </w:t>
      </w:r>
      <w:del w:id="901" w:author="Josh Browning" w:date="2015-08-31T21:23:00Z">
        <w:r w:rsidRPr="009616CB" w:rsidDel="002C700D">
          <w:rPr>
            <w:rFonts w:ascii="Times New Roman" w:hAnsi="Times New Roman"/>
            <w:color w:val="000000" w:themeColor="text1"/>
            <w:szCs w:val="24"/>
          </w:rPr>
          <w:delText xml:space="preserve">figure </w:delText>
        </w:r>
      </w:del>
      <w:ins w:id="902" w:author="Josh Browning" w:date="2015-08-31T21:23:00Z">
        <w:r w:rsidR="009D7FC0">
          <w:rPr>
            <w:rFonts w:ascii="Times New Roman" w:hAnsi="Times New Roman"/>
            <w:color w:val="000000" w:themeColor="text1"/>
            <w:szCs w:val="24"/>
          </w:rPr>
          <w:fldChar w:fldCharType="begin"/>
        </w:r>
        <w:r w:rsidR="002C700D">
          <w:rPr>
            <w:rFonts w:ascii="Times New Roman" w:hAnsi="Times New Roman"/>
            <w:color w:val="000000" w:themeColor="text1"/>
            <w:szCs w:val="24"/>
          </w:rPr>
          <w:instrText xml:space="preserve"> REF _Ref420074151 \h </w:instrText>
        </w:r>
      </w:ins>
      <w:r w:rsidR="009D7FC0">
        <w:rPr>
          <w:rFonts w:ascii="Times New Roman" w:hAnsi="Times New Roman"/>
          <w:color w:val="000000" w:themeColor="text1"/>
          <w:szCs w:val="24"/>
        </w:rPr>
      </w:r>
      <w:r w:rsidR="009D7FC0">
        <w:rPr>
          <w:rFonts w:ascii="Times New Roman" w:hAnsi="Times New Roman"/>
          <w:color w:val="000000" w:themeColor="text1"/>
          <w:szCs w:val="24"/>
        </w:rPr>
        <w:fldChar w:fldCharType="separate"/>
      </w:r>
      <w:ins w:id="903" w:author="Josh Browning" w:date="2015-08-31T21:23:00Z">
        <w:r w:rsidR="002C700D" w:rsidRPr="009616CB">
          <w:rPr>
            <w:rFonts w:ascii="Times New Roman" w:hAnsi="Times New Roman"/>
            <w:color w:val="000000" w:themeColor="text1"/>
          </w:rPr>
          <w:t xml:space="preserve">Figure </w:t>
        </w:r>
        <w:r w:rsidR="002C700D" w:rsidRPr="009616CB">
          <w:rPr>
            <w:rFonts w:ascii="Times New Roman" w:hAnsi="Times New Roman"/>
            <w:noProof/>
            <w:color w:val="000000" w:themeColor="text1"/>
          </w:rPr>
          <w:t>8</w:t>
        </w:r>
        <w:r w:rsidR="009D7FC0">
          <w:rPr>
            <w:rFonts w:ascii="Times New Roman" w:hAnsi="Times New Roman"/>
            <w:color w:val="000000" w:themeColor="text1"/>
            <w:szCs w:val="24"/>
          </w:rPr>
          <w:fldChar w:fldCharType="end"/>
        </w:r>
      </w:ins>
      <w:del w:id="904" w:author="Josh Browning" w:date="2015-08-31T21:23:00Z">
        <w:r w:rsidRPr="009616CB" w:rsidDel="002C700D">
          <w:rPr>
            <w:rFonts w:ascii="Times New Roman" w:hAnsi="Times New Roman"/>
            <w:color w:val="000000" w:themeColor="text1"/>
            <w:szCs w:val="24"/>
          </w:rPr>
          <w:delText>x and y</w:delText>
        </w:r>
      </w:del>
      <w:r w:rsidRPr="009616CB">
        <w:rPr>
          <w:rFonts w:ascii="Times New Roman" w:hAnsi="Times New Roman"/>
          <w:color w:val="000000" w:themeColor="text1"/>
          <w:szCs w:val="24"/>
        </w:rPr>
        <w:t xml:space="preserve"> capture</w:t>
      </w:r>
      <w:ins w:id="905" w:author="Josh Browning" w:date="2015-08-31T21:23:00Z">
        <w:r w:rsidR="002C700D">
          <w:rPr>
            <w:rFonts w:ascii="Times New Roman" w:hAnsi="Times New Roman"/>
            <w:color w:val="000000" w:themeColor="text1"/>
            <w:szCs w:val="24"/>
          </w:rPr>
          <w:t>s</w:t>
        </w:r>
      </w:ins>
      <w:r w:rsidRPr="009616CB">
        <w:rPr>
          <w:rFonts w:ascii="Times New Roman" w:hAnsi="Times New Roman"/>
          <w:color w:val="000000" w:themeColor="text1"/>
          <w:szCs w:val="24"/>
        </w:rPr>
        <w:t xml:space="preserve"> this for </w:t>
      </w:r>
      <w:del w:id="906" w:author="Josh Browning" w:date="2015-08-31T21:23:00Z">
        <w:r w:rsidRPr="009616CB" w:rsidDel="002C700D">
          <w:rPr>
            <w:rFonts w:ascii="Times New Roman" w:hAnsi="Times New Roman"/>
            <w:color w:val="000000" w:themeColor="text1"/>
            <w:szCs w:val="24"/>
          </w:rPr>
          <w:delText xml:space="preserve">maize and </w:delText>
        </w:r>
      </w:del>
      <w:r w:rsidRPr="009616CB">
        <w:rPr>
          <w:rFonts w:ascii="Times New Roman" w:hAnsi="Times New Roman"/>
          <w:color w:val="000000" w:themeColor="text1"/>
          <w:szCs w:val="24"/>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9616CB" w:rsidRDefault="004F65E4" w:rsidP="004F65E4">
      <w:pPr>
        <w:pStyle w:val="ListParagraph"/>
        <w:jc w:val="both"/>
        <w:rPr>
          <w:rFonts w:ascii="Times New Roman" w:hAnsi="Times New Roman"/>
          <w:color w:val="000000" w:themeColor="text1"/>
          <w:szCs w:val="24"/>
        </w:rPr>
      </w:pPr>
    </w:p>
    <w:p w:rsidR="004F65E4" w:rsidRPr="009616CB" w:rsidRDefault="004F65E4" w:rsidP="00312896">
      <w:pPr>
        <w:pStyle w:val="Heading4"/>
        <w:rPr>
          <w:rFonts w:ascii="Times New Roman" w:hAnsi="Times New Roman"/>
        </w:rPr>
      </w:pPr>
      <w:bookmarkStart w:id="907" w:name="_Toc421025867"/>
      <w:r w:rsidRPr="009616CB">
        <w:rPr>
          <w:rStyle w:val="Heading2Char"/>
          <w:rFonts w:ascii="Times New Roman" w:eastAsiaTheme="minorHAnsi" w:hAnsi="Times New Roman"/>
          <w:b w:val="0"/>
          <w:bCs/>
          <w:i w:val="0"/>
          <w:iCs w:val="0"/>
          <w:sz w:val="24"/>
        </w:rPr>
        <w:t>Distribution</w:t>
      </w:r>
      <w:bookmarkEnd w:id="90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0854D5" w:rsidRPr="009616CB">
          <w:rPr>
            <w:rFonts w:ascii="Times New Roman" w:hAnsi="Times New Roman" w:cs="Times New Roman"/>
            <w:color w:val="000000" w:themeColor="text1"/>
            <w:szCs w:val="24"/>
            <w:lang w:val="en-GB"/>
          </w:rPr>
          <w:t>Figure 8</w:t>
        </w:r>
      </w:fldSimple>
      <w:r w:rsidRPr="009616CB">
        <w:rPr>
          <w:rFonts w:ascii="Times New Roman" w:hAnsi="Times New Roman" w:cs="Times New Roman"/>
          <w:color w:val="000000" w:themeColor="text1"/>
          <w:szCs w:val="24"/>
          <w:lang w:val="en-GB"/>
        </w:rPr>
        <w:t xml:space="preserve"> as well as </w:t>
      </w:r>
      <w:fldSimple w:instr=" REF _Ref420073984 \h  \* MERGEFORMAT ">
        <w:r w:rsidR="000854D5" w:rsidRPr="009616CB">
          <w:rPr>
            <w:rFonts w:ascii="Times New Roman" w:hAnsi="Times New Roman" w:cs="Times New Roman"/>
            <w:color w:val="000000" w:themeColor="text1"/>
            <w:szCs w:val="24"/>
            <w:lang w:val="en-GB"/>
          </w:rPr>
          <w:t>Figure 10</w:t>
        </w:r>
      </w:fldSimple>
      <w:r w:rsidRPr="009616CB">
        <w:rPr>
          <w:rFonts w:ascii="Times New Roman" w:hAnsi="Times New Roman" w:cs="Times New Roman"/>
          <w:color w:val="000000" w:themeColor="text1"/>
          <w:szCs w:val="24"/>
          <w:lang w:val="en-GB"/>
        </w:rPr>
        <w:t xml:space="preserve"> and </w:t>
      </w:r>
      <w:fldSimple w:instr=" REF _Ref420074075 \h  \* MERGEFORMAT ">
        <w:r w:rsidR="000854D5" w:rsidRPr="009616CB">
          <w:rPr>
            <w:rFonts w:ascii="Times New Roman" w:hAnsi="Times New Roman" w:cs="Times New Roman"/>
            <w:color w:val="000000" w:themeColor="text1"/>
            <w:szCs w:val="24"/>
            <w:lang w:val="en-GB"/>
          </w:rPr>
          <w:t>Figure 11</w:t>
        </w:r>
      </w:fldSimple>
      <w:r w:rsidRPr="009616CB">
        <w:rPr>
          <w:rFonts w:ascii="Times New Roman" w:hAnsi="Times New Roman" w:cs="Times New Roman"/>
          <w:color w:val="000000" w:themeColor="text1"/>
          <w:szCs w:val="24"/>
          <w:lang w:val="en-GB"/>
        </w:rPr>
        <w:t xml:space="preserve">, </w:t>
      </w:r>
      <w:commentRangeStart w:id="908"/>
      <w:r w:rsidRPr="009616CB">
        <w:rPr>
          <w:rFonts w:ascii="Times New Roman" w:hAnsi="Times New Roman" w:cs="Times New Roman"/>
          <w:color w:val="000000" w:themeColor="text1"/>
          <w:szCs w:val="24"/>
          <w:lang w:val="en-GB"/>
        </w:rPr>
        <w:t>Chi-square metrics highly significant</w:t>
      </w:r>
      <w:commentRangeEnd w:id="908"/>
      <w:r w:rsidR="000A4BBB">
        <w:rPr>
          <w:rStyle w:val="CommentReference"/>
        </w:rPr>
        <w:commentReference w:id="908"/>
      </w:r>
      <w:r w:rsidRPr="009616CB">
        <w:rPr>
          <w:rFonts w:ascii="Times New Roman" w:hAnsi="Times New Roman" w:cs="Times New Roman"/>
          <w:color w:val="000000" w:themeColor="text1"/>
          <w:szCs w:val="24"/>
          <w:lang w:val="en-GB"/>
        </w:rPr>
        <w:t>).  Thus, we have already made improvements beyond assuming a uniform distribution for stock changes.</w:t>
      </w:r>
    </w:p>
    <w:p w:rsidR="004F65E4" w:rsidRPr="009616CB" w:rsidRDefault="004F65E4" w:rsidP="004F65E4">
      <w:pPr>
        <w:keepNext/>
        <w:tabs>
          <w:tab w:val="left" w:pos="2028"/>
        </w:tabs>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09" w:name="_Ref420074151"/>
      <w:bookmarkStart w:id="910" w:name="_Toc420402185"/>
      <w:bookmarkStart w:id="911" w:name="_Toc420402585"/>
      <w:bookmarkStart w:id="912" w:name="_Toc421026216"/>
      <w:bookmarkStart w:id="913" w:name="_Toc428383859"/>
      <w:bookmarkStart w:id="914" w:name="_Toc428436791"/>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8</w:t>
      </w:r>
      <w:r w:rsidR="009D7FC0" w:rsidRPr="009616CB">
        <w:rPr>
          <w:rFonts w:ascii="Times New Roman" w:hAnsi="Times New Roman" w:cs="Times New Roman"/>
          <w:b/>
          <w:bCs/>
          <w:color w:val="000000" w:themeColor="text1"/>
          <w:lang w:val="en-GB"/>
        </w:rPr>
        <w:fldChar w:fldCharType="end"/>
      </w:r>
      <w:bookmarkEnd w:id="909"/>
      <w:r w:rsidRPr="009616CB">
        <w:rPr>
          <w:rFonts w:ascii="Times New Roman" w:hAnsi="Times New Roman" w:cs="Times New Roman"/>
          <w:color w:val="000000" w:themeColor="text1"/>
          <w:lang w:val="en-GB"/>
        </w:rPr>
        <w:t>: Distribution of year-to-year changes in US wheat stocks</w:t>
      </w:r>
      <w:bookmarkEnd w:id="910"/>
      <w:bookmarkEnd w:id="911"/>
      <w:bookmarkEnd w:id="912"/>
      <w:bookmarkEnd w:id="913"/>
      <w:bookmarkEnd w:id="914"/>
    </w:p>
    <w:p w:rsidR="004F65E4" w:rsidRPr="009616CB" w:rsidRDefault="004F65E4" w:rsidP="00312896">
      <w:pPr>
        <w:pStyle w:val="Heading4"/>
        <w:rPr>
          <w:rFonts w:ascii="Times New Roman" w:hAnsi="Times New Roman"/>
          <w:lang w:val="en-GB"/>
        </w:rPr>
      </w:pPr>
      <w:bookmarkStart w:id="915" w:name="_Toc421025868"/>
      <w:r w:rsidRPr="009616CB">
        <w:rPr>
          <w:rFonts w:ascii="Times New Roman" w:hAnsi="Times New Roman"/>
          <w:lang w:val="en-GB"/>
        </w:rPr>
        <w:t>Estimating stock changes in t</w:t>
      </w:r>
      <w:bookmarkEnd w:id="915"/>
      <w:r w:rsidRPr="009616CB">
        <w:rPr>
          <w:rFonts w:ascii="Times New Roman" w:hAnsi="Times New Roman"/>
          <w:lang w:val="en-GB"/>
        </w:rPr>
        <w:tab/>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w:t>
      </w:r>
    </w:p>
    <w:p w:rsidR="004F65E4" w:rsidRPr="009616CB" w:rsidRDefault="004F65E4" w:rsidP="004F65E4">
      <w:pPr>
        <w:widowControl w:val="0"/>
        <w:jc w:val="both"/>
        <w:rPr>
          <w:rFonts w:ascii="Times New Roman" w:hAnsi="Times New Roman" w:cs="Times New Roman"/>
          <w:color w:val="000000" w:themeColor="text1"/>
          <w:szCs w:val="24"/>
          <w:lang w:val="en-GB"/>
        </w:rPr>
      </w:pPr>
      <w:bookmarkStart w:id="916" w:name="_Toc420402186"/>
      <w:bookmarkStart w:id="917" w:name="_Toc420402586"/>
      <w:bookmarkEnd w:id="916"/>
      <w:bookmarkEnd w:id="917"/>
      <w:r w:rsidRPr="009616CB">
        <w:rPr>
          <w:rFonts w:ascii="Times New Roman" w:hAnsi="Times New Roman" w:cs="Times New Roman"/>
          <w:color w:val="000000" w:themeColor="text1"/>
          <w:szCs w:val="24"/>
          <w:lang w:val="en-GB"/>
        </w:rPr>
        <w:lastRenderedPageBreak/>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rsidR="004F65E4" w:rsidRPr="000A4BBB" w:rsidRDefault="009D7FC0" w:rsidP="004F65E4">
      <w:pPr>
        <w:pStyle w:val="Caption"/>
        <w:widowControl w:val="0"/>
        <w:rPr>
          <w:rFonts w:ascii="Times New Roman" w:hAnsi="Times New Roman" w:cs="Times New Roman"/>
          <w:b/>
          <w:bCs/>
          <w:i w:val="0"/>
          <w:color w:val="000000" w:themeColor="text1"/>
          <w:szCs w:val="36"/>
          <w:lang w:val="en-GB"/>
          <w:rPrChange w:id="918" w:author="Josh Browning" w:date="2015-08-31T21:34:00Z">
            <w:rPr>
              <w:rFonts w:ascii="Times New Roman" w:hAnsi="Times New Roman" w:cs="Times New Roman"/>
              <w:b/>
              <w:bCs/>
              <w:color w:val="000000" w:themeColor="text1"/>
              <w:szCs w:val="36"/>
              <w:lang w:val="en-GB"/>
            </w:rPr>
          </w:rPrChange>
        </w:rPr>
      </w:pPr>
      <w:r w:rsidRPr="009D7FC0">
        <w:rPr>
          <w:rFonts w:ascii="Times New Roman" w:hAnsi="Times New Roman" w:cs="Times New Roman"/>
          <w:i w:val="0"/>
          <w:color w:val="000000" w:themeColor="text1"/>
          <w:szCs w:val="36"/>
          <w:lang w:val="en-GB"/>
          <w:rPrChange w:id="919" w:author="Josh Browning" w:date="2015-08-31T21:34:00Z">
            <w:rPr>
              <w:rFonts w:ascii="Times New Roman" w:hAnsi="Times New Roman" w:cs="Times New Roman"/>
              <w:color w:val="000000" w:themeColor="text1"/>
              <w:szCs w:val="36"/>
              <w:lang w:val="en-GB"/>
            </w:rPr>
          </w:rPrChange>
        </w:rPr>
        <w:t>Thus, we need to construct a model for stock changes that is informed by our knowledge of historical changes.  One such model would be</w:t>
      </w:r>
    </w:p>
    <w:p w:rsidR="004F65E4" w:rsidRPr="009616CB" w:rsidRDefault="009D7FC0"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9</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0A4BBB" w:rsidRDefault="009D7FC0" w:rsidP="004F65E4">
      <w:pPr>
        <w:pStyle w:val="Caption"/>
        <w:jc w:val="both"/>
        <w:rPr>
          <w:rFonts w:ascii="Times New Roman" w:hAnsi="Times New Roman" w:cs="Times New Roman"/>
          <w:b/>
          <w:bCs/>
          <w:i w:val="0"/>
          <w:color w:val="000000" w:themeColor="text1"/>
          <w:lang w:val="en-GB"/>
          <w:rPrChange w:id="920" w:author="Josh Browning" w:date="2015-08-31T21:35:00Z">
            <w:rPr>
              <w:rFonts w:ascii="Times New Roman" w:hAnsi="Times New Roman" w:cs="Times New Roman"/>
              <w:b/>
              <w:bCs/>
              <w:color w:val="000000" w:themeColor="text1"/>
              <w:lang w:val="en-GB"/>
            </w:rPr>
          </w:rPrChange>
        </w:rPr>
      </w:pPr>
      <w:r w:rsidRPr="009D7FC0">
        <w:rPr>
          <w:rFonts w:ascii="Times New Roman" w:hAnsi="Times New Roman" w:cs="Times New Roman"/>
          <w:i w:val="0"/>
          <w:color w:val="000000" w:themeColor="text1"/>
          <w:lang w:val="en-GB"/>
          <w:rPrChange w:id="921" w:author="Josh Browning" w:date="2015-08-31T21:35:00Z">
            <w:rPr>
              <w:rFonts w:ascii="Times New Roman" w:hAnsi="Times New Roman" w:cs="Times New Roman"/>
              <w:color w:val="000000" w:themeColor="text1"/>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9616CB" w:rsidRDefault="009D7FC0" w:rsidP="004F65E4">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EA1A21">
        <w:rPr>
          <w:rFonts w:ascii="Times New Roman" w:hAnsi="Times New Roman" w:cs="Times New Roman"/>
          <w:color w:val="000000" w:themeColor="text1"/>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10</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Returning to US cereals data, we can examine if our hypothesis holds true.  </w:t>
      </w:r>
      <w:fldSimple w:instr=" REF _Ref420074401 \h  \* MERGEFORMAT ">
        <w:r w:rsidR="000854D5" w:rsidRPr="009616CB">
          <w:rPr>
            <w:rFonts w:ascii="Times New Roman" w:hAnsi="Times New Roman" w:cs="Times New Roman"/>
            <w:color w:val="000000" w:themeColor="text1"/>
            <w:szCs w:val="24"/>
            <w:lang w:val="en-GB"/>
          </w:rPr>
          <w:t>Figure 9</w:t>
        </w:r>
      </w:fldSimple>
      <w:r w:rsidRPr="009616CB">
        <w:rPr>
          <w:rFonts w:ascii="Times New Roman" w:hAnsi="Times New Roman"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id="922" w:author="Josh Browning" w:date="2015-08-31T21:35:00Z">
        <w:r w:rsidR="000A4BBB">
          <w:rPr>
            <w:rFonts w:ascii="Times New Roman" w:hAnsi="Times New Roman" w:cs="Times New Roman"/>
            <w:color w:val="000000" w:themeColor="text1"/>
            <w:szCs w:val="24"/>
            <w:lang w:val="en-GB"/>
          </w:rPr>
          <w:t xml:space="preserve"> or significant</w:t>
        </w:r>
      </w:ins>
      <w:r w:rsidRPr="009616CB">
        <w:rPr>
          <w:rFonts w:ascii="Times New Roman" w:hAnsi="Times New Roman" w:cs="Times New Roman"/>
          <w:color w:val="000000" w:themeColor="text1"/>
          <w:szCs w:val="24"/>
          <w:lang w:val="en-GB"/>
        </w:rPr>
        <w:t xml:space="preserve">, but they allow us to infer a distribution for the stock change given previous </w:t>
      </w:r>
      <w:ins w:id="923" w:author="Josh Browning" w:date="2015-08-31T21:35:00Z">
        <w:r w:rsidR="000A4BBB">
          <w:rPr>
            <w:rFonts w:ascii="Times New Roman" w:hAnsi="Times New Roman" w:cs="Times New Roman"/>
            <w:color w:val="000000" w:themeColor="text1"/>
            <w:szCs w:val="24"/>
            <w:lang w:val="en-GB"/>
          </w:rPr>
          <w:t xml:space="preserve">cumulative </w:t>
        </w:r>
      </w:ins>
      <w:r w:rsidRPr="009616CB">
        <w:rPr>
          <w:rFonts w:ascii="Times New Roman" w:hAnsi="Times New Roman" w:cs="Times New Roman"/>
          <w:color w:val="000000" w:themeColor="text1"/>
          <w:szCs w:val="24"/>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9616CB" w:rsidRDefault="004F65E4" w:rsidP="004F65E4">
      <w:pPr>
        <w:jc w:val="both"/>
        <w:rPr>
          <w:rFonts w:ascii="Times New Roman" w:hAnsi="Times New Roman" w:cs="Times New Roman"/>
          <w:b/>
          <w:bCs/>
          <w:color w:val="000000" w:themeColor="text1"/>
          <w:lang w:val="en-GB"/>
        </w:rPr>
      </w:pPr>
    </w:p>
    <w:p w:rsidR="004F65E4" w:rsidRPr="009616CB" w:rsidRDefault="004F65E4" w:rsidP="004F65E4">
      <w:pPr>
        <w:keepNext/>
        <w:ind w:left="360"/>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24" w:name="_Ref420074401"/>
      <w:bookmarkStart w:id="925" w:name="_Toc420402188"/>
      <w:bookmarkStart w:id="926" w:name="_Toc420402588"/>
      <w:bookmarkStart w:id="927" w:name="_Toc421026219"/>
      <w:bookmarkStart w:id="928" w:name="_Toc428383860"/>
      <w:bookmarkStart w:id="929" w:name="_Toc428436792"/>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9</w:t>
      </w:r>
      <w:r w:rsidR="009D7FC0" w:rsidRPr="009616CB">
        <w:rPr>
          <w:rFonts w:ascii="Times New Roman" w:hAnsi="Times New Roman" w:cs="Times New Roman"/>
          <w:b/>
          <w:bCs/>
          <w:color w:val="000000" w:themeColor="text1"/>
          <w:lang w:val="en-GB"/>
        </w:rPr>
        <w:fldChar w:fldCharType="end"/>
      </w:r>
      <w:bookmarkEnd w:id="924"/>
      <w:r w:rsidRPr="009616CB">
        <w:rPr>
          <w:rFonts w:ascii="Times New Roman" w:hAnsi="Times New Roman" w:cs="Times New Roman"/>
          <w:color w:val="000000" w:themeColor="text1"/>
          <w:lang w:val="en-GB"/>
        </w:rPr>
        <w:t>: Stock changes in t in relation to cumulative past stock changes</w:t>
      </w:r>
      <w:bookmarkEnd w:id="925"/>
      <w:bookmarkEnd w:id="926"/>
      <w:bookmarkEnd w:id="927"/>
      <w:bookmarkEnd w:id="928"/>
      <w:bookmarkEnd w:id="92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30" w:name="_Ref420073984"/>
      <w:bookmarkStart w:id="931" w:name="_Toc420402189"/>
      <w:bookmarkStart w:id="932" w:name="_Toc420402589"/>
      <w:bookmarkStart w:id="933" w:name="_Toc421026220"/>
      <w:bookmarkStart w:id="934" w:name="_Toc428383861"/>
      <w:bookmarkStart w:id="935" w:name="_Toc428436793"/>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10</w:t>
      </w:r>
      <w:r w:rsidR="009D7FC0" w:rsidRPr="009616CB">
        <w:rPr>
          <w:rFonts w:ascii="Times New Roman" w:hAnsi="Times New Roman" w:cs="Times New Roman"/>
          <w:b/>
          <w:bCs/>
          <w:color w:val="000000" w:themeColor="text1"/>
          <w:lang w:val="en-GB"/>
        </w:rPr>
        <w:fldChar w:fldCharType="end"/>
      </w:r>
      <w:bookmarkEnd w:id="930"/>
      <w:r w:rsidRPr="009616CB">
        <w:rPr>
          <w:rFonts w:ascii="Times New Roman" w:hAnsi="Times New Roman" w:cs="Times New Roman"/>
          <w:color w:val="000000" w:themeColor="text1"/>
          <w:lang w:val="en-GB"/>
        </w:rPr>
        <w:t>: Testing for normality, wheat stocks</w:t>
      </w:r>
      <w:bookmarkEnd w:id="931"/>
      <w:bookmarkEnd w:id="932"/>
      <w:bookmarkEnd w:id="933"/>
      <w:bookmarkEnd w:id="934"/>
      <w:bookmarkEnd w:id="935"/>
    </w:p>
    <w:p w:rsidR="004F65E4" w:rsidRPr="009616CB" w:rsidRDefault="004F65E4" w:rsidP="004F65E4">
      <w:pPr>
        <w:keepNext/>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36" w:name="_Ref420074075"/>
      <w:bookmarkStart w:id="937" w:name="_Toc420402190"/>
      <w:bookmarkStart w:id="938" w:name="_Toc420402590"/>
      <w:bookmarkStart w:id="939" w:name="_Toc421026221"/>
      <w:bookmarkStart w:id="940" w:name="_Toc428383862"/>
      <w:bookmarkStart w:id="941" w:name="_Toc428436794"/>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11</w:t>
      </w:r>
      <w:r w:rsidR="009D7FC0" w:rsidRPr="009616CB">
        <w:rPr>
          <w:rFonts w:ascii="Times New Roman" w:hAnsi="Times New Roman" w:cs="Times New Roman"/>
          <w:b/>
          <w:bCs/>
          <w:color w:val="000000" w:themeColor="text1"/>
          <w:lang w:val="en-GB"/>
        </w:rPr>
        <w:fldChar w:fldCharType="end"/>
      </w:r>
      <w:bookmarkEnd w:id="936"/>
      <w:r w:rsidRPr="009616CB">
        <w:rPr>
          <w:rFonts w:ascii="Times New Roman" w:hAnsi="Times New Roman" w:cs="Times New Roman"/>
          <w:color w:val="000000" w:themeColor="text1"/>
          <w:lang w:val="en-GB"/>
        </w:rPr>
        <w:t>: Testing for normality, maize stocks</w:t>
      </w:r>
      <w:bookmarkEnd w:id="937"/>
      <w:bookmarkEnd w:id="938"/>
      <w:bookmarkEnd w:id="939"/>
      <w:bookmarkEnd w:id="940"/>
      <w:bookmarkEnd w:id="941"/>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942" w:name="_Toc421025869"/>
      <w:bookmarkStart w:id="943" w:name="_Toc428383838"/>
      <w:bookmarkStart w:id="944" w:name="_Toc428436060"/>
      <w:bookmarkStart w:id="945" w:name="_Toc428436361"/>
      <w:bookmarkStart w:id="946" w:name="_Toc428436487"/>
      <w:r w:rsidRPr="009616CB">
        <w:lastRenderedPageBreak/>
        <w:t>Feed use</w:t>
      </w:r>
      <w:bookmarkEnd w:id="942"/>
      <w:bookmarkEnd w:id="943"/>
      <w:bookmarkEnd w:id="944"/>
      <w:bookmarkEnd w:id="945"/>
      <w:bookmarkEnd w:id="946"/>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There are only </w:t>
      </w:r>
      <w:ins w:id="947" w:author="Josh Browning" w:date="2015-08-31T21:36:00Z">
        <w:r w:rsidR="00EA1A21">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id="948" w:author="Josh Browning" w:date="2015-08-31T21:36:00Z">
        <w:r w:rsidRPr="009616CB" w:rsidDel="00EA1A21">
          <w:rPr>
            <w:rFonts w:ascii="Times New Roman" w:hAnsi="Times New Roman" w:cs="Times New Roman"/>
            <w:color w:val="000000" w:themeColor="text1"/>
            <w:lang w:val="en-GB"/>
          </w:rPr>
          <w:delText xml:space="preserve">are </w:delText>
        </w:r>
      </w:del>
      <w:r w:rsidRPr="009616CB">
        <w:rPr>
          <w:rFonts w:ascii="Times New Roman" w:hAnsi="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w:t>
      </w:r>
      <w:ins w:id="949" w:author="Josh Browning" w:date="2015-08-31T21:39:00Z">
        <w:r w:rsidR="00EA1A21">
          <w:rPr>
            <w:rFonts w:ascii="Times New Roman" w:hAnsi="Times New Roman" w:cs="Times New Roman"/>
            <w:color w:val="000000" w:themeColor="text1"/>
            <w:lang w:val="en-GB"/>
          </w:rPr>
          <w:t>er</w:t>
        </w:r>
      </w:ins>
      <w:r w:rsidRPr="009616CB">
        <w:rPr>
          <w:rFonts w:ascii="Times New Roman" w:hAnsi="Times New Roman" w:cs="Times New Roman"/>
          <w:color w:val="000000" w:themeColor="text1"/>
          <w:lang w:val="en-GB"/>
        </w:rPr>
        <w:t xml:space="preserve"> shares of CC feeds in total feed rations on the one hand and steady progress in using feedstuffs more efficiently</w:t>
      </w:r>
      <w:ins w:id="950" w:author="Josh Browning" w:date="2015-08-31T21:39:00Z">
        <w:r w:rsidR="00EA1A21">
          <w:rPr>
            <w:rFonts w:ascii="Times New Roman" w:hAnsi="Times New Roman" w:cs="Times New Roman"/>
            <w:color w:val="000000" w:themeColor="text1"/>
            <w:lang w:val="en-GB"/>
          </w:rPr>
          <w:t xml:space="preserve"> on the other</w:t>
        </w:r>
      </w:ins>
      <w:r w:rsidRPr="009616CB">
        <w:rPr>
          <w:rFonts w:ascii="Times New Roman" w:hAnsi="Times New Roman" w:cs="Times New Roman"/>
          <w:color w:val="000000" w:themeColor="text1"/>
          <w:lang w:val="en-GB"/>
        </w:rPr>
        <w:t>, i.e. requiring less CC feeds to produce a given amount of livestock products. The dynamics of these changes should be reflected in an FBS imputation system.</w:t>
      </w:r>
    </w:p>
    <w:p w:rsidR="004F65E4" w:rsidRPr="009616CB" w:rsidRDefault="004F65E4" w:rsidP="00E93C3B">
      <w:pPr>
        <w:pStyle w:val="Heading2"/>
      </w:pPr>
      <w:bookmarkStart w:id="951" w:name="_Toc421025870"/>
      <w:bookmarkStart w:id="952" w:name="_Toc428383839"/>
      <w:bookmarkStart w:id="953" w:name="_Toc428436061"/>
      <w:bookmarkStart w:id="954" w:name="_Toc428436362"/>
      <w:bookmarkStart w:id="955" w:name="_Toc428436488"/>
      <w:r w:rsidRPr="009616CB">
        <w:t xml:space="preserve">A brief review of the </w:t>
      </w:r>
      <w:r w:rsidR="00312896" w:rsidRPr="009616CB">
        <w:t>previous</w:t>
      </w:r>
      <w:r w:rsidRPr="009616CB">
        <w:t xml:space="preserve"> methodology</w:t>
      </w:r>
      <w:bookmarkEnd w:id="951"/>
      <w:bookmarkEnd w:id="952"/>
      <w:bookmarkEnd w:id="953"/>
      <w:bookmarkEnd w:id="954"/>
      <w:bookmarkEnd w:id="955"/>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basic approach currently used in the FBS system is easily stated. Feed use is simply calculated as a share of feed availability, i.e. </w:t>
      </w:r>
    </w:p>
    <w:p w:rsidR="004F65E4" w:rsidRPr="009616CB" w:rsidRDefault="009D7FC0"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11</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9616CB" w:rsidRDefault="004F65E4" w:rsidP="00312896">
      <w:pPr>
        <w:pStyle w:val="Heading3"/>
        <w:rPr>
          <w:rFonts w:ascii="Times New Roman" w:hAnsi="Times New Roman"/>
          <w:lang w:val="en-GB"/>
        </w:rPr>
      </w:pPr>
      <w:bookmarkStart w:id="956" w:name="_Toc421025871"/>
      <w:r w:rsidRPr="009616CB">
        <w:rPr>
          <w:rFonts w:ascii="Times New Roman" w:hAnsi="Times New Roman"/>
          <w:lang w:val="en-GB"/>
        </w:rPr>
        <w:t>The new feed use estimation procedure</w:t>
      </w:r>
      <w:bookmarkEnd w:id="956"/>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id="957" w:author="Josh Browning" w:date="2015-09-01T06:21:00Z">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ins w:id="958" w:author="Josh Browning" w:date="2015-09-01T06:24:00Z">
        <w:r w:rsidR="0064744A">
          <w:rPr>
            <w:rFonts w:ascii="Times New Roman" w:hAnsi="Times New Roman" w:cs="Times New Roman"/>
            <w:color w:val="000000" w:themeColor="text1"/>
            <w:lang w:val="en-GB"/>
          </w:rPr>
          <w:t xml:space="preserve"> </w:t>
        </w:r>
      </w:ins>
      <w:ins w:id="959" w:author="Josh Browning" w:date="2015-09-01T06:25:00Z">
        <w:r w:rsidR="0064744A">
          <w:rPr>
            <w:rFonts w:ascii="Times New Roman" w:hAnsi="Times New Roman" w:cs="Times New Roman"/>
            <w:color w:val="000000" w:themeColor="text1"/>
            <w:lang w:val="en-GB"/>
          </w:rPr>
          <w:t>(where the s index runs over all commodities)</w:t>
        </w:r>
      </w:ins>
      <w:r w:rsidRPr="009616CB">
        <w:rPr>
          <w:rFonts w:ascii="Times New Roman" w:hAnsi="Times New Roman" w:cs="Times New Roman"/>
          <w:color w:val="000000" w:themeColor="text1"/>
          <w:lang w:val="en-GB"/>
        </w:rPr>
        <w:t>.</w:t>
      </w:r>
    </w:p>
    <w:p w:rsidR="0064744A" w:rsidRPr="009616CB" w:rsidRDefault="0064744A" w:rsidP="0064744A">
      <w:pPr>
        <w:pStyle w:val="Heading4"/>
        <w:rPr>
          <w:ins w:id="960" w:author="Josh Browning" w:date="2015-09-01T06:22:00Z"/>
          <w:rFonts w:ascii="Times New Roman" w:hAnsi="Times New Roman"/>
        </w:rPr>
      </w:pPr>
      <w:ins w:id="961" w:author="Josh Browning" w:date="2015-09-01T06:22:00Z">
        <w:r w:rsidRPr="009616CB">
          <w:rPr>
            <w:rFonts w:ascii="Times New Roman" w:hAnsi="Times New Roman"/>
          </w:rPr>
          <w:t xml:space="preserve">Determining </w:t>
        </w:r>
        <w:r>
          <w:rPr>
            <w:rFonts w:ascii="Times New Roman" w:hAnsi="Times New Roman"/>
          </w:rPr>
          <w:t>total feed requirements R</w:t>
        </w:r>
        <w:r w:rsidR="009D7FC0" w:rsidRPr="009D7FC0">
          <w:rPr>
            <w:rFonts w:ascii="Times New Roman" w:hAnsi="Times New Roman"/>
            <w:vertAlign w:val="subscript"/>
            <w:rPrChange w:id="962" w:author="Josh Browning" w:date="2015-09-01T06:22:00Z">
              <w:rPr>
                <w:rFonts w:ascii="Times New Roman" w:hAnsi="Times New Roman"/>
              </w:rPr>
            </w:rPrChange>
          </w:rPr>
          <w:t>i</w:t>
        </w:r>
      </w:ins>
    </w:p>
    <w:p w:rsidR="004F65E4" w:rsidRPr="009616CB" w:rsidRDefault="004F65E4" w:rsidP="003C6AA5">
      <w:pPr>
        <w:pStyle w:val="ListParagraph"/>
        <w:numPr>
          <w:ilvl w:val="0"/>
          <w:numId w:val="19"/>
        </w:numPr>
        <w:tabs>
          <w:tab w:val="left" w:pos="851"/>
          <w:tab w:val="left" w:pos="3816"/>
        </w:tabs>
        <w:jc w:val="both"/>
        <w:rPr>
          <w:rFonts w:ascii="Times New Roman" w:hAnsi="Times New Roman"/>
          <w:color w:val="000000" w:themeColor="text1"/>
        </w:rPr>
      </w:pPr>
      <w:del w:id="963" w:author="Josh Browning" w:date="2015-09-01T06:22:00Z">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964"/>
      <w:r w:rsidRPr="009616CB">
        <w:rPr>
          <w:rFonts w:ascii="Times New Roman" w:hAnsi="Times New Roman" w:cs="Times New Roman"/>
          <w:color w:val="000000" w:themeColor="text1"/>
          <w:lang w:val="en-GB"/>
        </w:rPr>
        <w:t>arc-efficiency</w:t>
      </w:r>
      <w:commentRangeEnd w:id="964"/>
      <w:r w:rsidR="0064744A">
        <w:rPr>
          <w:rStyle w:val="CommentReference"/>
        </w:rPr>
        <w:commentReference w:id="964"/>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39"/>
      </w:r>
      <w:r w:rsidRPr="009616CB">
        <w:rPr>
          <w:rFonts w:ascii="Times New Roman" w:hAnsi="Times New Roman" w:cs="Times New Roman"/>
          <w:color w:val="000000" w:themeColor="text1"/>
          <w:lang w:val="en-GB"/>
        </w:rPr>
        <w:t xml:space="preserve">) that is characteristic of a given feeding system.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28"/>
          <w:lang w:val="en-GB"/>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35.25pt" o:ole="">
            <v:imagedata r:id="rId39" o:title=""/>
          </v:shape>
          <o:OLEObject Type="Embed" ProgID="Equation.3" ShapeID="_x0000_i1025" DrawAspect="Content" ObjectID="_1502622793" r:id="rId40"/>
        </w:object>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ab/>
        <w:t xml:space="preserve">(Equation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D7FC0"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12</w:t>
      </w:r>
      <w:r w:rsidR="009D7FC0"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lastRenderedPageBreak/>
        <w:t xml:space="preserve">where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14"/>
          <w:lang w:val="en-GB"/>
        </w:rPr>
        <w:object w:dxaOrig="2540" w:dyaOrig="380">
          <v:shape id="_x0000_i1026" type="#_x0000_t75" style="width:127.5pt;height:18.75pt" o:ole="">
            <v:imagedata r:id="rId41" o:title=""/>
          </v:shape>
          <o:OLEObject Type="Embed" ProgID="Equation.3" ShapeID="_x0000_i1026" DrawAspect="Content" ObjectID="_1502622794" r:id="rId42"/>
        </w:object>
      </w:r>
      <w:r w:rsidRPr="009616CB">
        <w:rPr>
          <w:rFonts w:ascii="Times New Roman" w:hAnsi="Times New Roman" w:cs="Times New Roman"/>
          <w:color w:val="000000" w:themeColor="text1"/>
          <w:lang w:val="en-GB"/>
        </w:rPr>
        <w:tab/>
        <w:t xml:space="preserve">(Equation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D7FC0"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13</w:t>
      </w:r>
      <w:r w:rsidR="009D7FC0"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64744A" w:rsidP="004F65E4">
      <w:pPr>
        <w:tabs>
          <w:tab w:val="left" w:pos="851"/>
          <w:tab w:val="left" w:pos="3816"/>
        </w:tabs>
        <w:jc w:val="both"/>
        <w:rPr>
          <w:rFonts w:ascii="Times New Roman" w:hAnsi="Times New Roman" w:cs="Times New Roman"/>
          <w:color w:val="000000" w:themeColor="text1"/>
          <w:lang w:val="en-GB"/>
        </w:rPr>
      </w:pPr>
      <w:ins w:id="965" w:author="Josh Browning" w:date="2015-09-01T06:25:00Z">
        <w:r>
          <w:rPr>
            <w:rFonts w:ascii="Times New Roman" w:hAnsi="Times New Roman" w:cs="Times New Roman"/>
            <w:color w:val="000000" w:themeColor="text1"/>
            <w:lang w:val="en-GB"/>
          </w:rPr>
          <w:t xml:space="preserve">and S is the total number of all commodities.  </w:t>
        </w:r>
      </w:ins>
      <w:r w:rsidR="004F65E4"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9616CB" w:rsidRDefault="004F65E4" w:rsidP="00312896">
      <w:pPr>
        <w:pStyle w:val="Heading4"/>
        <w:rPr>
          <w:rFonts w:ascii="Times New Roman" w:hAnsi="Times New Roman"/>
        </w:rPr>
      </w:pPr>
      <w:r w:rsidRPr="009616CB">
        <w:rPr>
          <w:rFonts w:ascii="Times New Roman" w:hAnsi="Times New Roman"/>
        </w:rPr>
        <w:t>Determining actual use of CC feed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id="966" w:author="Josh Browning" w:date="2015-09-01T06:26:00Z">
        <w:r w:rsidRPr="009616CB" w:rsidDel="0064744A">
          <w:rPr>
            <w:rFonts w:ascii="Times New Roman" w:hAnsi="Times New Roman" w:cs="Times New Roman"/>
            <w:color w:val="000000" w:themeColor="text1"/>
            <w:lang w:val="en-GB"/>
          </w:rPr>
          <w:delText xml:space="preserve">Requirements </w:delText>
        </w:r>
      </w:del>
      <w:ins w:id="967" w:author="Josh Browning" w:date="2015-09-01T06:26:00Z">
        <w:r w:rsidR="0064744A">
          <w:rPr>
            <w:rFonts w:ascii="Times New Roman" w:hAnsi="Times New Roman" w:cs="Times New Roman"/>
            <w:color w:val="000000" w:themeColor="text1"/>
            <w:lang w:val="en-GB"/>
          </w:rPr>
          <w:t>r</w:t>
        </w:r>
        <w:r w:rsidR="0064744A" w:rsidRPr="009616CB">
          <w:rPr>
            <w:rFonts w:ascii="Times New Roman" w:hAnsi="Times New Roman" w:cs="Times New Roman"/>
            <w:color w:val="000000" w:themeColor="text1"/>
            <w:lang w:val="en-GB"/>
          </w:rPr>
          <w:t xml:space="preserve">equirements </w:t>
        </w:r>
      </w:ins>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rsidR="004F65E4" w:rsidRPr="009616CB" w:rsidRDefault="009D7FC0" w:rsidP="004F65E4">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14</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id="968" w:author="Josh Browning" w:date="2015-09-01T06:27:00Z">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id="969" w:author="Josh Browning" w:date="2015-09-01T06:27:00Z">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rsidR="004F65E4" w:rsidRPr="009616CB" w:rsidRDefault="004F65E4" w:rsidP="00312896">
      <w:pPr>
        <w:pStyle w:val="Heading4"/>
        <w:rPr>
          <w:rFonts w:ascii="Times New Roman" w:hAnsi="Times New Roman"/>
        </w:rPr>
      </w:pPr>
      <w:r w:rsidRPr="009616CB">
        <w:rPr>
          <w:rFonts w:ascii="Times New Roman" w:hAnsi="Times New Roman"/>
        </w:rPr>
        <w:lastRenderedPageBreak/>
        <w:t xml:space="preserve">Determining the requirements of fed/farmed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9616CB" w:rsidRDefault="004F65E4" w:rsidP="00312896">
      <w:pPr>
        <w:pStyle w:val="Heading3"/>
        <w:rPr>
          <w:rFonts w:ascii="Times New Roman" w:hAnsi="Times New Roman"/>
          <w:lang w:val="en-GB"/>
        </w:rPr>
      </w:pPr>
      <w:bookmarkStart w:id="970" w:name="_Toc421025872"/>
      <w:r w:rsidRPr="009616CB">
        <w:rPr>
          <w:rFonts w:ascii="Times New Roman" w:hAnsi="Times New Roman"/>
          <w:lang w:val="en-GB"/>
        </w:rPr>
        <w:t>Determining use of individual feedstuffs</w:t>
      </w:r>
      <w:bookmarkEnd w:id="970"/>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971"/>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971"/>
      <w:r w:rsidR="0064744A">
        <w:rPr>
          <w:rStyle w:val="CommentReference"/>
        </w:rPr>
        <w:commentReference w:id="971"/>
      </w:r>
      <w:r w:rsidRPr="009616CB">
        <w:rPr>
          <w:rFonts w:ascii="Times New Roman" w:hAnsi="Times New Roman" w:cs="Times New Roman"/>
          <w:color w:val="000000" w:themeColor="text1"/>
          <w:lang w:val="en-GB"/>
        </w:rPr>
        <w:t xml:space="preserv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009616CB">
        <w:rPr>
          <w:rStyle w:val="FootnoteReference"/>
          <w:rFonts w:ascii="Times New Roman" w:hAnsi="Times New Roman" w:cs="Times New Roman"/>
          <w:color w:val="000000" w:themeColor="text1"/>
          <w:lang w:val="en-GB"/>
        </w:rPr>
        <w:footnoteReference w:id="40"/>
      </w:r>
      <w:r w:rsidRPr="009616CB">
        <w:rPr>
          <w:rFonts w:ascii="Times New Roman" w:hAnsi="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9616CB">
        <w:rPr>
          <w:rFonts w:ascii="Times New Roman" w:hAnsi="Times New Roman" w:cs="Times New Roman"/>
          <w:lang w:val="en-GB"/>
        </w:rPr>
        <w:t xml:space="preserve">Also by-products </w:t>
      </w:r>
      <w:del w:id="972" w:author="Josh Browning" w:date="2015-09-01T06:31:00Z">
        <w:r w:rsidRPr="009616CB" w:rsidDel="0064744A">
          <w:rPr>
            <w:rFonts w:ascii="Times New Roman" w:hAnsi="Times New Roman" w:cs="Times New Roman"/>
            <w:lang w:val="en-GB"/>
          </w:rPr>
          <w:delText xml:space="preserve">form </w:delText>
        </w:r>
      </w:del>
      <w:ins w:id="973" w:author="Josh Browning" w:date="2015-09-01T06:31:00Z">
        <w:r w:rsidR="0064744A">
          <w:rPr>
            <w:rFonts w:ascii="Times New Roman" w:hAnsi="Times New Roman" w:cs="Times New Roman"/>
            <w:lang w:val="en-GB"/>
          </w:rPr>
          <w:t xml:space="preserve">from </w:t>
        </w:r>
      </w:ins>
      <w:r w:rsidRPr="009616CB">
        <w:rPr>
          <w:rFonts w:ascii="Times New Roman" w:hAnsi="Times New Roman" w:cs="Times New Roman"/>
          <w:lang w:val="en-GB"/>
        </w:rPr>
        <w:t>biofuel production, most notably dried distillers grains (DDGS) are assumed to be exclusively fed to animals.</w:t>
      </w:r>
      <w:r w:rsidRPr="009616CB">
        <w:rPr>
          <w:rFonts w:ascii="Times New Roman" w:hAnsi="Times New Roman" w:cs="Times New Roman"/>
          <w:color w:val="000000" w:themeColor="text1"/>
          <w:lang w:val="en-GB"/>
        </w:rPr>
        <w:t xml:space="preserve"> Their energy and protein content is deducted from the estimated overall feed use. </w:t>
      </w:r>
    </w:p>
    <w:p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64"/>
          <w:lang w:val="en-GB"/>
        </w:rPr>
        <w:object w:dxaOrig="1780" w:dyaOrig="1060">
          <v:shape id="_x0000_i1027" type="#_x0000_t75" style="width:89.25pt;height:50.25pt" o:ole="">
            <v:imagedata r:id="rId43" o:title=""/>
          </v:shape>
          <o:OLEObject Type="Embed" ProgID="Equation.3" ShapeID="_x0000_i1027" DrawAspect="Content" ObjectID="_1502622795" r:id="rId44"/>
        </w:object>
      </w:r>
      <w:r w:rsidRPr="009616CB">
        <w:rPr>
          <w:rFonts w:ascii="Times New Roman" w:hAnsi="Times New Roman" w:cs="Times New Roman"/>
          <w:color w:val="000000" w:themeColor="text1"/>
          <w:lang w:val="en-GB"/>
        </w:rPr>
        <w:t xml:space="preserve">         (Equation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D7FC0"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15</w:t>
      </w:r>
      <w:r w:rsidR="009D7FC0"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the case of (i),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9616CB" w:rsidRDefault="004F65E4" w:rsidP="004F65E4">
      <w:pPr>
        <w:pStyle w:val="Caption"/>
        <w:jc w:val="center"/>
        <w:rPr>
          <w:rFonts w:ascii="Times New Roman" w:hAnsi="Times New Roman" w:cs="Times New Roman"/>
          <w:b/>
          <w:color w:val="000000" w:themeColor="text1"/>
          <w:lang w:val="en-GB"/>
        </w:rPr>
      </w:pPr>
      <m:oMath>
        <w:commentRangeStart w:id="974"/>
        <m:r>
          <w:rPr>
            <w:rFonts w:ascii="Cambria Math" w:hAnsi="Cambria Math" w:cs="Times New Roman"/>
            <w:color w:val="000000" w:themeColor="text1"/>
            <w:position w:val="-12"/>
            <w:lang w:val="en-GB"/>
          </w:rPr>
          <w:object w:dxaOrig="1575" w:dyaOrig="435">
            <v:shape id="_x0000_i1028" type="#_x0000_t75" style="width:79.5pt;height:21.75pt" o:ole="">
              <v:imagedata r:id="rId45" o:title=""/>
            </v:shape>
            <o:OLEObject Type="Embed" ProgID="Equation.3" ShapeID="_x0000_i1028" DrawAspect="Content" ObjectID="_1502622796" r:id="rId46"/>
          </w:object>
        </m:r>
        <w:commentRangeEnd w:id="974"/>
        <m:r>
          <m:rPr>
            <m:sty m:val="p"/>
          </m:rPr>
          <w:rPr>
            <w:rStyle w:val="CommentReference"/>
            <w:rFonts w:cs="Arial"/>
            <w:i w:val="0"/>
            <w:iCs w:val="0"/>
          </w:rPr>
          <w:commentReference w:id="974"/>
        </m:r>
      </m:oMath>
      <w:r w:rsidRPr="009616CB">
        <w:rPr>
          <w:rFonts w:ascii="Times New Roman" w:hAnsi="Times New Roman" w:cs="Times New Roman"/>
          <w:color w:val="000000" w:themeColor="text1"/>
          <w:lang w:val="en-GB"/>
        </w:rPr>
        <w:t xml:space="preserve">           (Equation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D7FC0"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16</w:t>
      </w:r>
      <w:r w:rsidR="009D7FC0"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where c is the respective conversion factor from either protein or energy into wheat quantities and depends on the derivation of a.</w:t>
      </w:r>
    </w:p>
    <w:p w:rsidR="004F65E4" w:rsidRPr="009616CB" w:rsidRDefault="004F65E4" w:rsidP="00312896">
      <w:pPr>
        <w:pStyle w:val="Heading3"/>
        <w:rPr>
          <w:rFonts w:ascii="Times New Roman" w:hAnsi="Times New Roman"/>
          <w:lang w:val="en-GB"/>
        </w:rPr>
      </w:pPr>
      <w:bookmarkStart w:id="975" w:name="_Toc421025873"/>
      <w:r w:rsidRPr="009616CB">
        <w:rPr>
          <w:rFonts w:ascii="Times New Roman" w:hAnsi="Times New Roman"/>
          <w:lang w:val="en-GB"/>
        </w:rPr>
        <w:t>Results and consistency checks</w:t>
      </w:r>
      <w:bookmarkEnd w:id="975"/>
    </w:p>
    <w:p w:rsidR="004F65E4" w:rsidRPr="009616CB" w:rsidRDefault="009D7FC0" w:rsidP="004F65E4">
      <w:pPr>
        <w:tabs>
          <w:tab w:val="left" w:pos="851"/>
          <w:tab w:val="left" w:pos="3816"/>
        </w:tabs>
        <w:jc w:val="both"/>
        <w:rPr>
          <w:rFonts w:ascii="Times New Roman" w:hAnsi="Times New Roman" w:cs="Times New Roman"/>
          <w:bCs/>
          <w:color w:val="000000" w:themeColor="text1"/>
          <w:lang w:val="en-GB"/>
        </w:rPr>
      </w:pPr>
      <w:fldSimple w:instr=" REF _Ref420081626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12</w:t>
        </w:r>
      </w:fldSimple>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rsidR="004F65E4" w:rsidRPr="009616CB" w:rsidRDefault="009D7FC0" w:rsidP="004F65E4">
      <w:pPr>
        <w:tabs>
          <w:tab w:val="left" w:pos="851"/>
          <w:tab w:val="left" w:pos="3816"/>
        </w:tabs>
        <w:jc w:val="both"/>
        <w:rPr>
          <w:rFonts w:ascii="Times New Roman" w:hAnsi="Times New Roman" w:cs="Times New Roman"/>
          <w:b/>
          <w:bCs/>
          <w:color w:val="000000" w:themeColor="text1"/>
          <w:lang w:val="en-GB"/>
        </w:rPr>
      </w:pPr>
      <w:ins w:id="976" w:author="Josh Browning" w:date="2015-08-31T19:33:00Z">
        <w:r w:rsidRPr="009D7FC0">
          <w:rPr>
            <w:rFonts w:ascii="Times New Roman" w:hAnsi="Times New Roman" w:cs="Times New Roman"/>
            <w:noProof/>
            <w:color w:val="000000" w:themeColor="text1"/>
            <w:lang w:eastAsia="en-US"/>
          </w:rPr>
          <w:pict>
            <v:shape id="_x0000_s1046" type="#_x0000_t202" style="position:absolute;left:0;text-align:left;margin-left:3.5pt;margin-top:271.4pt;width:453.6pt;height:28.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" stroked="f">
              <v:path arrowok="t"/>
              <v:textbox style="mso-fit-shape-to-text:t" inset="0,0,0,0">
                <w:txbxContent/>
              </v:textbox>
              <w10:wrap type="square"/>
            </v:shape>
          </w:pict>
        </w:r>
      </w:ins>
      <w:del w:id="977" w:author="Josh Browning" w:date="2015-08-31T19:33:00Z">
        <w:r w:rsidRPr="009D7FC0">
          <w:rPr>
            <w:rFonts w:ascii="Times New Roman" w:hAnsi="Times New Roman" w:cs="Times New Roman"/>
            <w:noProof/>
            <w:color w:val="000000" w:themeColor="text1"/>
            <w:lang w:val="en-GB" w:eastAsia="zh-CN"/>
          </w:rPr>
          <w:pict>
            <v:shape id="Text Box 22" o:spid="_x0000_s1045" type="#_x0000_t202" style="position:absolute;left:0;text-align:left;margin-left:3.5pt;margin-top:271.4pt;width:453.6pt;height:2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next-textbox:#_x0000_s1046;mso-fit-shape-to-text:t" inset="0,0,0,0">
                <w:txbxContent>
                  <w:p w:rsidR="008608E6" w:rsidRPr="00ED69FB" w:rsidRDefault="008608E6" w:rsidP="004F65E4">
                    <w:pPr>
                      <w:pStyle w:val="Caption"/>
                      <w:rPr>
                        <w:b/>
                        <w:noProof/>
                        <w:color w:val="000000" w:themeColor="text1"/>
                      </w:rPr>
                    </w:pPr>
                    <w:bookmarkStart w:id="978" w:name="_Ref420081626"/>
                    <w:bookmarkStart w:id="979" w:name="_Toc420402191"/>
                    <w:bookmarkStart w:id="980" w:name="_Toc420402591"/>
                    <w:bookmarkStart w:id="981" w:name="_Toc421026222"/>
                    <w:bookmarkStart w:id="982" w:name="_Toc428383863"/>
                    <w:bookmarkStart w:id="983"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bookmarkEnd w:id="978"/>
                    <w:r w:rsidRPr="00ED69FB">
                      <w:rPr>
                        <w:color w:val="000000" w:themeColor="text1"/>
                      </w:rPr>
                      <w:t>: Results of the feed estimates at the global level</w:t>
                    </w:r>
                    <w:bookmarkEnd w:id="979"/>
                    <w:bookmarkEnd w:id="980"/>
                    <w:bookmarkEnd w:id="981"/>
                    <w:bookmarkEnd w:id="982"/>
                    <w:bookmarkEnd w:id="98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del>
      <w:r w:rsidR="004F65E4" w:rsidRPr="009616CB">
        <w:rPr>
          <w:rFonts w:ascii="Times New Roman" w:hAnsi="Times New Roman" w:cs="Times New Roman"/>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13</w:t>
        </w:r>
      </w:fldSimple>
      <w:r w:rsidRPr="009616CB">
        <w:rPr>
          <w:rFonts w:ascii="Times New Roman" w:hAnsi="Times New Roman" w:cs="Times New Roman"/>
          <w:color w:val="000000" w:themeColor="text1"/>
          <w:lang w:val="en-GB"/>
        </w:rPr>
        <w:t xml:space="preserve"> depicts the results of this comparison.</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color w:val="000000" w:themeColor="text1"/>
          <w:lang w:val="en-GB"/>
        </w:rPr>
      </w:pPr>
      <w:bookmarkStart w:id="984" w:name="_Ref420166325"/>
      <w:bookmarkStart w:id="985" w:name="_Toc420402192"/>
      <w:bookmarkStart w:id="986" w:name="_Toc420402592"/>
      <w:bookmarkStart w:id="987" w:name="_Toc421026223"/>
      <w:bookmarkStart w:id="988" w:name="_Toc428383864"/>
      <w:bookmarkStart w:id="989" w:name="_Toc428436796"/>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13</w:t>
      </w:r>
      <w:r w:rsidR="009D7FC0" w:rsidRPr="009616CB">
        <w:rPr>
          <w:rFonts w:ascii="Times New Roman" w:hAnsi="Times New Roman" w:cs="Times New Roman"/>
          <w:b/>
          <w:color w:val="000000" w:themeColor="text1"/>
          <w:lang w:val="en-GB"/>
        </w:rPr>
        <w:fldChar w:fldCharType="end"/>
      </w:r>
      <w:bookmarkEnd w:id="984"/>
      <w:r w:rsidRPr="009616CB">
        <w:rPr>
          <w:rFonts w:ascii="Times New Roman" w:hAnsi="Times New Roman" w:cs="Times New Roman"/>
          <w:color w:val="000000" w:themeColor="text1"/>
          <w:lang w:val="en-GB"/>
        </w:rPr>
        <w:t xml:space="preserve">: Estimated vs </w:t>
      </w:r>
      <w:del w:id="990" w:author="Josh Browning" w:date="2015-09-01T06:36:00Z">
        <w:r w:rsidRPr="009616CB" w:rsidDel="00167B6D">
          <w:rPr>
            <w:rFonts w:ascii="Times New Roman" w:hAnsi="Times New Roman" w:cs="Times New Roman"/>
            <w:color w:val="000000" w:themeColor="text1"/>
            <w:lang w:val="en-GB"/>
          </w:rPr>
          <w:delText xml:space="preserve">expected </w:delText>
        </w:r>
      </w:del>
      <w:ins w:id="991" w:author="Josh Browning" w:date="2015-09-01T06:36:00Z">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985"/>
      <w:bookmarkEnd w:id="986"/>
      <w:bookmarkEnd w:id="987"/>
      <w:bookmarkEnd w:id="988"/>
      <w:bookmarkEnd w:id="989"/>
    </w:p>
    <w:p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commentRangeStart w:id="992"/>
      <w:del w:id="993" w:author="Josh Browning" w:date="2015-09-01T06:38:00Z">
        <w:r w:rsidRPr="009616CB" w:rsidDel="00167B6D">
          <w:rPr>
            <w:rFonts w:ascii="Times New Roman" w:hAnsi="Times New Roman" w:cs="Times New Roman"/>
            <w:color w:val="000000" w:themeColor="text1"/>
            <w:szCs w:val="24"/>
            <w:lang w:val="en-GB"/>
          </w:rPr>
          <w:delText xml:space="preserve">underreporting </w:delText>
        </w:r>
      </w:del>
      <w:ins w:id="994" w:author="Josh Browning" w:date="2015-09-01T06:38:00Z">
        <w:r w:rsidR="00167B6D">
          <w:rPr>
            <w:rFonts w:ascii="Times New Roman" w:hAnsi="Times New Roman" w:cs="Times New Roman"/>
            <w:color w:val="000000" w:themeColor="text1"/>
            <w:szCs w:val="24"/>
            <w:lang w:val="en-GB"/>
          </w:rPr>
          <w:t>over</w:t>
        </w:r>
        <w:r w:rsidR="00167B6D" w:rsidRPr="009616CB">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id="995" w:author="Josh Browning" w:date="2015-09-01T06:38:00Z">
        <w:r w:rsidRPr="009616CB" w:rsidDel="00167B6D">
          <w:rPr>
            <w:rFonts w:ascii="Times New Roman" w:hAnsi="Times New Roman" w:cs="Times New Roman"/>
            <w:color w:val="000000" w:themeColor="text1"/>
            <w:szCs w:val="24"/>
            <w:lang w:val="en-GB"/>
          </w:rPr>
          <w:delText xml:space="preserve">overestimation </w:delText>
        </w:r>
      </w:del>
      <w:ins w:id="996" w:author="Josh Browning" w:date="2015-09-01T06:38:00Z">
        <w:r w:rsidR="00167B6D">
          <w:rPr>
            <w:rFonts w:ascii="Times New Roman" w:hAnsi="Times New Roman" w:cs="Times New Roman"/>
            <w:color w:val="000000" w:themeColor="text1"/>
            <w:szCs w:val="24"/>
            <w:lang w:val="en-GB"/>
          </w:rPr>
          <w:t>under</w:t>
        </w:r>
        <w:r w:rsidR="00167B6D" w:rsidRPr="009616CB">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992"/>
      <w:r w:rsidR="00167B6D">
        <w:rPr>
          <w:rStyle w:val="CommentReference"/>
        </w:rPr>
        <w:commentReference w:id="992"/>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id="997" w:author="Josh Browning" w:date="2015-09-01T06:38:00Z">
        <w:r w:rsidRPr="009616CB" w:rsidDel="00167B6D">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when the item coverage threshold is raised. Starting with .93 for an item coverage of greater than six, for which 36 observations are available, .99 for an item coverage of 20+, </w:t>
      </w:r>
      <w:commentRangeStart w:id="998"/>
      <w:r w:rsidRPr="009616CB">
        <w:rPr>
          <w:rFonts w:ascii="Times New Roman" w:hAnsi="Times New Roman" w:cs="Times New Roman"/>
          <w:color w:val="000000" w:themeColor="text1"/>
          <w:lang w:val="en-GB"/>
        </w:rPr>
        <w:t>which however only applies to 4 cases</w:t>
      </w:r>
      <w:commentRangeEnd w:id="998"/>
      <w:r w:rsidR="00167B6D">
        <w:rPr>
          <w:rStyle w:val="CommentReference"/>
        </w:rPr>
        <w:commentReference w:id="998"/>
      </w:r>
      <w:r w:rsidRPr="009616CB">
        <w:rPr>
          <w:rFonts w:ascii="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14</w:t>
        </w:r>
      </w:fldSimple>
      <w:r w:rsidRPr="009616CB">
        <w:rPr>
          <w:rFonts w:ascii="Times New Roman" w:hAnsi="Times New Roman" w:cs="Times New Roman"/>
          <w:color w:val="000000" w:themeColor="text1"/>
          <w:lang w:val="en-GB"/>
        </w:rPr>
        <w:t xml:space="preserve">, global cereal feed data from the USDA, and FAOSTAT (the old estimates derived under the old methodology) from 1992 to 2011 are depicted. Besides the </w:t>
      </w:r>
      <w:r w:rsidRPr="009616CB">
        <w:rPr>
          <w:rFonts w:ascii="Times New Roman" w:hAnsi="Times New Roman" w:cs="Times New Roman"/>
          <w:color w:val="000000" w:themeColor="text1"/>
          <w:lang w:val="en-GB"/>
        </w:rPr>
        <w:lastRenderedPageBreak/>
        <w:t>newly modelled feed, all other data sources use entirely supply-driven estimates, except for FAOSTAT figures that are officially reported by countries. However, reported figures are not modified by the new feed estimation procedure.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999" w:name="_Ref420081914"/>
      <w:bookmarkStart w:id="1000" w:name="_Toc420402193"/>
      <w:bookmarkStart w:id="1001" w:name="_Toc420402593"/>
      <w:bookmarkStart w:id="1002" w:name="_Toc421026224"/>
      <w:bookmarkStart w:id="1003" w:name="_Toc428383865"/>
      <w:bookmarkStart w:id="1004" w:name="_Toc428436797"/>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14</w:t>
      </w:r>
      <w:r w:rsidR="009D7FC0" w:rsidRPr="009616CB">
        <w:rPr>
          <w:rFonts w:ascii="Times New Roman" w:hAnsi="Times New Roman" w:cs="Times New Roman"/>
          <w:b/>
          <w:bCs/>
          <w:color w:val="000000" w:themeColor="text1"/>
          <w:lang w:val="en-GB"/>
        </w:rPr>
        <w:fldChar w:fldCharType="end"/>
      </w:r>
      <w:bookmarkEnd w:id="999"/>
      <w:r w:rsidRPr="009616CB">
        <w:rPr>
          <w:rFonts w:ascii="Times New Roman" w:hAnsi="Times New Roman" w:cs="Times New Roman"/>
          <w:color w:val="000000" w:themeColor="text1"/>
          <w:lang w:val="en-GB"/>
        </w:rPr>
        <w:t>:  World cereal feeds, comparing results at the global level</w:t>
      </w:r>
      <w:bookmarkEnd w:id="1000"/>
      <w:bookmarkEnd w:id="1001"/>
      <w:bookmarkEnd w:id="1002"/>
      <w:bookmarkEnd w:id="1003"/>
      <w:bookmarkEnd w:id="1004"/>
    </w:p>
    <w:p w:rsidR="004F65E4" w:rsidRPr="009616CB" w:rsidRDefault="004F65E4" w:rsidP="00312896">
      <w:pPr>
        <w:pStyle w:val="Heading3"/>
        <w:rPr>
          <w:rFonts w:ascii="Times New Roman" w:hAnsi="Times New Roman"/>
          <w:lang w:val="en-GB"/>
        </w:rPr>
      </w:pPr>
      <w:bookmarkStart w:id="1005" w:name="_Toc421025874"/>
      <w:r w:rsidRPr="009616CB">
        <w:rPr>
          <w:rFonts w:ascii="Times New Roman" w:hAnsi="Times New Roman"/>
          <w:lang w:val="en-GB"/>
        </w:rPr>
        <w:t>A review of the empirical results</w:t>
      </w:r>
      <w:bookmarkEnd w:id="1005"/>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What is more, feed use in aquaculture, which was not taken into account in the old methodology, </w:t>
      </w:r>
      <w:del w:id="1006" w:author="Josh Browning" w:date="2015-09-01T06:42:00Z">
        <w:r w:rsidRPr="009616CB" w:rsidDel="00C62BEB">
          <w:rPr>
            <w:rFonts w:ascii="Times New Roman" w:hAnsi="Times New Roman" w:cs="Times New Roman"/>
            <w:color w:val="000000" w:themeColor="text1"/>
            <w:lang w:val="en-GB"/>
          </w:rPr>
          <w:delText xml:space="preserve">in reality, </w:delText>
        </w:r>
      </w:del>
      <w:r w:rsidRPr="009616CB">
        <w:rPr>
          <w:rFonts w:ascii="Times New Roman" w:hAnsi="Times New Roman" w:cs="Times New Roman"/>
          <w:color w:val="000000" w:themeColor="text1"/>
          <w:lang w:val="en-GB"/>
        </w:rPr>
        <w:t xml:space="preserve">has exhibited extraordinary growth </w:t>
      </w:r>
      <w:commentRangeStart w:id="1007"/>
      <w:r w:rsidRPr="009616CB">
        <w:rPr>
          <w:rFonts w:ascii="Times New Roman" w:hAnsi="Times New Roman" w:cs="Times New Roman"/>
          <w:color w:val="000000" w:themeColor="text1"/>
          <w:lang w:val="en-GB"/>
        </w:rPr>
        <w:t>and feed use rates</w:t>
      </w:r>
      <w:commentRangeEnd w:id="1007"/>
      <w:r w:rsidR="00C62BEB">
        <w:rPr>
          <w:rStyle w:val="CommentReference"/>
        </w:rPr>
        <w:commentReference w:id="1007"/>
      </w:r>
      <w:r w:rsidRPr="009616CB">
        <w:rPr>
          <w:rFonts w:ascii="Times New Roman" w:hAnsi="Times New Roman" w:cs="Times New Roman"/>
          <w:color w:val="000000" w:themeColor="text1"/>
          <w:lang w:val="en-GB"/>
        </w:rPr>
        <w:t>, and also supports the faster increase produced by the new methodology</w:t>
      </w:r>
      <w:del w:id="1008" w:author="Josh Browning" w:date="2015-09-01T06:43:00Z">
        <w:r w:rsidRPr="009616CB" w:rsidDel="00C62BEB">
          <w:rPr>
            <w:rFonts w:ascii="Times New Roman" w:hAnsi="Times New Roman" w:cs="Times New Roman"/>
            <w:color w:val="000000" w:themeColor="text1"/>
            <w:lang w:val="en-GB"/>
          </w:rPr>
          <w:delText xml:space="preserve"> as well</w:delText>
        </w:r>
      </w:del>
      <w:r w:rsidRPr="009616CB">
        <w:rPr>
          <w:rFonts w:ascii="Times New Roman" w:hAnsi="Times New Roman" w:cs="Times New Roman"/>
          <w:color w:val="000000" w:themeColor="text1"/>
          <w:lang w:val="en-GB"/>
        </w:rPr>
        <w:t xml:space="preserve">. Perhaps most importantly, it shows that the results of the two approaches are much more different than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id="1011" w:author="Josh Browning" w:date="2015-09-01T06:50:00Z">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w:rsidR="004F65E4" w:rsidRPr="009616CB" w:rsidRDefault="004F65E4" w:rsidP="00312896">
      <w:pPr>
        <w:pStyle w:val="Heading4"/>
        <w:rPr>
          <w:rFonts w:ascii="Times New Roman" w:hAnsi="Times New Roman"/>
          <w:lang w:val="en-GB"/>
        </w:rPr>
      </w:pPr>
      <w:bookmarkStart w:id="1012" w:name="_Toc421025875"/>
      <w:r w:rsidRPr="009616CB">
        <w:rPr>
          <w:rFonts w:ascii="Times New Roman" w:hAnsi="Times New Roman"/>
          <w:lang w:val="en-GB"/>
        </w:rPr>
        <w:t>Consistency and Quality checks of feed allocations</w:t>
      </w:r>
      <w:bookmarkEnd w:id="1012"/>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while the new method is more data and knowledge intensive, it nevertheless allows consistency checks of feed allocation vs</w:t>
      </w:r>
      <w:ins w:id="1013" w:author="Josh Browning" w:date="2015-09-01T06:45:00Z">
        <w:r w:rsidR="00C62BEB">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the amount of nutrients that are required to produce the animal products reported by a country.</w:t>
      </w:r>
    </w:p>
    <w:p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id="1014" w:author="Josh Browning" w:date="2015-09-01T06:45:00Z">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3"/>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id="1015" w:author="Josh Browning" w:date="2015-09-01T06:46: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w:t>
      </w:r>
      <w:commentRangeStart w:id="1016"/>
      <w:r w:rsidRPr="009616CB">
        <w:rPr>
          <w:rFonts w:ascii="Times New Roman" w:hAnsi="Times New Roman" w:cs="Times New Roman"/>
          <w:color w:val="000000" w:themeColor="text1"/>
          <w:lang w:val="en-GB"/>
        </w:rPr>
        <w:t>year</w:t>
      </w:r>
      <w:commentRangeEnd w:id="1016"/>
      <w:r w:rsidR="00C62BEB">
        <w:rPr>
          <w:rStyle w:val="CommentReference"/>
        </w:rPr>
        <w:commentReference w:id="1016"/>
      </w:r>
      <w:r w:rsidRPr="009616CB">
        <w:rPr>
          <w:rFonts w:ascii="Times New Roman" w:hAnsi="Times New Roman" w:cs="Times New Roman"/>
          <w:color w:val="000000" w:themeColor="text1"/>
          <w:lang w:val="en-GB"/>
        </w:rPr>
        <w:t xml:space="preserve">. In 526 cases the protein availability exceeds demand, which represents about 10% of all data. In </w:t>
      </w:r>
      <w:fldSimple w:instr=" REF _Ref420081987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15</w:t>
        </w:r>
      </w:fldSimple>
      <w:r w:rsidRPr="009616CB">
        <w:rPr>
          <w:rFonts w:ascii="Times New Roman" w:hAnsi="Times New Roman" w:cs="Times New Roman"/>
          <w:color w:val="000000" w:themeColor="text1"/>
          <w:lang w:val="en-GB"/>
        </w:rPr>
        <w:t>, this is apparent as the dots below the 45-degree line.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sz w:val="22"/>
          <w:lang w:val="en-GB"/>
        </w:rPr>
      </w:pPr>
      <w:bookmarkStart w:id="1017" w:name="_Ref420081987"/>
      <w:bookmarkStart w:id="1018" w:name="_Toc420402194"/>
      <w:bookmarkStart w:id="1019" w:name="_Toc420402594"/>
      <w:bookmarkStart w:id="1020" w:name="_Toc421026225"/>
      <w:bookmarkStart w:id="1021" w:name="_Toc428383866"/>
      <w:bookmarkStart w:id="1022" w:name="_Toc428436798"/>
      <w:r w:rsidRPr="009616CB">
        <w:rPr>
          <w:rFonts w:ascii="Times New Roman" w:hAnsi="Times New Roman" w:cs="Times New Roman"/>
          <w:color w:val="000000" w:themeColor="text1"/>
          <w:sz w:val="22"/>
          <w:lang w:val="en-GB"/>
        </w:rPr>
        <w:t xml:space="preserve">Figure </w:t>
      </w:r>
      <w:r w:rsidR="009D7FC0" w:rsidRPr="009616CB">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009D7FC0" w:rsidRPr="009616CB">
        <w:rPr>
          <w:rFonts w:ascii="Times New Roman" w:hAnsi="Times New Roman" w:cs="Times New Roman"/>
          <w:b/>
          <w:bCs/>
          <w:color w:val="000000" w:themeColor="text1"/>
          <w:sz w:val="22"/>
          <w:lang w:val="en-GB"/>
        </w:rPr>
        <w:fldChar w:fldCharType="separate"/>
      </w:r>
      <w:r w:rsidR="000854D5" w:rsidRPr="009616CB">
        <w:rPr>
          <w:rFonts w:ascii="Times New Roman" w:hAnsi="Times New Roman" w:cs="Times New Roman"/>
          <w:noProof/>
          <w:color w:val="000000" w:themeColor="text1"/>
          <w:sz w:val="22"/>
          <w:lang w:val="en-GB"/>
        </w:rPr>
        <w:t>15</w:t>
      </w:r>
      <w:r w:rsidR="009D7FC0" w:rsidRPr="009616CB">
        <w:rPr>
          <w:rFonts w:ascii="Times New Roman" w:hAnsi="Times New Roman" w:cs="Times New Roman"/>
          <w:b/>
          <w:bCs/>
          <w:color w:val="000000" w:themeColor="text1"/>
          <w:sz w:val="22"/>
          <w:lang w:val="en-GB"/>
        </w:rPr>
        <w:fldChar w:fldCharType="end"/>
      </w:r>
      <w:bookmarkEnd w:id="1017"/>
      <w:r w:rsidRPr="009616CB">
        <w:rPr>
          <w:rFonts w:ascii="Times New Roman" w:hAnsi="Times New Roman" w:cs="Times New Roman"/>
          <w:color w:val="000000" w:themeColor="text1"/>
          <w:sz w:val="22"/>
          <w:lang w:val="en-GB"/>
        </w:rPr>
        <w:t>: Oilcakes, oil meals and brans supply vs. demand</w:t>
      </w:r>
      <w:bookmarkEnd w:id="1018"/>
      <w:bookmarkEnd w:id="1019"/>
      <w:bookmarkEnd w:id="1020"/>
      <w:bookmarkEnd w:id="1021"/>
      <w:bookmarkEnd w:id="1022"/>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id="1023" w:author="Josh Browning" w:date="2015-09-01T06:47:00Z">
        <w:r w:rsidRPr="009616CB" w:rsidDel="00C62BEB">
          <w:rPr>
            <w:rFonts w:ascii="Times New Roman" w:hAnsi="Times New Roman" w:cs="Times New Roman"/>
            <w:color w:val="000000" w:themeColor="text1"/>
            <w:lang w:val="en-GB"/>
          </w:rPr>
          <w:delText xml:space="preserve">cross </w:delText>
        </w:r>
      </w:del>
      <w:ins w:id="1024" w:author="Josh Browning" w:date="2015-09-01T06:47:00Z">
        <w:r w:rsidR="00C62BEB">
          <w:rPr>
            <w:rFonts w:ascii="Times New Roman" w:hAnsi="Times New Roman" w:cs="Times New Roman"/>
            <w:color w:val="000000" w:themeColor="text1"/>
            <w:lang w:val="en-GB"/>
          </w:rPr>
          <w:t>gross</w:t>
        </w:r>
        <w:r w:rsidR="00C62BEB"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underestimation of needs</w:t>
      </w:r>
      <w:r w:rsidRPr="009616CB">
        <w:rPr>
          <w:rStyle w:val="FootnoteReference"/>
          <w:rFonts w:ascii="Times New Roman" w:hAnsi="Times New Roman" w:cs="Times New Roman"/>
          <w:color w:val="000000" w:themeColor="text1"/>
          <w:lang w:val="en-GB"/>
        </w:rPr>
        <w:footnoteReference w:id="44"/>
      </w:r>
      <w:r w:rsidRPr="009616CB">
        <w:rPr>
          <w:rFonts w:ascii="Times New Roman" w:hAnsi="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9616CB">
        <w:rPr>
          <w:rFonts w:ascii="Times New Roman" w:hAnsi="Times New Roman" w:cs="Times New Roman"/>
          <w:color w:val="000000" w:themeColor="text1"/>
          <w:u w:val="single"/>
          <w:lang w:val="en-GB"/>
        </w:rPr>
        <w:t>,</w:t>
      </w:r>
      <w:r w:rsidRPr="009616CB">
        <w:rPr>
          <w:rFonts w:ascii="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Just </w:t>
      </w:r>
      <w:del w:id="1026" w:author="Josh Browning" w:date="2015-09-01T06:47:00Z">
        <w:r w:rsidRPr="009616CB" w:rsidDel="00C62BEB">
          <w:rPr>
            <w:rFonts w:ascii="Times New Roman" w:hAnsi="Times New Roman" w:cs="Times New Roman"/>
            <w:color w:val="000000" w:themeColor="text1"/>
            <w:lang w:val="en-GB"/>
          </w:rPr>
          <w:delText xml:space="preserve">like </w:delText>
        </w:r>
      </w:del>
      <w:ins w:id="1027" w:author="Josh Browning" w:date="2015-09-01T06:47:00Z">
        <w:r w:rsidR="00C62BEB">
          <w:rPr>
            <w:rFonts w:ascii="Times New Roman" w:hAnsi="Times New Roman" w:cs="Times New Roman"/>
            <w:color w:val="000000" w:themeColor="text1"/>
            <w:lang w:val="en-GB"/>
          </w:rPr>
          <w:t xml:space="preserve">as </w:t>
        </w:r>
      </w:ins>
      <w:r w:rsidRPr="009616CB">
        <w:rPr>
          <w:rFonts w:ascii="Times New Roman" w:hAnsi="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id="1028" w:author="Josh Browning" w:date="2015-09-01T06:48: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that they would render unreasonably low results for food and other uses. </w:t>
      </w:r>
    </w:p>
    <w:p w:rsidR="004F65E4" w:rsidRPr="009616CB" w:rsidRDefault="004F65E4" w:rsidP="004F65E4">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w:rsidR="004F65E4" w:rsidRPr="009616CB" w:rsidRDefault="004F65E4" w:rsidP="00E93C3B">
      <w:pPr>
        <w:pStyle w:val="Heading2"/>
      </w:pPr>
      <w:bookmarkStart w:id="1029" w:name="_Toc421025877"/>
      <w:bookmarkStart w:id="1030" w:name="_Toc428383840"/>
      <w:bookmarkStart w:id="1031" w:name="_Toc428436062"/>
      <w:bookmarkStart w:id="1032" w:name="_Toc428436363"/>
      <w:bookmarkStart w:id="1033" w:name="_Toc428436489"/>
      <w:r w:rsidRPr="009616CB">
        <w:lastRenderedPageBreak/>
        <w:t>Food</w:t>
      </w:r>
      <w:bookmarkEnd w:id="1029"/>
      <w:bookmarkEnd w:id="1030"/>
      <w:bookmarkEnd w:id="1031"/>
      <w:bookmarkEnd w:id="1032"/>
      <w:bookmarkEnd w:id="103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behind the Food Balance Sheets has always been to derive food as the balancing item between supply and </w:t>
      </w:r>
      <w:r w:rsidR="006C05AE" w:rsidRPr="009616CB">
        <w:rPr>
          <w:rFonts w:ascii="Times New Roman" w:hAnsi="Times New Roman" w:cs="Times New Roman"/>
          <w:color w:val="000000" w:themeColor="text1"/>
          <w:szCs w:val="24"/>
          <w:lang w:val="en-GB"/>
        </w:rPr>
        <w:t>all other forms of utilization</w:t>
      </w:r>
      <w:r w:rsidRPr="009616CB">
        <w:rPr>
          <w:rFonts w:ascii="Times New Roman" w:hAnsi="Times New Roman" w:cs="Times New Roman"/>
          <w:color w:val="000000" w:themeColor="text1"/>
          <w:szCs w:val="24"/>
          <w:lang w:val="en-GB"/>
        </w:rPr>
        <w:t>. This is still a valid approach and FBS compilers are encouraged to continue this approach, as long as certain conditions are met. Initial estimates</w:t>
      </w:r>
      <w:del w:id="1034" w:author="Josh Browning" w:date="2015-09-01T06:51:00Z">
        <w:r w:rsidRPr="009616CB" w:rsidDel="004B2062">
          <w:rPr>
            <w:rFonts w:ascii="Times New Roman" w:hAnsi="Times New Roman" w:cs="Times New Roman"/>
            <w:color w:val="000000" w:themeColor="text1"/>
            <w:szCs w:val="24"/>
            <w:lang w:val="en-GB"/>
          </w:rPr>
          <w:delText xml:space="preserve"> </w:delText>
        </w:r>
      </w:del>
      <w:r w:rsidRPr="009616CB">
        <w:rPr>
          <w:rStyle w:val="FootnoteReference"/>
          <w:rFonts w:ascii="Times New Roman" w:hAnsi="Times New Roman" w:cs="Times New Roman"/>
          <w:color w:val="000000" w:themeColor="text1"/>
          <w:szCs w:val="24"/>
          <w:lang w:val="en-GB"/>
        </w:rPr>
        <w:footnoteReference w:id="45"/>
      </w:r>
      <w:ins w:id="1035" w:author="Josh Browning" w:date="2015-09-01T06:51:00Z">
        <w:r w:rsidR="004B206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for food as a balancing item can still be produced for products</w:t>
      </w:r>
      <w:del w:id="1036" w:author="Josh Browning" w:date="2015-09-01T06:51:00Z">
        <w:r w:rsidRPr="009616CB" w:rsidDel="004B2062">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id="1037" w:author="Josh Browning" w:date="2015-09-01T06:52:00Z">
        <w:r w:rsidR="003664A6">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and that they will adjust other forms of utilization such as stocks and feed use to achieve a smooth</w:t>
      </w:r>
      <w:del w:id="1038" w:author="Josh Browning" w:date="2015-09-01T06:52:00Z">
        <w:r w:rsidRPr="009616CB" w:rsidDel="003664A6">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consumption path.</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Defining FBS food use</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id="1039" w:author="Josh Browning" w:date="2015-09-01T06:53:00Z">
        <w:r w:rsidR="003664A6">
          <w:rPr>
            <w:rFonts w:ascii="Times New Roman" w:hAnsi="Times New Roman" w:cs="Times New Roman"/>
            <w:color w:val="000000" w:themeColor="text1"/>
            <w:szCs w:val="24"/>
            <w:lang w:val="en-GB"/>
          </w:rPr>
          <w:t>;</w:t>
        </w:r>
      </w:ins>
      <w:del w:id="1040" w:author="Josh Browning" w:date="2015-09-01T06:53:00Z">
        <w:r w:rsidRPr="009616CB" w:rsidDel="003664A6">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in fact it exceeds consumption through food waste and losses at the retail and household level, i.e. food that ends up as table scraps, pet food, or is simply thrown away.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9616CB" w:rsidRDefault="004F65E4" w:rsidP="00312896">
      <w:pPr>
        <w:pStyle w:val="Heading3"/>
        <w:rPr>
          <w:rFonts w:ascii="Times New Roman" w:hAnsi="Times New Roman"/>
          <w:lang w:val="en-GB"/>
        </w:rPr>
      </w:pPr>
      <w:bookmarkStart w:id="1041" w:name="_Toc421025878"/>
      <w:r w:rsidRPr="009616CB">
        <w:rPr>
          <w:rFonts w:ascii="Times New Roman" w:hAnsi="Times New Roman"/>
          <w:lang w:val="en-GB"/>
        </w:rPr>
        <w:t>Estimates of food use</w:t>
      </w:r>
      <w:bookmarkEnd w:id="1041"/>
    </w:p>
    <w:p w:rsidR="004F65E4" w:rsidRPr="009616CB" w:rsidRDefault="004F65E4" w:rsidP="00312896">
      <w:pPr>
        <w:pStyle w:val="Heading4"/>
        <w:rPr>
          <w:rFonts w:ascii="Times New Roman" w:hAnsi="Times New Roman"/>
          <w:lang w:val="en-GB"/>
        </w:rPr>
      </w:pPr>
      <w:bookmarkStart w:id="1042" w:name="_Toc421025879"/>
      <w:r w:rsidRPr="009616CB">
        <w:rPr>
          <w:rFonts w:ascii="Times New Roman" w:hAnsi="Times New Roman"/>
          <w:lang w:val="en-GB"/>
        </w:rPr>
        <w:t>Harvesting and harnessing actual data</w:t>
      </w:r>
      <w:bookmarkEnd w:id="104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043"/>
      <w:r w:rsidRPr="009616CB">
        <w:rPr>
          <w:rFonts w:ascii="Times New Roman" w:hAnsi="Times New Roman"/>
          <w:color w:val="000000" w:themeColor="text1"/>
          <w:szCs w:val="24"/>
        </w:rPr>
        <w:t>mensas</w:t>
      </w:r>
      <w:commentRangeEnd w:id="1043"/>
      <w:r w:rsidR="003664A6">
        <w:rPr>
          <w:rStyle w:val="CommentReference"/>
          <w:rFonts w:eastAsia="Arial" w:cs="Arial"/>
          <w:lang w:val="en-US" w:eastAsia="ar-SA"/>
        </w:rPr>
        <w:commentReference w:id="1043"/>
      </w:r>
      <w:r w:rsidRPr="009616CB">
        <w:rPr>
          <w:rFonts w:ascii="Times New Roman" w:hAnsi="Times New Roman"/>
          <w:color w:val="000000" w:themeColor="text1"/>
          <w:szCs w:val="24"/>
        </w:rPr>
        <w:t>, and so 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Information from food processors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id="1044"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 xml:space="preserve">to arrive at flour availability for food. As flour is only destined for food use, applying an appropriate extraction rate (also available from the flour milling industry) allows </w:t>
      </w:r>
      <w:ins w:id="1045"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9616CB">
        <w:rPr>
          <w:rStyle w:val="FootnoteReference"/>
          <w:rFonts w:ascii="Times New Roman" w:hAnsi="Times New Roman" w:cs="Times New Roman"/>
          <w:color w:val="000000" w:themeColor="text1"/>
          <w:szCs w:val="24"/>
          <w:lang w:val="en-GB"/>
        </w:rPr>
        <w:footnoteReference w:id="46"/>
      </w:r>
      <w:r w:rsidRPr="009616CB">
        <w:rPr>
          <w:rFonts w:ascii="Times New Roman" w:hAnsi="Times New Roman" w:cs="Times New Roman"/>
          <w:color w:val="000000" w:themeColor="text1"/>
          <w:szCs w:val="24"/>
          <w:lang w:val="en-GB"/>
        </w:rPr>
        <w:t>.</w:t>
      </w:r>
    </w:p>
    <w:p w:rsidR="004F65E4" w:rsidRPr="009616CB" w:rsidRDefault="004F65E4" w:rsidP="00312896">
      <w:pPr>
        <w:pStyle w:val="Heading4"/>
        <w:rPr>
          <w:rFonts w:ascii="Times New Roman" w:hAnsi="Times New Roman"/>
          <w:lang w:val="en-GB"/>
        </w:rPr>
      </w:pPr>
      <w:bookmarkStart w:id="1046" w:name="_Toc421025880"/>
      <w:r w:rsidRPr="009616CB">
        <w:rPr>
          <w:rFonts w:ascii="Times New Roman" w:hAnsi="Times New Roman"/>
          <w:lang w:val="en-GB"/>
        </w:rPr>
        <w:t>Creating expected values for time t</w:t>
      </w:r>
      <w:bookmarkEnd w:id="1046"/>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ins w:id="1047" w:author="Josh Browning" w:date="2015-09-01T06:56:00Z">
        <w:r w:rsidR="003664A6">
          <w:rPr>
            <w:rFonts w:ascii="Times New Roman" w:hAnsi="Times New Roman" w:cs="Times New Roman"/>
            <w:color w:val="000000" w:themeColor="text1"/>
            <w:szCs w:val="24"/>
            <w:lang w:val="en-GB"/>
          </w:rPr>
          <w:t xml:space="preserve">lead to </w:t>
        </w:r>
      </w:ins>
      <w:r w:rsidRPr="009616CB">
        <w:rPr>
          <w:rFonts w:ascii="Times New Roman" w:hAnsi="Times New Roman" w:cs="Times New Roman"/>
          <w:color w:val="000000" w:themeColor="text1"/>
          <w:szCs w:val="24"/>
          <w:lang w:val="en-GB"/>
        </w:rPr>
        <w:t xml:space="preserve">unintuitive and implausible results, inter alia, visible through large year-to year fluctuations in per capita food consumption levels. At the same time, it is not always </w:t>
      </w:r>
      <w:del w:id="1048" w:author="Josh Browning" w:date="2015-09-01T06:56:00Z">
        <w:r w:rsidRPr="009616CB" w:rsidDel="003664A6">
          <w:rPr>
            <w:rFonts w:ascii="Times New Roman" w:hAnsi="Times New Roman" w:cs="Times New Roman"/>
            <w:color w:val="000000" w:themeColor="text1"/>
            <w:szCs w:val="24"/>
            <w:lang w:val="en-GB"/>
          </w:rPr>
          <w:delText xml:space="preserve">be </w:delText>
        </w:r>
      </w:del>
      <w:r w:rsidRPr="009616CB">
        <w:rPr>
          <w:rFonts w:ascii="Times New Roman" w:hAnsi="Times New Roman" w:cs="Times New Roman"/>
          <w:color w:val="000000" w:themeColor="text1"/>
          <w:szCs w:val="24"/>
          <w:lang w:val="en-GB"/>
        </w:rPr>
        <w:t xml:space="preserve">straightforward to derive FBS compatible food estimates from HH surveys; likewise, estimates from the food processing industry may not always reliable or </w:t>
      </w:r>
      <w:ins w:id="1049" w:author="Josh Browning" w:date="2015-09-01T06:56:00Z">
        <w:r w:rsidR="003664A6">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t xml:space="preserve">only </w:t>
      </w:r>
      <w:ins w:id="1050" w:author="Josh Browning" w:date="2015-09-01T06:56:00Z">
        <w:r w:rsidR="003664A6">
          <w:rPr>
            <w:rFonts w:ascii="Times New Roman" w:hAnsi="Times New Roman" w:cs="Times New Roman"/>
            <w:color w:val="000000" w:themeColor="text1"/>
            <w:szCs w:val="24"/>
            <w:lang w:val="en-GB"/>
          </w:rPr>
          <w:t xml:space="preserve">be </w:t>
        </w:r>
      </w:ins>
      <w:r w:rsidRPr="009616CB">
        <w:rPr>
          <w:rFonts w:ascii="Times New Roman" w:hAnsi="Times New Roman" w:cs="Times New Roman"/>
          <w:color w:val="000000" w:themeColor="text1"/>
          <w:szCs w:val="24"/>
          <w:lang w:val="en-GB"/>
        </w:rPr>
        <w:lastRenderedPageBreak/>
        <w:t xml:space="preserve">available sporadically. In these cases, </w:t>
      </w:r>
      <w:del w:id="1051" w:author="Josh Browning" w:date="2015-09-01T06:56:00Z">
        <w:r w:rsidRPr="009616CB" w:rsidDel="003664A6">
          <w:rPr>
            <w:rFonts w:ascii="Times New Roman" w:hAnsi="Times New Roman" w:cs="Times New Roman"/>
            <w:color w:val="000000" w:themeColor="text1"/>
            <w:szCs w:val="24"/>
            <w:lang w:val="en-GB"/>
          </w:rPr>
          <w:delText xml:space="preserve">food </w:delText>
        </w:r>
      </w:del>
      <w:r w:rsidRPr="009616CB">
        <w:rPr>
          <w:rFonts w:ascii="Times New Roman" w:hAnsi="Times New Roman" w:cs="Times New Roman"/>
          <w:color w:val="000000" w:themeColor="text1"/>
          <w:szCs w:val="24"/>
          <w:lang w:val="en-GB"/>
        </w:rPr>
        <w:t xml:space="preserve">there is a need to generate estimates through an imputation method.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Del="003664A6" w:rsidRDefault="009D7FC0" w:rsidP="004F65E4">
      <w:pPr>
        <w:jc w:val="center"/>
        <w:rPr>
          <w:del w:id="1052" w:author="Josh Browning" w:date="2015-09-01T06:57:00Z"/>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17</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8608E6" w:rsidRDefault="008608E6">
      <w:pPr>
        <w:jc w:val="center"/>
        <w:rPr>
          <w:rFonts w:ascii="Times New Roman" w:hAnsi="Times New Roman" w:cs="Times New Roman"/>
          <w:color w:val="000000" w:themeColor="text1"/>
          <w:szCs w:val="24"/>
          <w:lang w:val="en-GB"/>
        </w:rPr>
        <w:pPrChange w:id="1053" w:author="Josh Browning" w:date="2015-09-01T06:57:00Z">
          <w:pPr>
            <w:jc w:val="both"/>
          </w:pPr>
        </w:pPrChange>
      </w:pPr>
    </w:p>
    <w:p w:rsidR="004F65E4" w:rsidRPr="009616CB" w:rsidRDefault="004F65E4" w:rsidP="004F65E4">
      <w:pPr>
        <w:jc w:val="both"/>
        <w:rPr>
          <w:rFonts w:ascii="Times New Roman" w:hAnsi="Times New Roman" w:cs="Times New Roman"/>
          <w:color w:val="000000" w:themeColor="text1"/>
          <w:szCs w:val="24"/>
          <w:lang w:val="en-GB"/>
        </w:rPr>
      </w:pPr>
      <w:del w:id="1054" w:author="Josh Browning" w:date="2015-09-01T06:57:00Z">
        <w:r w:rsidRPr="009616CB" w:rsidDel="003664A6">
          <w:rPr>
            <w:rFonts w:ascii="Times New Roman" w:hAnsi="Times New Roman" w:cs="Times New Roman"/>
            <w:color w:val="000000" w:themeColor="text1"/>
            <w:szCs w:val="24"/>
            <w:lang w:val="en-GB"/>
          </w:rPr>
          <w:delText xml:space="preserve">Whereby </w:delText>
        </w:r>
      </w:del>
      <w:ins w:id="1055" w:author="Josh Browning" w:date="2015-09-01T06:57:00Z">
        <w:r w:rsidR="003664A6">
          <w:rPr>
            <w:rFonts w:ascii="Times New Roman" w:hAnsi="Times New Roman" w:cs="Times New Roman"/>
            <w:color w:val="000000" w:themeColor="text1"/>
            <w:szCs w:val="24"/>
            <w:lang w:val="en-GB"/>
          </w:rPr>
          <w:t>where</w:t>
        </w:r>
        <w:r w:rsidR="003664A6" w:rsidRPr="009616CB">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id="1056" w:author="Josh Browning" w:date="2015-09-01T06:57:00Z">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id="1057" w:author="Josh Browning" w:date="2015-09-01T06:57:00Z">
        <w:r w:rsidRPr="009616CB" w:rsidDel="003664A6">
          <w:rPr>
            <w:rFonts w:ascii="Times New Roman" w:hAnsi="Times New Roman" w:cs="Times New Roman"/>
            <w:color w:val="000000" w:themeColor="text1"/>
            <w:szCs w:val="24"/>
            <w:lang w:val="en-GB"/>
          </w:rPr>
          <w:delText xml:space="preserve">Three </w:delText>
        </w:r>
      </w:del>
      <w:ins w:id="1058" w:author="Josh Browning" w:date="2015-09-01T06:57:00Z">
        <w:r w:rsidR="003664A6">
          <w:rPr>
            <w:rFonts w:ascii="Times New Roman" w:hAnsi="Times New Roman" w:cs="Times New Roman"/>
            <w:color w:val="000000" w:themeColor="text1"/>
            <w:szCs w:val="24"/>
            <w:lang w:val="en-GB"/>
          </w:rPr>
          <w:t>Four</w:t>
        </w:r>
        <w:r w:rsidR="003664A6"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id="1059" w:author="Josh Browning" w:date="2015-09-01T07:08:00Z">
        <w:r w:rsidRPr="009616CB" w:rsidDel="0059554E">
          <w:rPr>
            <w:rFonts w:ascii="Times New Roman" w:hAnsi="Times New Roman" w:cs="Times New Roman"/>
            <w:color w:val="000000" w:themeColor="text1"/>
            <w:szCs w:val="24"/>
            <w:lang w:val="en-GB"/>
          </w:rPr>
          <w:delText>log-log</w:delText>
        </w:r>
      </w:del>
      <w:ins w:id="1060" w:author="Josh Browning" w:date="2015-09-01T07:08:00Z">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id="1061" w:author="Josh Browning" w:date="2015-09-01T07:08:00Z">
        <w:r w:rsidR="0059554E">
          <w:rPr>
            <w:rFonts w:ascii="Times New Roman" w:hAnsi="Times New Roman" w:cs="Times New Roman"/>
            <w:color w:val="000000" w:themeColor="text1"/>
            <w:szCs w:val="24"/>
            <w:lang w:val="en-GB"/>
          </w:rPr>
          <w:t xml:space="preserve">a log-log, </w:t>
        </w:r>
      </w:ins>
      <w:r w:rsidRPr="009616CB">
        <w:rPr>
          <w:rFonts w:ascii="Times New Roman" w:hAnsi="Times New Roman" w:cs="Times New Roman"/>
          <w:color w:val="000000" w:themeColor="text1"/>
          <w:szCs w:val="24"/>
          <w:lang w:val="en-GB"/>
        </w:rPr>
        <w:t xml:space="preserve">a semi-log, </w:t>
      </w:r>
      <w:ins w:id="1062" w:author="Josh Browning" w:date="2015-09-01T07:09:00Z">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id="1063" w:author="Josh Browning" w:date="2015-09-01T07:09:00Z">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rsidR="004F65E4" w:rsidRDefault="004F65E4" w:rsidP="004F65E4">
      <w:pPr>
        <w:jc w:val="both"/>
        <w:rPr>
          <w:ins w:id="1064" w:author="Josh Browning" w:date="2015-09-01T07:09:00Z"/>
          <w:rFonts w:ascii="Times New Roman" w:hAnsi="Times New Roman" w:cs="Times New Roman"/>
          <w:color w:val="000000" w:themeColor="text1"/>
          <w:szCs w:val="24"/>
          <w:lang w:val="en-GB"/>
        </w:rPr>
      </w:pPr>
    </w:p>
    <w:p w:rsidR="0059554E" w:rsidRPr="009616CB" w:rsidRDefault="0059554E" w:rsidP="0059554E">
      <w:pPr>
        <w:jc w:val="center"/>
        <w:rPr>
          <w:ins w:id="1065" w:author="Josh Browning" w:date="2015-09-01T07:09:00Z"/>
          <w:rFonts w:ascii="Times New Roman" w:hAnsi="Times New Roman" w:cs="Times New Roman"/>
          <w:color w:val="000000" w:themeColor="text1"/>
          <w:szCs w:val="24"/>
          <w:lang w:val="en-GB"/>
        </w:rPr>
      </w:pPr>
      <w:ins w:id="1066" w:author="Josh Browning" w:date="2015-09-01T07:09:00Z">
        <w:r>
          <w:rPr>
            <w:rFonts w:ascii="Times New Roman" w:hAnsi="Times New Roman" w:cs="Times New Roman"/>
            <w:color w:val="000000" w:themeColor="text1"/>
            <w:szCs w:val="24"/>
            <w:lang w:val="en-GB"/>
          </w:rPr>
          <w:t>linear</w:t>
        </w:r>
        <w:r w:rsidRPr="009616CB">
          <w:rPr>
            <w:rFonts w:ascii="Times New Roman" w:hAnsi="Times New Roman" w:cs="Times New Roman"/>
            <w:color w:val="000000" w:themeColor="text1"/>
            <w:szCs w:val="24"/>
            <w:lang w:val="en-GB"/>
          </w:rPr>
          <w:t xml:space="preserve"> specification:</w:t>
        </w:r>
      </w:ins>
    </w:p>
    <w:p w:rsidR="0059554E" w:rsidRPr="009616CB" w:rsidRDefault="009D7FC0" w:rsidP="0059554E">
      <w:pPr>
        <w:jc w:val="center"/>
        <w:rPr>
          <w:ins w:id="1067" w:author="Josh Browning" w:date="2015-09-01T07:09:00Z"/>
          <w:rFonts w:ascii="Times New Roman" w:hAnsi="Times New Roman" w:cs="Times New Roman"/>
          <w:i/>
          <w:color w:val="000000" w:themeColor="text1"/>
          <w:szCs w:val="24"/>
          <w:lang w:val="en-GB"/>
        </w:rPr>
      </w:pPr>
      <m:oMathPara>
        <m:oMath>
          <m:func>
            <m:funcPr>
              <m:ctrlPr>
                <w:ins w:id="1068" w:author="Josh Browning" w:date="2015-09-01T07:09:00Z">
                  <w:rPr>
                    <w:rFonts w:ascii="Cambria Math" w:hAnsi="Cambria Math" w:cs="Times New Roman"/>
                    <w:i/>
                    <w:color w:val="000000" w:themeColor="text1"/>
                    <w:szCs w:val="24"/>
                    <w:lang w:val="en-GB"/>
                  </w:rPr>
                </w:ins>
              </m:ctrlPr>
            </m:funcPr>
            <m:fName>
              <w:ins w:id="1069" w:author="Josh Browning" w:date="2015-09-01T07:09:00Z">
                <m:r>
                  <w:rPr>
                    <w:rFonts w:ascii="Cambria Math" w:hAnsi="Cambria Math" w:cs="Times New Roman"/>
                    <w:color w:val="000000" w:themeColor="text1"/>
                    <w:szCs w:val="24"/>
                    <w:lang w:val="en-GB"/>
                  </w:rPr>
                  <m:t>log</m:t>
                </m:r>
              </w:ins>
            </m:fName>
            <m:e>
              <m:d>
                <m:dPr>
                  <m:ctrlPr>
                    <w:ins w:id="1070" w:author="Josh Browning" w:date="2015-09-01T07:09:00Z">
                      <w:rPr>
                        <w:rFonts w:ascii="Cambria Math" w:hAnsi="Cambria Math" w:cs="Times New Roman"/>
                        <w:i/>
                        <w:color w:val="000000" w:themeColor="text1"/>
                        <w:szCs w:val="24"/>
                        <w:lang w:val="en-GB"/>
                      </w:rPr>
                    </w:ins>
                  </m:ctrlPr>
                </m:dPr>
                <m:e>
                  <m:sSub>
                    <m:sSubPr>
                      <m:ctrlPr>
                        <w:ins w:id="1071" w:author="Josh Browning" w:date="2015-09-01T07:09:00Z">
                          <w:rPr>
                            <w:rFonts w:ascii="Cambria Math" w:hAnsi="Cambria Math" w:cs="Times New Roman"/>
                            <w:i/>
                            <w:color w:val="000000" w:themeColor="text1"/>
                            <w:szCs w:val="24"/>
                            <w:lang w:val="en-GB"/>
                          </w:rPr>
                        </w:ins>
                      </m:ctrlPr>
                    </m:sSubPr>
                    <m:e>
                      <w:ins w:id="1072" w:author="Josh Browning" w:date="2015-09-01T07:09:00Z">
                        <m:r>
                          <w:rPr>
                            <w:rFonts w:ascii="Cambria Math" w:hAnsi="Cambria Math" w:cs="Times New Roman"/>
                            <w:color w:val="000000" w:themeColor="text1"/>
                            <w:szCs w:val="24"/>
                            <w:lang w:val="en-GB"/>
                          </w:rPr>
                          <m:t>FoodPC</m:t>
                        </m:r>
                      </w:ins>
                    </m:e>
                    <m:sub>
                      <w:ins w:id="1073" w:author="Josh Browning" w:date="2015-09-01T07:09:00Z">
                        <m:r>
                          <w:rPr>
                            <w:rFonts w:ascii="Cambria Math" w:hAnsi="Cambria Math" w:cs="Times New Roman"/>
                            <w:color w:val="000000" w:themeColor="text1"/>
                            <w:szCs w:val="24"/>
                            <w:lang w:val="en-GB"/>
                          </w:rPr>
                          <m:t>t,ij</m:t>
                        </m:r>
                      </w:ins>
                    </m:sub>
                  </m:sSub>
                </m:e>
              </m:d>
            </m:e>
          </m:func>
          <w:ins w:id="1074" w:author="Josh Browning" w:date="2015-09-01T07:09:00Z">
            <m:r>
              <w:rPr>
                <w:rFonts w:ascii="Cambria Math" w:hAnsi="Cambria Math" w:cs="Times New Roman"/>
                <w:color w:val="000000" w:themeColor="text1"/>
                <w:szCs w:val="24"/>
                <w:lang w:val="en-GB"/>
              </w:rPr>
              <m:t>=</m:t>
            </m:r>
          </w:ins>
          <m:sSub>
            <m:sSubPr>
              <m:ctrlPr>
                <w:ins w:id="1075" w:author="Josh Browning" w:date="2015-09-01T07:09:00Z">
                  <w:rPr>
                    <w:rFonts w:ascii="Cambria Math" w:hAnsi="Cambria Math" w:cs="Times New Roman"/>
                    <w:i/>
                    <w:color w:val="000000" w:themeColor="text1"/>
                    <w:szCs w:val="24"/>
                    <w:lang w:val="en-GB"/>
                  </w:rPr>
                </w:ins>
              </m:ctrlPr>
            </m:sSubPr>
            <m:e>
              <w:ins w:id="1076" w:author="Josh Browning" w:date="2015-09-01T07:09:00Z">
                <m:r>
                  <w:rPr>
                    <w:rFonts w:ascii="Cambria Math" w:hAnsi="Cambria Math" w:cs="Times New Roman"/>
                    <w:color w:val="000000" w:themeColor="text1"/>
                    <w:szCs w:val="24"/>
                    <w:lang w:val="en-GB"/>
                  </w:rPr>
                  <m:t>FoodPC</m:t>
                </m:r>
              </w:ins>
            </m:e>
            <m:sub>
              <w:ins w:id="1077" w:author="Josh Browning" w:date="2015-09-01T07:09:00Z">
                <m:r>
                  <w:rPr>
                    <w:rFonts w:ascii="Cambria Math" w:hAnsi="Cambria Math" w:cs="Times New Roman"/>
                    <w:color w:val="000000" w:themeColor="text1"/>
                    <w:szCs w:val="24"/>
                    <w:lang w:val="en-GB"/>
                  </w:rPr>
                  <m:t>t-1,ij</m:t>
                </m:r>
              </w:ins>
            </m:sub>
          </m:sSub>
          <w:ins w:id="1078" w:author="Josh Browning" w:date="2015-09-01T07:09:00Z">
            <m:r>
              <w:rPr>
                <w:rFonts w:ascii="Cambria Math" w:hAnsi="Cambria Math" w:cs="Times New Roman"/>
                <w:color w:val="000000" w:themeColor="text1"/>
                <w:szCs w:val="24"/>
                <w:lang w:val="en-GB"/>
              </w:rPr>
              <m:t>+</m:t>
            </m:r>
          </w:ins>
          <m:sSub>
            <m:sSubPr>
              <m:ctrlPr>
                <w:ins w:id="1079" w:author="Josh Browning" w:date="2015-09-01T07:09:00Z">
                  <w:rPr>
                    <w:rFonts w:ascii="Cambria Math" w:hAnsi="Cambria Math" w:cs="Times New Roman"/>
                    <w:i/>
                    <w:color w:val="000000" w:themeColor="text1"/>
                    <w:szCs w:val="24"/>
                    <w:lang w:val="en-GB"/>
                  </w:rPr>
                </w:ins>
              </m:ctrlPr>
            </m:sSubPr>
            <m:e>
              <w:ins w:id="1080" w:author="Josh Browning" w:date="2015-09-01T07:09:00Z">
                <m:r>
                  <w:rPr>
                    <w:rFonts w:ascii="Cambria Math" w:hAnsi="Cambria Math" w:cs="Times New Roman"/>
                    <w:color w:val="000000" w:themeColor="text1"/>
                    <w:szCs w:val="24"/>
                    <w:lang w:val="en-GB"/>
                  </w:rPr>
                  <m:t>ε</m:t>
                </m:r>
              </w:ins>
            </m:e>
            <m:sub>
              <w:ins w:id="1081" w:author="Josh Browning" w:date="2015-09-01T07:09:00Z">
                <m:r>
                  <w:rPr>
                    <w:rFonts w:ascii="Cambria Math" w:hAnsi="Cambria Math" w:cs="Times New Roman"/>
                    <w:color w:val="000000" w:themeColor="text1"/>
                    <w:szCs w:val="24"/>
                    <w:lang w:val="en-GB"/>
                  </w:rPr>
                  <m:t>ij</m:t>
                </m:r>
              </w:ins>
            </m:sub>
          </m:sSub>
          <w:ins w:id="1082" w:author="Josh Browning" w:date="2015-09-01T07:09:00Z">
            <m:r>
              <w:rPr>
                <w:rFonts w:ascii="Cambria Math" w:hAnsi="Cambria Math" w:cs="Times New Roman"/>
                <w:color w:val="000000" w:themeColor="text1"/>
                <w:szCs w:val="24"/>
                <w:lang w:val="en-GB"/>
              </w:rPr>
              <m:t xml:space="preserve"> </m:t>
            </m:r>
          </w:ins>
          <m:func>
            <m:funcPr>
              <m:ctrlPr>
                <w:ins w:id="1083" w:author="Josh Browning" w:date="2015-09-01T07:09:00Z">
                  <w:rPr>
                    <w:rFonts w:ascii="Cambria Math" w:hAnsi="Cambria Math" w:cs="Times New Roman"/>
                    <w:i/>
                    <w:color w:val="000000" w:themeColor="text1"/>
                    <w:szCs w:val="24"/>
                    <w:lang w:val="en-GB"/>
                  </w:rPr>
                </w:ins>
              </m:ctrlPr>
            </m:funcPr>
            <m:fName>
              <w:ins w:id="1084" w:author="Josh Browning" w:date="2015-09-01T07:09:00Z">
                <m:r>
                  <w:rPr>
                    <w:rFonts w:ascii="Cambria Math" w:hAnsi="Cambria Math" w:cs="Times New Roman"/>
                    <w:color w:val="000000" w:themeColor="text1"/>
                    <w:szCs w:val="24"/>
                    <w:lang w:val="en-GB"/>
                  </w:rPr>
                  <m:t>log</m:t>
                </m:r>
              </w:ins>
            </m:fName>
            <m:e>
              <m:d>
                <m:dPr>
                  <m:ctrlPr>
                    <w:ins w:id="1085" w:author="Josh Browning" w:date="2015-09-01T07:09:00Z">
                      <w:rPr>
                        <w:rFonts w:ascii="Cambria Math" w:hAnsi="Cambria Math" w:cs="Times New Roman"/>
                        <w:i/>
                        <w:color w:val="000000" w:themeColor="text1"/>
                        <w:szCs w:val="24"/>
                        <w:lang w:val="en-GB"/>
                      </w:rPr>
                    </w:ins>
                  </m:ctrlPr>
                </m:dPr>
                <m:e>
                  <m:sSub>
                    <m:sSubPr>
                      <m:ctrlPr>
                        <w:ins w:id="1086" w:author="Josh Browning" w:date="2015-09-01T07:09:00Z">
                          <w:rPr>
                            <w:rFonts w:ascii="Cambria Math" w:hAnsi="Cambria Math" w:cs="Times New Roman"/>
                            <w:i/>
                            <w:color w:val="000000" w:themeColor="text1"/>
                            <w:szCs w:val="24"/>
                            <w:lang w:val="en-GB"/>
                          </w:rPr>
                        </w:ins>
                      </m:ctrlPr>
                    </m:sSubPr>
                    <m:e>
                      <w:ins w:id="1087" w:author="Josh Browning" w:date="2015-09-01T07:09:00Z">
                        <m:r>
                          <w:rPr>
                            <w:rFonts w:ascii="Cambria Math" w:hAnsi="Cambria Math" w:cs="Times New Roman"/>
                            <w:color w:val="000000" w:themeColor="text1"/>
                            <w:szCs w:val="24"/>
                            <w:lang w:val="en-GB"/>
                          </w:rPr>
                          <m:t>∆Y</m:t>
                        </m:r>
                      </w:ins>
                    </m:e>
                    <m:sub>
                      <w:ins w:id="1088" w:author="Josh Browning" w:date="2015-09-01T07:09:00Z">
                        <m:r>
                          <w:rPr>
                            <w:rFonts w:ascii="Cambria Math" w:hAnsi="Cambria Math" w:cs="Times New Roman"/>
                            <w:color w:val="000000" w:themeColor="text1"/>
                            <w:szCs w:val="24"/>
                            <w:lang w:val="en-GB"/>
                          </w:rPr>
                          <m:t>i,j</m:t>
                        </m:r>
                      </w:ins>
                    </m:sub>
                  </m:sSub>
                </m:e>
              </m:d>
            </m:e>
          </m:func>
          <w:ins w:id="1089" w:author="Josh Browning" w:date="2015-09-01T07:09:00Z">
            <m:r>
              <w:rPr>
                <w:rFonts w:ascii="Cambria Math" w:hAnsi="Cambria Math" w:cs="Times New Roman"/>
                <w:color w:val="000000" w:themeColor="text1"/>
                <w:szCs w:val="24"/>
                <w:lang w:val="en-GB"/>
              </w:rPr>
              <m:t>+</m:t>
            </m:r>
          </w:ins>
          <m:sSub>
            <m:sSubPr>
              <m:ctrlPr>
                <w:ins w:id="1090" w:author="Josh Browning" w:date="2015-09-01T07:09:00Z">
                  <w:rPr>
                    <w:rFonts w:ascii="Cambria Math" w:hAnsi="Cambria Math" w:cs="Times New Roman"/>
                    <w:i/>
                    <w:color w:val="000000" w:themeColor="text1"/>
                    <w:szCs w:val="24"/>
                    <w:lang w:val="en-GB"/>
                  </w:rPr>
                </w:ins>
              </m:ctrlPr>
            </m:sSubPr>
            <m:e>
              <w:ins w:id="1091" w:author="Josh Browning" w:date="2015-09-01T07:09:00Z">
                <m:r>
                  <w:rPr>
                    <w:rFonts w:ascii="Cambria Math" w:hAnsi="Cambria Math" w:cs="Times New Roman"/>
                    <w:color w:val="000000" w:themeColor="text1"/>
                    <w:szCs w:val="24"/>
                    <w:lang w:val="en-GB"/>
                  </w:rPr>
                  <m:t>t</m:t>
                </m:r>
              </w:ins>
            </m:e>
            <m:sub>
              <w:ins w:id="1092" w:author="Josh Browning" w:date="2015-09-01T07:09:00Z">
                <m:r>
                  <w:rPr>
                    <w:rFonts w:ascii="Cambria Math" w:hAnsi="Cambria Math" w:cs="Times New Roman"/>
                    <w:color w:val="000000" w:themeColor="text1"/>
                    <w:szCs w:val="24"/>
                    <w:lang w:val="en-GB"/>
                  </w:rPr>
                  <m:t>i</m:t>
                </m:r>
              </w:ins>
            </m:sub>
          </m:sSub>
          <w:ins w:id="1093" w:author="Josh Browning" w:date="2015-09-01T07:09:00Z">
            <m:r>
              <w:rPr>
                <w:rFonts w:ascii="Cambria Math" w:hAnsi="Cambria Math" w:cs="Times New Roman"/>
                <w:color w:val="000000" w:themeColor="text1"/>
                <w:szCs w:val="24"/>
                <w:lang w:val="en-GB"/>
              </w:rPr>
              <m:t>*</m:t>
            </m:r>
          </w:ins>
          <m:sSub>
            <m:sSubPr>
              <m:ctrlPr>
                <w:ins w:id="1094" w:author="Josh Browning" w:date="2015-09-01T07:09:00Z">
                  <w:rPr>
                    <w:rFonts w:ascii="Cambria Math" w:hAnsi="Cambria Math" w:cs="Times New Roman"/>
                    <w:i/>
                    <w:color w:val="000000" w:themeColor="text1"/>
                    <w:szCs w:val="24"/>
                    <w:lang w:val="en-GB"/>
                  </w:rPr>
                </w:ins>
              </m:ctrlPr>
            </m:sSubPr>
            <m:e>
              <w:ins w:id="1095" w:author="Josh Browning" w:date="2015-09-01T07:09:00Z">
                <m:r>
                  <w:rPr>
                    <w:rFonts w:ascii="Cambria Math" w:hAnsi="Cambria Math" w:cs="Times New Roman"/>
                    <w:color w:val="000000" w:themeColor="text1"/>
                    <w:szCs w:val="24"/>
                    <w:lang w:val="en-GB"/>
                  </w:rPr>
                  <m:t>FoodPC</m:t>
                </m:r>
              </w:ins>
            </m:e>
            <m:sub>
              <w:ins w:id="1096" w:author="Josh Browning" w:date="2015-09-01T07:09:00Z">
                <m:r>
                  <w:rPr>
                    <w:rFonts w:ascii="Cambria Math" w:hAnsi="Cambria Math" w:cs="Times New Roman"/>
                    <w:color w:val="000000" w:themeColor="text1"/>
                    <w:szCs w:val="24"/>
                    <w:lang w:val="en-GB"/>
                  </w:rPr>
                  <m:t>t-1,ij</m:t>
                </m:r>
              </w:ins>
            </m:sub>
          </m:sSub>
        </m:oMath>
      </m:oMathPara>
    </w:p>
    <w:p w:rsidR="0059554E" w:rsidRPr="009616CB" w:rsidRDefault="0059554E" w:rsidP="0059554E">
      <w:pPr>
        <w:pStyle w:val="Caption"/>
        <w:jc w:val="center"/>
        <w:rPr>
          <w:ins w:id="1097" w:author="Josh Browning" w:date="2015-09-01T07:09:00Z"/>
          <w:rFonts w:ascii="Times New Roman" w:hAnsi="Times New Roman" w:cs="Times New Roman"/>
          <w:color w:val="000000" w:themeColor="text1"/>
          <w:lang w:val="en-GB"/>
        </w:rPr>
      </w:pPr>
      <w:ins w:id="1098" w:author="Josh Browning" w:date="2015-09-01T07:09:00Z">
        <w:r w:rsidRPr="0059554E">
          <w:rPr>
            <w:rFonts w:ascii="Times New Roman" w:hAnsi="Times New Roman" w:cs="Times New Roman"/>
            <w:i w:val="0"/>
            <w:color w:val="000000" w:themeColor="text1"/>
            <w:lang w:val="en-GB"/>
          </w:rPr>
          <w:t>(</w:t>
        </w:r>
      </w:ins>
      <w:ins w:id="1099" w:author="Josh Browning" w:date="2015-09-01T07:14:00Z">
        <w:r w:rsidRPr="0059554E">
          <w:rPr>
            <w:i w:val="0"/>
          </w:rPr>
          <w:t xml:space="preserve">Equation </w:t>
        </w:r>
        <w:r w:rsidR="009D7FC0" w:rsidRPr="0059554E">
          <w:rPr>
            <w:i w:val="0"/>
          </w:rPr>
          <w:fldChar w:fldCharType="begin"/>
        </w:r>
        <w:r w:rsidRPr="0059554E">
          <w:rPr>
            <w:i w:val="0"/>
          </w:rPr>
          <w:instrText xml:space="preserve"> SEQ Equation \* ARABIC </w:instrText>
        </w:r>
      </w:ins>
      <w:r w:rsidR="009D7FC0" w:rsidRPr="0059554E">
        <w:rPr>
          <w:i w:val="0"/>
        </w:rPr>
        <w:fldChar w:fldCharType="separate"/>
      </w:r>
      <w:ins w:id="1100" w:author="Josh Browning" w:date="2015-09-01T07:14:00Z">
        <w:r w:rsidRPr="0059554E">
          <w:rPr>
            <w:i w:val="0"/>
            <w:noProof/>
          </w:rPr>
          <w:t>18</w:t>
        </w:r>
        <w:r w:rsidR="009D7FC0" w:rsidRPr="0059554E">
          <w:rPr>
            <w:i w:val="0"/>
          </w:rPr>
          <w:fldChar w:fldCharType="end"/>
        </w:r>
      </w:ins>
      <w:ins w:id="1101" w:author="Josh Browning" w:date="2015-09-01T07:12:00Z">
        <w:r w:rsidR="009D7FC0" w:rsidRPr="0059554E">
          <w:rPr>
            <w:rFonts w:ascii="Times New Roman" w:hAnsi="Times New Roman" w:cs="Times New Roman"/>
            <w:i w:val="0"/>
            <w:color w:val="000000" w:themeColor="text1"/>
            <w:lang w:val="en-GB"/>
          </w:rPr>
          <w:fldChar w:fldCharType="begin"/>
        </w:r>
        <w:r w:rsidRPr="0059554E">
          <w:rPr>
            <w:rFonts w:ascii="Times New Roman" w:hAnsi="Times New Roman" w:cs="Times New Roman"/>
            <w:i w:val="0"/>
            <w:color w:val="000000" w:themeColor="text1"/>
            <w:lang w:val="en-GB"/>
          </w:rPr>
          <w:instrText xml:space="preserve"> EQ </w:instrText>
        </w:r>
        <w:r w:rsidR="009D7FC0" w:rsidRPr="0059554E">
          <w:rPr>
            <w:rFonts w:ascii="Times New Roman" w:hAnsi="Times New Roman" w:cs="Times New Roman"/>
            <w:i w:val="0"/>
            <w:color w:val="000000" w:themeColor="text1"/>
            <w:lang w:val="en-GB"/>
          </w:rPr>
          <w:fldChar w:fldCharType="end"/>
        </w:r>
      </w:ins>
      <w:ins w:id="1102" w:author="Josh Browning" w:date="2015-09-01T07:09:00Z">
        <w:r w:rsidRPr="0059554E">
          <w:rPr>
            <w:rFonts w:ascii="Times New Roman" w:hAnsi="Times New Roman" w:cs="Times New Roman"/>
            <w:i w:val="0"/>
            <w:color w:val="000000" w:themeColor="text1"/>
            <w:lang w:val="en-GB"/>
          </w:rPr>
          <w:t>)</w:t>
        </w:r>
      </w:ins>
    </w:p>
    <w:p w:rsidR="0059554E" w:rsidRPr="009616CB" w:rsidRDefault="0059554E" w:rsidP="004F65E4">
      <w:pPr>
        <w:jc w:val="both"/>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log-log specification:</w:t>
      </w:r>
    </w:p>
    <w:p w:rsidR="004F65E4" w:rsidRPr="009616CB" w:rsidRDefault="009D7FC0" w:rsidP="004F65E4">
      <w:pPr>
        <w:jc w:val="center"/>
        <w:rPr>
          <w:rFonts w:ascii="Times New Roman" w:hAnsi="Times New Roman" w:cs="Times New Roman"/>
          <w:i/>
          <w:color w:val="000000" w:themeColor="text1"/>
          <w:szCs w:val="24"/>
          <w:lang w:val="en-GB"/>
        </w:rPr>
      </w:pPr>
      <m:oMathPara>
        <m:oMath>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m:oMathPara>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9D7FC0"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D7FC0" w:rsidRPr="009616CB">
        <w:rPr>
          <w:rFonts w:ascii="Times New Roman" w:hAnsi="Times New Roman" w:cs="Times New Roman"/>
          <w:color w:val="000000" w:themeColor="text1"/>
          <w:szCs w:val="24"/>
          <w:lang w:val="en-GB"/>
        </w:rPr>
        <w:fldChar w:fldCharType="separate"/>
      </w:r>
      <w:ins w:id="1103" w:author="Josh Browning" w:date="2015-09-01T07:14:00Z">
        <w:r w:rsidR="0059554E">
          <w:rPr>
            <w:rFonts w:ascii="Times New Roman" w:hAnsi="Times New Roman" w:cs="Times New Roman"/>
            <w:noProof/>
            <w:color w:val="000000" w:themeColor="text1"/>
            <w:szCs w:val="24"/>
            <w:lang w:val="en-GB"/>
          </w:rPr>
          <w:t>19</w:t>
        </w:r>
      </w:ins>
      <w:del w:id="1104" w:author="Josh Browning" w:date="2015-09-01T07:14:00Z">
        <w:r w:rsidR="000854D5" w:rsidRPr="009616CB" w:rsidDel="0059554E">
          <w:rPr>
            <w:rFonts w:ascii="Times New Roman" w:hAnsi="Times New Roman" w:cs="Times New Roman"/>
            <w:noProof/>
            <w:color w:val="000000" w:themeColor="text1"/>
            <w:szCs w:val="24"/>
            <w:lang w:val="en-GB"/>
          </w:rPr>
          <w:delText>18</w:delText>
        </w:r>
      </w:del>
      <w:r w:rsidR="009D7FC0"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semi-log specification:</w:t>
      </w:r>
    </w:p>
    <w:p w:rsidR="004F65E4" w:rsidRPr="009616CB" w:rsidRDefault="009D7FC0" w:rsidP="004F65E4">
      <w:pPr>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∆Y</m:t>
                      </m:r>
                    </m:e>
                    <m:sub>
                      <m:r>
                        <m:rPr>
                          <m:sty m:val="p"/>
                        </m:rPr>
                        <w:rPr>
                          <w:rFonts w:ascii="Cambria Math" w:hAnsi="Cambria Math" w:cs="Times New Roman"/>
                          <w:color w:val="000000" w:themeColor="text1"/>
                          <w:szCs w:val="24"/>
                          <w:lang w:val="en-GB"/>
                        </w:rPr>
                        <m:t>i,j</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m:oMathPara>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9D7FC0"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D7FC0" w:rsidRPr="009616CB">
        <w:rPr>
          <w:rFonts w:ascii="Times New Roman" w:hAnsi="Times New Roman" w:cs="Times New Roman"/>
          <w:color w:val="000000" w:themeColor="text1"/>
          <w:szCs w:val="24"/>
          <w:lang w:val="en-GB"/>
        </w:rPr>
        <w:fldChar w:fldCharType="separate"/>
      </w:r>
      <w:ins w:id="1105" w:author="Josh Browning" w:date="2015-09-01T07:14:00Z">
        <w:r w:rsidR="0059554E">
          <w:rPr>
            <w:rFonts w:ascii="Times New Roman" w:hAnsi="Times New Roman" w:cs="Times New Roman"/>
            <w:noProof/>
            <w:color w:val="000000" w:themeColor="text1"/>
            <w:szCs w:val="24"/>
            <w:lang w:val="en-GB"/>
          </w:rPr>
          <w:t>20</w:t>
        </w:r>
      </w:ins>
      <w:del w:id="1106" w:author="Josh Browning" w:date="2015-09-01T07:14:00Z">
        <w:r w:rsidR="000854D5" w:rsidRPr="009616CB" w:rsidDel="0059554E">
          <w:rPr>
            <w:rFonts w:ascii="Times New Roman" w:hAnsi="Times New Roman" w:cs="Times New Roman"/>
            <w:noProof/>
            <w:color w:val="000000" w:themeColor="text1"/>
            <w:szCs w:val="24"/>
            <w:lang w:val="en-GB"/>
          </w:rPr>
          <w:delText>19</w:delText>
        </w:r>
      </w:del>
      <w:r w:rsidR="009D7FC0"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Log-Inverse specification:</w:t>
      </w:r>
    </w:p>
    <w:p w:rsidR="004F65E4" w:rsidRPr="009616CB" w:rsidRDefault="009D7FC0"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log⁡(FoodPC</m:t>
            </m:r>
          </m:e>
          <m:sub>
            <m:r>
              <m:rPr>
                <m:sty m:val="p"/>
              </m:rPr>
              <w:rPr>
                <w:rFonts w:ascii="Cambria Math" w:hAnsi="Cambria Math" w:cs="Times New Roman"/>
                <w:color w:val="000000" w:themeColor="text1"/>
                <w:szCs w:val="24"/>
                <w:lang w:val="en-GB"/>
              </w:rPr>
              <m:t>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r>
          <m:rPr>
            <m:sty m:val="p"/>
          </m:rPr>
          <w:rPr>
            <w:rFonts w:ascii="Cambria Math" w:hAnsi="Cambria Math" w:cs="Times New Roman"/>
            <w:color w:val="000000" w:themeColor="text1"/>
            <w:szCs w:val="24"/>
            <w:lang w:val="en-GB"/>
          </w:rPr>
          <m:t xml:space="preserve">+ </m:t>
        </m:r>
        <m:f>
          <m:fPr>
            <m:type m:val="skw"/>
            <m:ctrlPr>
              <w:rPr>
                <w:rFonts w:ascii="Cambria Math" w:hAnsi="Cambria Math" w:cs="Times New Roman"/>
                <w:color w:val="000000" w:themeColor="text1"/>
                <w:szCs w:val="24"/>
                <w:lang w:val="en-GB"/>
              </w:rPr>
            </m:ctrlPr>
          </m:fPr>
          <m:num>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m:t>
                </m:r>
              </m:sub>
            </m:sSub>
          </m:num>
          <m:den>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∆Y</m:t>
                </m:r>
              </m:e>
              <m:sub>
                <m:r>
                  <m:rPr>
                    <m:sty m:val="p"/>
                  </m:rPr>
                  <w:rPr>
                    <w:rFonts w:ascii="Cambria Math" w:hAnsi="Cambria Math" w:cs="Times New Roman"/>
                    <w:color w:val="000000" w:themeColor="text1"/>
                    <w:szCs w:val="24"/>
                    <w:lang w:val="en-GB"/>
                  </w:rPr>
                  <m:t>i,j</m:t>
                </m:r>
              </m:sub>
            </m:sSub>
          </m:den>
        </m:f>
      </m:oMath>
      <w:r w:rsidR="004F65E4" w:rsidRPr="009616CB">
        <w:rPr>
          <w:rFonts w:ascii="Times New Roman" w:hAnsi="Times New Roman" w:cs="Times New Roman"/>
          <w:color w:val="000000" w:themeColor="text1"/>
          <w:szCs w:val="24"/>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9D7FC0"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9D7FC0" w:rsidRPr="009616CB">
        <w:rPr>
          <w:rFonts w:ascii="Times New Roman" w:hAnsi="Times New Roman" w:cs="Times New Roman"/>
          <w:color w:val="000000" w:themeColor="text1"/>
          <w:szCs w:val="24"/>
          <w:lang w:val="en-GB"/>
        </w:rPr>
        <w:fldChar w:fldCharType="separate"/>
      </w:r>
      <w:ins w:id="1107" w:author="Josh Browning" w:date="2015-09-01T07:14:00Z">
        <w:r w:rsidR="0059554E">
          <w:rPr>
            <w:rFonts w:ascii="Times New Roman" w:hAnsi="Times New Roman" w:cs="Times New Roman"/>
            <w:noProof/>
            <w:color w:val="000000" w:themeColor="text1"/>
            <w:szCs w:val="24"/>
            <w:lang w:val="en-GB"/>
          </w:rPr>
          <w:t>21</w:t>
        </w:r>
      </w:ins>
      <w:del w:id="1108" w:author="Josh Browning" w:date="2015-09-01T07:14:00Z">
        <w:r w:rsidR="000854D5" w:rsidRPr="009616CB" w:rsidDel="0059554E">
          <w:rPr>
            <w:rFonts w:ascii="Times New Roman" w:hAnsi="Times New Roman" w:cs="Times New Roman"/>
            <w:noProof/>
            <w:color w:val="000000" w:themeColor="text1"/>
            <w:szCs w:val="24"/>
            <w:lang w:val="en-GB"/>
          </w:rPr>
          <w:delText>20</w:delText>
        </w:r>
      </w:del>
      <w:r w:rsidR="009D7FC0"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where </w:t>
      </w:r>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p>
    <w:p w:rsidR="004F65E4" w:rsidRPr="009616CB" w:rsidRDefault="004F65E4" w:rsidP="004F65E4">
      <w:pPr>
        <w:jc w:val="center"/>
        <w:rPr>
          <w:rFonts w:ascii="Times New Roman" w:hAnsi="Times New Roman" w:cs="Times New Roman"/>
          <w:bCs/>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109" w:name="_Toc428383841"/>
      <w:bookmarkStart w:id="1110" w:name="_Toc428436063"/>
      <w:bookmarkStart w:id="1111" w:name="_Toc428436364"/>
      <w:bookmarkStart w:id="1112" w:name="_Toc428436490"/>
      <w:r w:rsidRPr="009616CB">
        <w:lastRenderedPageBreak/>
        <w:t>Tourist Consumption</w:t>
      </w:r>
      <w:bookmarkEnd w:id="1109"/>
      <w:bookmarkEnd w:id="1110"/>
      <w:bookmarkEnd w:id="1111"/>
      <w:bookmarkEnd w:id="1112"/>
    </w:p>
    <w:p w:rsidR="004F65E4" w:rsidRPr="009616CB" w:rsidRDefault="004F65E4" w:rsidP="00312896">
      <w:pPr>
        <w:pStyle w:val="Heading3"/>
        <w:rPr>
          <w:rFonts w:ascii="Times New Roman" w:hAnsi="Times New Roman"/>
          <w:lang w:val="en-GB"/>
        </w:rPr>
      </w:pPr>
      <w:bookmarkStart w:id="1113" w:name="_Toc421025882"/>
      <w:r w:rsidRPr="009616CB">
        <w:rPr>
          <w:rFonts w:ascii="Times New Roman" w:hAnsi="Times New Roman"/>
          <w:lang w:val="en-GB"/>
        </w:rPr>
        <w:t>Rationale</w:t>
      </w:r>
      <w:bookmarkEnd w:id="1113"/>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Creating sound Food Balance Sheets is a particularly challenging task for countries where the food available is not consumed in large measure by </w:t>
      </w:r>
      <w:ins w:id="1114" w:author="Josh Browning" w:date="2015-09-01T07:15:00Z">
        <w:r w:rsidR="0059554E">
          <w:rPr>
            <w:rFonts w:ascii="Times New Roman" w:hAnsi="Times New Roman" w:cs="Times New Roman"/>
            <w:bCs/>
            <w:color w:val="000000" w:themeColor="text1"/>
            <w:lang w:val="en-GB"/>
          </w:rPr>
          <w:t xml:space="preserve">the </w:t>
        </w:r>
      </w:ins>
      <w:del w:id="1115" w:author="Josh Browning" w:date="2015-09-01T07:16:00Z">
        <w:r w:rsidRPr="009616CB" w:rsidDel="0059554E">
          <w:rPr>
            <w:rFonts w:ascii="Times New Roman" w:hAnsi="Times New Roman" w:cs="Times New Roman"/>
            <w:bCs/>
            <w:color w:val="000000" w:themeColor="text1"/>
            <w:lang w:val="en-GB"/>
          </w:rPr>
          <w:delText>non-</w:delText>
        </w:r>
      </w:del>
      <w:r w:rsidRPr="009616CB">
        <w:rPr>
          <w:rFonts w:ascii="Times New Roman" w:hAnsi="Times New Roman" w:cs="Times New Roman"/>
          <w:bCs/>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9616CB" w:rsidRDefault="004F65E4" w:rsidP="00312896">
      <w:pPr>
        <w:pStyle w:val="Heading3"/>
        <w:rPr>
          <w:rFonts w:ascii="Times New Roman" w:hAnsi="Times New Roman"/>
          <w:lang w:val="en-GB"/>
        </w:rPr>
      </w:pPr>
      <w:bookmarkStart w:id="1116" w:name="_Toc421025884"/>
      <w:r w:rsidRPr="009616CB">
        <w:rPr>
          <w:rFonts w:ascii="Times New Roman" w:hAnsi="Times New Roman"/>
          <w:lang w:val="en-GB"/>
        </w:rPr>
        <w:t>Data availability</w:t>
      </w:r>
      <w:bookmarkEnd w:id="111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9616CB" w:rsidRDefault="004F65E4" w:rsidP="006F3003">
      <w:pPr>
        <w:pStyle w:val="Heading3"/>
        <w:rPr>
          <w:rFonts w:ascii="Times New Roman" w:hAnsi="Times New Roman"/>
          <w:lang w:val="en-GB"/>
        </w:rPr>
      </w:pPr>
      <w:bookmarkStart w:id="1117" w:name="_Toc421025885"/>
      <w:r w:rsidRPr="009616CB">
        <w:rPr>
          <w:rFonts w:ascii="Times New Roman" w:hAnsi="Times New Roman"/>
          <w:lang w:val="en-GB"/>
        </w:rPr>
        <w:t>The proposed methodology</w:t>
      </w:r>
      <w:bookmarkEnd w:id="111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rsidR="004F65E4" w:rsidRPr="009616CB" w:rsidRDefault="009D7FC0" w:rsidP="004F65E4">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1118" w:author="Josh Browning" w:date="2015-09-01T07:14:00Z">
        <w:r w:rsidR="0059554E">
          <w:rPr>
            <w:rFonts w:ascii="Times New Roman" w:hAnsi="Times New Roman" w:cs="Times New Roman"/>
            <w:noProof/>
            <w:color w:val="000000" w:themeColor="text1"/>
            <w:lang w:val="en-GB"/>
          </w:rPr>
          <w:t>22</w:t>
        </w:r>
      </w:ins>
      <w:del w:id="1119" w:author="Josh Browning" w:date="2015-09-01T07:14:00Z">
        <w:r w:rsidR="000854D5" w:rsidRPr="009616CB" w:rsidDel="0059554E">
          <w:rPr>
            <w:rFonts w:ascii="Times New Roman" w:hAnsi="Times New Roman" w:cs="Times New Roman"/>
            <w:noProof/>
            <w:color w:val="000000" w:themeColor="text1"/>
            <w:lang w:val="en-GB"/>
          </w:rPr>
          <w:delText>21</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9616CB" w:rsidRDefault="009D7FC0" w:rsidP="004F65E4">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9616CB">
        <w:rPr>
          <w:rFonts w:ascii="Times New Roman" w:hAnsi="Times New Roman" w:cs="Times New Roman"/>
          <w:color w:val="000000" w:themeColor="text1"/>
          <w:sz w:val="16"/>
          <w:szCs w:val="16"/>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1120" w:author="Josh Browning" w:date="2015-09-01T07:14:00Z">
        <w:r w:rsidR="0059554E">
          <w:rPr>
            <w:rFonts w:ascii="Times New Roman" w:hAnsi="Times New Roman" w:cs="Times New Roman"/>
            <w:noProof/>
            <w:color w:val="000000" w:themeColor="text1"/>
            <w:lang w:val="en-GB"/>
          </w:rPr>
          <w:t>23</w:t>
        </w:r>
      </w:ins>
      <w:del w:id="1121" w:author="Josh Browning" w:date="2015-09-01T07:14:00Z">
        <w:r w:rsidR="000854D5" w:rsidRPr="009616CB" w:rsidDel="0059554E">
          <w:rPr>
            <w:rFonts w:ascii="Times New Roman" w:hAnsi="Times New Roman" w:cs="Times New Roman"/>
            <w:noProof/>
            <w:color w:val="000000" w:themeColor="text1"/>
            <w:lang w:val="en-GB"/>
          </w:rPr>
          <w:delText>22</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rsidR="004F65E4" w:rsidRPr="009616CB" w:rsidRDefault="004F65E4" w:rsidP="004F65E4">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t xml:space="preserve">      </w:t>
      </w:r>
      <w:r w:rsidRPr="009616CB">
        <w:rPr>
          <w:rFonts w:ascii="Times New Roman" w:hAnsi="Times New Roman" w:cs="Times New Roman"/>
          <w:color w:val="000000" w:themeColor="text1"/>
          <w:lang w:val="en-GB"/>
        </w:rPr>
        <w:t xml:space="preserve">(Equation </w:t>
      </w:r>
      <w:r w:rsidR="009D7FC0"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9D7FC0" w:rsidRPr="009616CB">
        <w:rPr>
          <w:rFonts w:ascii="Times New Roman" w:hAnsi="Times New Roman" w:cs="Times New Roman"/>
          <w:b/>
          <w:bCs/>
          <w:color w:val="000000" w:themeColor="text1"/>
          <w:lang w:val="en-GB"/>
        </w:rPr>
        <w:fldChar w:fldCharType="separate"/>
      </w:r>
      <w:ins w:id="1122" w:author="Josh Browning" w:date="2015-09-01T07:14:00Z">
        <w:r w:rsidR="0059554E">
          <w:rPr>
            <w:rFonts w:ascii="Times New Roman" w:hAnsi="Times New Roman" w:cs="Times New Roman"/>
            <w:noProof/>
            <w:color w:val="000000" w:themeColor="text1"/>
            <w:lang w:val="en-GB"/>
          </w:rPr>
          <w:t>24</w:t>
        </w:r>
      </w:ins>
      <w:del w:id="1123" w:author="Josh Browning" w:date="2015-09-01T07:14:00Z">
        <w:r w:rsidR="000854D5" w:rsidRPr="009616CB" w:rsidDel="0059554E">
          <w:rPr>
            <w:rFonts w:ascii="Times New Roman" w:hAnsi="Times New Roman" w:cs="Times New Roman"/>
            <w:noProof/>
            <w:color w:val="000000" w:themeColor="text1"/>
            <w:lang w:val="en-GB"/>
          </w:rPr>
          <w:delText>23</w:delText>
        </w:r>
      </w:del>
      <w:r w:rsidR="009D7FC0"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id="1124" w:author="Josh Browning" w:date="2015-09-01T07:17:00Z">
        <w:r w:rsidR="0059554E">
          <w:rPr>
            <w:rFonts w:ascii="Times New Roman" w:hAnsi="Times New Roman" w:cs="Times New Roman"/>
            <w:color w:val="000000" w:themeColor="text1"/>
            <w:lang w:val="en-GB"/>
          </w:rPr>
          <w:t xml:space="preserve">  Note also that the tourist consumption element </w:t>
        </w:r>
      </w:ins>
      <w:ins w:id="1125" w:author="Josh Browning" w:date="2015-09-01T07:18:00Z">
        <w:r w:rsidR="0059554E">
          <w:rPr>
            <w:rFonts w:ascii="Times New Roman" w:hAnsi="Times New Roman" w:cs="Times New Roman"/>
            <w:color w:val="000000" w:themeColor="text1"/>
            <w:lang w:val="en-GB"/>
          </w:rPr>
          <w:t xml:space="preserve">for a particular country </w:t>
        </w:r>
      </w:ins>
      <w:ins w:id="1126" w:author="Josh Browning" w:date="2015-09-01T07:17:00Z">
        <w:r w:rsidR="0059554E">
          <w:rPr>
            <w:rFonts w:ascii="Times New Roman" w:hAnsi="Times New Roman" w:cs="Times New Roman"/>
            <w:color w:val="000000" w:themeColor="text1"/>
            <w:lang w:val="en-GB"/>
          </w:rPr>
          <w:t xml:space="preserve">can be negative in the case of </w:t>
        </w:r>
      </w:ins>
      <w:ins w:id="1127" w:author="Josh Browning" w:date="2015-09-01T07:18:00Z">
        <w:r w:rsidR="0059554E">
          <w:rPr>
            <w:rFonts w:ascii="Times New Roman" w:hAnsi="Times New Roman" w:cs="Times New Roman"/>
            <w:color w:val="000000" w:themeColor="text1"/>
            <w:lang w:val="en-GB"/>
          </w:rPr>
          <w:t>many residents of the country leaving as tourists and few tourists from other countries visiting.</w:t>
        </w:r>
      </w:ins>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128" w:name="_Toc421025886"/>
      <w:bookmarkStart w:id="1129" w:name="_Toc428383842"/>
      <w:bookmarkStart w:id="1130" w:name="_Toc428436064"/>
      <w:bookmarkStart w:id="1131" w:name="_Toc428436365"/>
      <w:bookmarkStart w:id="1132" w:name="_Toc428436491"/>
      <w:r w:rsidRPr="009616CB">
        <w:lastRenderedPageBreak/>
        <w:t>Industrial use</w:t>
      </w:r>
      <w:bookmarkEnd w:id="1128"/>
      <w:bookmarkEnd w:id="1129"/>
      <w:bookmarkEnd w:id="1130"/>
      <w:bookmarkEnd w:id="1131"/>
      <w:bookmarkEnd w:id="1132"/>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w:t>
      </w:r>
      <w:del w:id="1133" w:author="Josh Browning" w:date="2015-09-01T07:19:00Z">
        <w:r w:rsidRPr="009616CB" w:rsidDel="00B0066F">
          <w:rPr>
            <w:rFonts w:ascii="Times New Roman" w:hAnsi="Times New Roman" w:cs="Times New Roman"/>
            <w:color w:val="000000" w:themeColor="text1"/>
            <w:lang w:val="en-GB"/>
          </w:rPr>
          <w:delText xml:space="preserve">2000s </w:delText>
        </w:r>
      </w:del>
      <w:ins w:id="1134" w:author="Josh Browning" w:date="2015-09-01T07:19:00Z">
        <w:r w:rsidR="00B0066F">
          <w:rPr>
            <w:rFonts w:ascii="Times New Roman" w:hAnsi="Times New Roman" w:cs="Times New Roman"/>
            <w:color w:val="000000" w:themeColor="text1"/>
            <w:lang w:val="en-GB"/>
          </w:rPr>
          <w:t>21</w:t>
        </w:r>
        <w:r w:rsidR="009D7FC0" w:rsidRPr="009D7FC0">
          <w:rPr>
            <w:rFonts w:ascii="Times New Roman" w:hAnsi="Times New Roman" w:cs="Times New Roman"/>
            <w:color w:val="000000" w:themeColor="text1"/>
            <w:vertAlign w:val="superscript"/>
            <w:lang w:val="en-GB"/>
            <w:rPrChange w:id="1135" w:author="Josh Browning" w:date="2015-09-01T07:19:00Z">
              <w:rPr>
                <w:rFonts w:ascii="Times New Roman" w:hAnsi="Times New Roman" w:cs="Times New Roman"/>
                <w:color w:val="000000" w:themeColor="text1"/>
                <w:lang w:val="en-GB"/>
              </w:rPr>
            </w:rPrChange>
          </w:rPr>
          <w:t>st</w:t>
        </w:r>
        <w:r w:rsidR="00B0066F">
          <w:rPr>
            <w:rFonts w:ascii="Times New Roman" w:hAnsi="Times New Roman" w:cs="Times New Roman"/>
            <w:color w:val="000000" w:themeColor="text1"/>
            <w:lang w:val="en-GB"/>
          </w:rPr>
          <w:t xml:space="preserve"> century</w:t>
        </w:r>
        <w:r w:rsidR="00B0066F" w:rsidRPr="009616CB">
          <w:rPr>
            <w:rFonts w:ascii="Times New Roman" w:hAnsi="Times New Roman" w:cs="Times New Roman"/>
            <w:color w:val="000000" w:themeColor="text1"/>
            <w:lang w:val="en-GB"/>
          </w:rPr>
          <w:t xml:space="preserve"> </w:t>
        </w:r>
      </w:ins>
      <w:del w:id="1136" w:author="Josh Browning" w:date="2015-09-01T07:19:00Z">
        <w:r w:rsidRPr="009616CB" w:rsidDel="00B0066F">
          <w:rPr>
            <w:rFonts w:ascii="Times New Roman" w:hAnsi="Times New Roman" w:cs="Times New Roman"/>
            <w:color w:val="000000" w:themeColor="text1"/>
            <w:lang w:val="en-GB"/>
          </w:rPr>
          <w:delText xml:space="preserve">have </w:delText>
        </w:r>
      </w:del>
      <w:ins w:id="1137" w:author="Josh Browning" w:date="2015-09-01T07:19:00Z">
        <w:r w:rsidR="00B0066F" w:rsidRPr="009616CB">
          <w:rPr>
            <w:rFonts w:ascii="Times New Roman" w:hAnsi="Times New Roman" w:cs="Times New Roman"/>
            <w:color w:val="000000" w:themeColor="text1"/>
            <w:lang w:val="en-GB"/>
          </w:rPr>
          <w:t>ha</w:t>
        </w:r>
        <w:r w:rsidR="00B0066F">
          <w:rPr>
            <w:rFonts w:ascii="Times New Roman" w:hAnsi="Times New Roman" w:cs="Times New Roman"/>
            <w:color w:val="000000" w:themeColor="text1"/>
            <w:lang w:val="en-GB"/>
          </w:rPr>
          <w:t>s</w:t>
        </w:r>
        <w:r w:rsidR="00B0066F"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16</w:t>
        </w:r>
      </w:fldSimple>
      <w:r w:rsidRPr="009616CB">
        <w:rPr>
          <w:rFonts w:ascii="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9616CB" w:rsidRDefault="008608E6" w:rsidP="004F65E4">
      <w:pPr>
        <w:keepNext/>
        <w:jc w:val="both"/>
        <w:rPr>
          <w:del w:id="1138" w:author="Josh Browning" w:date="2015-08-31T19:33:00Z"/>
          <w:rFonts w:ascii="Times New Roman" w:hAnsi="Times New Roman" w:cs="Times New Roman"/>
          <w:color w:val="000000" w:themeColor="text1"/>
          <w:lang w:val="en-GB"/>
        </w:rPr>
      </w:pPr>
      <w:del w:id="1139" w:author="Josh Browning" w:date="2015-08-31T19:33:00Z">
        <w:r>
          <w:rPr>
            <w:rFonts w:ascii="Times New Roman" w:hAnsi="Times New Roman" w:cs="Times New Roman"/>
            <w:noProof/>
            <w:color w:val="000000" w:themeColor="text1"/>
            <w:lang w:eastAsia="en-US"/>
            <w:rPrChange w:id="1140" w:author="Unknown">
              <w:rPr>
                <w:noProof/>
                <w:lang w:eastAsia="en-US"/>
              </w:rPr>
            </w:rPrChange>
          </w:rPr>
          <w:drawing>
            <wp:inline distT="0" distB="0" distL="0" distR="0">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p>
    <w:p w:rsidR="004F65E4" w:rsidRPr="009616CB" w:rsidRDefault="008608E6" w:rsidP="004F65E4">
      <w:pPr>
        <w:keepNext/>
        <w:jc w:val="both"/>
        <w:rPr>
          <w:ins w:id="1141" w:author="Josh Browning" w:date="2015-08-31T19:33:00Z"/>
          <w:rFonts w:ascii="Times New Roman" w:hAnsi="Times New Roman" w:cs="Times New Roman"/>
          <w:color w:val="000000" w:themeColor="text1"/>
          <w:lang w:val="en-GB"/>
        </w:rPr>
      </w:pPr>
      <w:ins w:id="1142" w:author="Josh Browning" w:date="2015-08-31T19:33:00Z">
        <w:r>
          <w:rPr>
            <w:rFonts w:ascii="Times New Roman" w:hAnsi="Times New Roman" w:cs="Times New Roman"/>
            <w:noProof/>
            <w:color w:val="000000" w:themeColor="text1"/>
            <w:lang w:eastAsia="en-US"/>
            <w:rPrChange w:id="1143" w:author="Unknown">
              <w:rPr>
                <w:noProof/>
                <w:lang w:eastAsia="en-US"/>
              </w:rPr>
            </w:rPrChange>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1144" w:name="_Ref420755964"/>
      <w:bookmarkStart w:id="1145" w:name="_Toc421026228"/>
      <w:bookmarkStart w:id="1146" w:name="_Toc428383867"/>
      <w:bookmarkStart w:id="1147" w:name="_Toc428436799"/>
      <w:r w:rsidRPr="009616CB">
        <w:rPr>
          <w:rFonts w:ascii="Times New Roman" w:hAnsi="Times New Roman" w:cs="Times New Roman"/>
          <w:color w:val="000000" w:themeColor="text1"/>
          <w:lang w:val="en-GB"/>
        </w:rPr>
        <w:t xml:space="preserve">Figure </w:t>
      </w:r>
      <w:r w:rsidR="009D7FC0"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9D7FC0"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16</w:t>
      </w:r>
      <w:r w:rsidR="009D7FC0" w:rsidRPr="009616CB">
        <w:rPr>
          <w:rFonts w:ascii="Times New Roman" w:hAnsi="Times New Roman" w:cs="Times New Roman"/>
          <w:b/>
          <w:color w:val="000000" w:themeColor="text1"/>
          <w:lang w:val="en-GB"/>
        </w:rPr>
        <w:fldChar w:fldCharType="end"/>
      </w:r>
      <w:bookmarkEnd w:id="1144"/>
      <w:r w:rsidRPr="009616CB">
        <w:rPr>
          <w:rFonts w:ascii="Times New Roman" w:hAnsi="Times New Roman" w:cs="Times New Roman"/>
          <w:color w:val="000000" w:themeColor="text1"/>
          <w:lang w:val="en-GB"/>
        </w:rPr>
        <w:t>: Vegetable oils: Other uses of FAOSTAT v industrial use of PSD</w:t>
      </w:r>
      <w:bookmarkEnd w:id="1145"/>
      <w:bookmarkEnd w:id="1146"/>
      <w:bookmarkEnd w:id="114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id="1148" w:author="Josh Browning" w:date="2015-09-01T07:21:00Z">
        <w:r w:rsidR="00B0066F">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given their high caloric content (9kcals/g), the impact on food availability and the DES is particularly high.</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9616CB" w:rsidRDefault="004F65E4" w:rsidP="006F3003">
      <w:pPr>
        <w:pStyle w:val="Heading4"/>
        <w:rPr>
          <w:rFonts w:ascii="Times New Roman" w:hAnsi="Times New Roman"/>
          <w:lang w:val="en-GB"/>
        </w:rPr>
      </w:pPr>
      <w:r w:rsidRPr="009616CB">
        <w:rPr>
          <w:rFonts w:ascii="Times New Roman" w:hAnsi="Times New Roman"/>
          <w:lang w:val="en-GB"/>
        </w:rPr>
        <w:t>Imputation and data sources</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id="1149" w:author="Josh Browning" w:date="2015-09-01T07:22:00Z">
        <w:r w:rsidR="00B0066F">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1150" w:name="_Toc421025889"/>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1151" w:name="_Toc428383843"/>
      <w:bookmarkStart w:id="1152" w:name="_Toc428436065"/>
      <w:bookmarkStart w:id="1153" w:name="_Toc428436366"/>
      <w:bookmarkStart w:id="1154" w:name="_Toc428436492"/>
      <w:r w:rsidRPr="009616CB">
        <w:lastRenderedPageBreak/>
        <w:t>Food losses and waste (FLW)</w:t>
      </w:r>
      <w:bookmarkEnd w:id="1150"/>
      <w:bookmarkEnd w:id="1151"/>
      <w:bookmarkEnd w:id="1152"/>
      <w:bookmarkEnd w:id="1153"/>
      <w:bookmarkEnd w:id="1154"/>
    </w:p>
    <w:p w:rsidR="004F65E4" w:rsidRPr="009616CB" w:rsidRDefault="004F65E4" w:rsidP="006F3003">
      <w:pPr>
        <w:pStyle w:val="Heading3"/>
        <w:rPr>
          <w:rFonts w:ascii="Times New Roman" w:hAnsi="Times New Roman"/>
          <w:lang w:val="en-GB"/>
        </w:rPr>
      </w:pPr>
      <w:bookmarkStart w:id="1155" w:name="_Toc421025890"/>
      <w:r w:rsidRPr="009616CB">
        <w:rPr>
          <w:rFonts w:ascii="Times New Roman" w:hAnsi="Times New Roman"/>
          <w:lang w:val="en-GB"/>
        </w:rPr>
        <w:t>Definition of FLW in the FBS system</w:t>
      </w:r>
      <w:bookmarkEnd w:id="115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9616CB" w:rsidRDefault="004F65E4" w:rsidP="006F3003">
      <w:pPr>
        <w:pStyle w:val="Heading3"/>
        <w:rPr>
          <w:rFonts w:ascii="Times New Roman" w:hAnsi="Times New Roman"/>
          <w:lang w:val="en-GB"/>
        </w:rPr>
      </w:pPr>
      <w:bookmarkStart w:id="1156" w:name="_Toc421025891"/>
      <w:r w:rsidRPr="009616CB">
        <w:rPr>
          <w:rFonts w:ascii="Times New Roman" w:hAnsi="Times New Roman"/>
          <w:lang w:val="en-GB"/>
        </w:rPr>
        <w:t>Data availability</w:t>
      </w:r>
      <w:bookmarkEnd w:id="115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1157" w:name="_Ref421025415"/>
      <w:bookmarkStart w:id="1158" w:name="_Toc421026229"/>
      <w:bookmarkStart w:id="1159" w:name="_Toc428383868"/>
      <w:bookmarkStart w:id="1160" w:name="_Toc428436800"/>
      <w:r w:rsidRPr="009616CB">
        <w:rPr>
          <w:rFonts w:ascii="Times New Roman" w:hAnsi="Times New Roman" w:cs="Times New Roman"/>
          <w:sz w:val="22"/>
          <w:szCs w:val="22"/>
          <w:lang w:val="en-GB"/>
        </w:rPr>
        <w:t xml:space="preserve">Figure </w:t>
      </w:r>
      <w:r w:rsidR="009D7FC0"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9D7FC0"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17</w:t>
      </w:r>
      <w:r w:rsidR="009D7FC0" w:rsidRPr="009616CB">
        <w:rPr>
          <w:rFonts w:ascii="Times New Roman" w:hAnsi="Times New Roman" w:cs="Times New Roman"/>
          <w:b/>
          <w:bCs/>
          <w:sz w:val="22"/>
          <w:szCs w:val="22"/>
          <w:lang w:val="en-GB"/>
        </w:rPr>
        <w:fldChar w:fldCharType="end"/>
      </w:r>
      <w:bookmarkEnd w:id="1157"/>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1158"/>
      <w:bookmarkEnd w:id="1159"/>
      <w:bookmarkEnd w:id="116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6F3003">
      <w:pPr>
        <w:pStyle w:val="Heading3"/>
        <w:rPr>
          <w:rFonts w:ascii="Times New Roman" w:hAnsi="Times New Roman"/>
          <w:lang w:val="en-GB"/>
        </w:rPr>
      </w:pPr>
      <w:bookmarkStart w:id="1161" w:name="_Toc421025892"/>
      <w:r w:rsidRPr="009616CB">
        <w:rPr>
          <w:rFonts w:ascii="Times New Roman" w:hAnsi="Times New Roman"/>
          <w:lang w:val="en-GB"/>
        </w:rPr>
        <w:lastRenderedPageBreak/>
        <w:t>The previous imputation approach</w:t>
      </w:r>
      <w:bookmarkEnd w:id="116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i,j</w:t>
      </w:r>
      <w:r w:rsidRPr="009616CB">
        <w:rPr>
          <w:rFonts w:ascii="Times New Roman" w:hAnsi="Times New Roman" w:cs="Times New Roman"/>
          <w:color w:val="000000" w:themeColor="text1"/>
          <w:szCs w:val="24"/>
          <w:lang w:val="en-GB"/>
        </w:rPr>
        <w:t>) is:</w:t>
      </w:r>
    </w:p>
    <w:p w:rsidR="004F65E4" w:rsidRPr="009616CB" w:rsidRDefault="009D7FC0"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1162" w:author="Josh Browning" w:date="2015-09-01T07:14:00Z">
        <w:r w:rsidR="0059554E">
          <w:rPr>
            <w:rFonts w:ascii="Times New Roman" w:hAnsi="Times New Roman" w:cs="Times New Roman"/>
            <w:noProof/>
            <w:color w:val="000000" w:themeColor="text1"/>
            <w:szCs w:val="28"/>
            <w:lang w:val="en-GB"/>
          </w:rPr>
          <w:t>25</w:t>
        </w:r>
      </w:ins>
      <w:del w:id="1163" w:author="Josh Browning" w:date="2015-09-01T07:14:00Z">
        <w:r w:rsidR="000854D5" w:rsidRPr="009616CB" w:rsidDel="0059554E">
          <w:rPr>
            <w:rFonts w:ascii="Times New Roman" w:hAnsi="Times New Roman" w:cs="Times New Roman"/>
            <w:noProof/>
            <w:color w:val="000000" w:themeColor="text1"/>
            <w:szCs w:val="28"/>
            <w:lang w:val="en-GB"/>
          </w:rPr>
          <w:delText>24</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9616CB" w:rsidRDefault="004F65E4" w:rsidP="006F3003">
      <w:pPr>
        <w:pStyle w:val="Heading3"/>
        <w:rPr>
          <w:rFonts w:ascii="Times New Roman" w:hAnsi="Times New Roman"/>
          <w:lang w:val="en-GB"/>
        </w:rPr>
      </w:pPr>
      <w:bookmarkStart w:id="1164" w:name="_Toc421025893"/>
      <w:r w:rsidRPr="009616CB">
        <w:rPr>
          <w:rFonts w:ascii="Times New Roman" w:hAnsi="Times New Roman"/>
          <w:lang w:val="en-GB"/>
        </w:rPr>
        <w:t>The new imputation approach</w:t>
      </w:r>
      <w:bookmarkEnd w:id="116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possible shortcomings of the old imputation method and notwithstanding the data and methodological limitations, it was decided to develop a new method to estimate FLW</w:t>
      </w:r>
      <w:del w:id="1165" w:author="Josh Browning" w:date="2015-09-01T07:27:00Z">
        <w:r w:rsidRPr="009616CB" w:rsidDel="00B0066F">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based on those data points that are officially reported. The scarcity of official data made it necessary to pool available data into a panel. It was also </w:t>
      </w:r>
      <w:del w:id="1166" w:author="Josh Browning" w:date="2015-09-01T07:28:00Z">
        <w:r w:rsidRPr="009616CB" w:rsidDel="00B0066F">
          <w:rPr>
            <w:rFonts w:ascii="Times New Roman" w:hAnsi="Times New Roman" w:cs="Times New Roman"/>
            <w:color w:val="000000" w:themeColor="text1"/>
            <w:szCs w:val="24"/>
            <w:lang w:val="en-GB"/>
          </w:rPr>
          <w:delText xml:space="preserve">felt </w:delText>
        </w:r>
      </w:del>
      <w:ins w:id="1167" w:author="Josh Browning" w:date="2015-09-01T07:28:00Z">
        <w:r w:rsidR="00B0066F">
          <w:rPr>
            <w:rFonts w:ascii="Times New Roman" w:hAnsi="Times New Roman" w:cs="Times New Roman"/>
            <w:color w:val="000000" w:themeColor="text1"/>
            <w:szCs w:val="24"/>
            <w:lang w:val="en-GB"/>
          </w:rPr>
          <w:t xml:space="preserve">deemed </w:t>
        </w:r>
      </w:ins>
      <w:r w:rsidRPr="009616CB">
        <w:rPr>
          <w:rFonts w:ascii="Times New Roman" w:hAnsi="Times New Roman" w:cs="Times New Roman"/>
          <w:color w:val="000000" w:themeColor="text1"/>
          <w:szCs w:val="24"/>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id="1168" w:author="Josh Browning" w:date="2015-09-01T07:29:00Z">
        <w:r w:rsidRPr="009616CB" w:rsidDel="00F301CE">
          <w:rPr>
            <w:rFonts w:ascii="Times New Roman" w:hAnsi="Times New Roman" w:cs="Times New Roman"/>
            <w:color w:val="000000" w:themeColor="text1"/>
            <w:szCs w:val="24"/>
            <w:lang w:val="en-GB"/>
          </w:rPr>
          <w:delText xml:space="preserve">to </w:delText>
        </w:r>
      </w:del>
      <w:r w:rsidRPr="009616CB">
        <w:rPr>
          <w:rFonts w:ascii="Times New Roman" w:hAnsi="Times New Roman" w:cs="Times New Roman"/>
          <w:color w:val="000000" w:themeColor="text1"/>
          <w:szCs w:val="24"/>
          <w:lang w:val="en-GB"/>
        </w:rPr>
        <w:t>receiv</w:t>
      </w:r>
      <w:ins w:id="1169" w:author="Josh Browning" w:date="2015-09-01T07:29:00Z">
        <w:r w:rsidR="00F301CE">
          <w:rPr>
            <w:rFonts w:ascii="Times New Roman" w:hAnsi="Times New Roman" w:cs="Times New Roman"/>
            <w:color w:val="000000" w:themeColor="text1"/>
            <w:szCs w:val="24"/>
            <w:lang w:val="en-GB"/>
          </w:rPr>
          <w:t>ing</w:t>
        </w:r>
      </w:ins>
      <w:del w:id="1170" w:author="Josh Browning" w:date="2015-09-01T07:29:00Z">
        <w:r w:rsidRPr="009616CB" w:rsidDel="00F301CE">
          <w:rPr>
            <w:rFonts w:ascii="Times New Roman" w:hAnsi="Times New Roman" w:cs="Times New Roman"/>
            <w:color w:val="000000" w:themeColor="text1"/>
            <w:szCs w:val="24"/>
            <w:lang w:val="en-GB"/>
          </w:rPr>
          <w:delText>e</w:delText>
        </w:r>
      </w:del>
      <w:r w:rsidRPr="009616CB">
        <w:rPr>
          <w:rFonts w:ascii="Times New Roman" w:hAnsi="Times New Roman" w:cs="Times New Roman"/>
          <w:color w:val="000000" w:themeColor="text1"/>
          <w:szCs w:val="24"/>
          <w:lang w:val="en-GB"/>
        </w:rPr>
        <w:t xml:space="preserve"> such information, ideally through its production questionnaire.</w:t>
      </w:r>
    </w:p>
    <w:p w:rsidR="004F65E4" w:rsidRPr="009616CB" w:rsidRDefault="004F65E4" w:rsidP="006F3003">
      <w:pPr>
        <w:pStyle w:val="Heading4"/>
        <w:rPr>
          <w:rFonts w:ascii="Times New Roman" w:hAnsi="Times New Roman"/>
          <w:lang w:val="en-GB"/>
        </w:rPr>
      </w:pPr>
      <w:bookmarkStart w:id="1171" w:name="_Toc421025894"/>
      <w:r w:rsidRPr="009616CB">
        <w:rPr>
          <w:rFonts w:ascii="Times New Roman" w:hAnsi="Times New Roman"/>
          <w:lang w:val="en-GB"/>
        </w:rPr>
        <w:t>The model/estimation procedure</w:t>
      </w:r>
      <w:bookmarkEnd w:id="117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9D7FC0"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9616CB" w:rsidRDefault="009D7FC0" w:rsidP="004F65E4">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9D7FC0"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9D7FC0" w:rsidRPr="009616CB">
        <w:rPr>
          <w:rFonts w:ascii="Times New Roman" w:hAnsi="Times New Roman" w:cs="Times New Roman"/>
          <w:color w:val="000000" w:themeColor="text1"/>
          <w:szCs w:val="28"/>
          <w:lang w:val="en-GB"/>
        </w:rPr>
        <w:fldChar w:fldCharType="separate"/>
      </w:r>
      <w:ins w:id="1172" w:author="Josh Browning" w:date="2015-09-01T07:14:00Z">
        <w:r w:rsidR="0059554E">
          <w:rPr>
            <w:rFonts w:ascii="Times New Roman" w:hAnsi="Times New Roman" w:cs="Times New Roman"/>
            <w:noProof/>
            <w:color w:val="000000" w:themeColor="text1"/>
            <w:szCs w:val="28"/>
            <w:lang w:val="en-GB"/>
          </w:rPr>
          <w:t>26</w:t>
        </w:r>
      </w:ins>
      <w:del w:id="1173" w:author="Josh Browning" w:date="2015-09-01T07:14:00Z">
        <w:r w:rsidR="000854D5" w:rsidRPr="009616CB" w:rsidDel="0059554E">
          <w:rPr>
            <w:rFonts w:ascii="Times New Roman" w:hAnsi="Times New Roman" w:cs="Times New Roman"/>
            <w:noProof/>
            <w:color w:val="000000" w:themeColor="text1"/>
            <w:szCs w:val="28"/>
            <w:lang w:val="en-GB"/>
          </w:rPr>
          <w:delText>25</w:delText>
        </w:r>
      </w:del>
      <w:r w:rsidR="009D7FC0"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a-e)</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where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174" w:name="_Toc421025895"/>
      <w:bookmarkStart w:id="1175" w:name="_Toc428383844"/>
      <w:bookmarkStart w:id="1176" w:name="_Toc428436066"/>
      <w:bookmarkStart w:id="1177" w:name="_Toc428436367"/>
      <w:bookmarkStart w:id="1178" w:name="_Toc428436493"/>
      <w:r w:rsidRPr="009616CB">
        <w:lastRenderedPageBreak/>
        <w:t>Seed use</w:t>
      </w:r>
      <w:bookmarkEnd w:id="1174"/>
      <w:bookmarkEnd w:id="1175"/>
      <w:bookmarkEnd w:id="1176"/>
      <w:bookmarkEnd w:id="1177"/>
      <w:bookmarkEnd w:id="1178"/>
    </w:p>
    <w:p w:rsidR="004F65E4" w:rsidRPr="009616CB" w:rsidRDefault="004F65E4" w:rsidP="006F3003">
      <w:pPr>
        <w:pStyle w:val="Heading3"/>
        <w:rPr>
          <w:rFonts w:ascii="Times New Roman" w:hAnsi="Times New Roman"/>
          <w:lang w:val="en-GB"/>
        </w:rPr>
      </w:pPr>
      <w:bookmarkStart w:id="1179"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1179"/>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rsidR="004F65E4" w:rsidRPr="009616CB" w:rsidRDefault="009D7FC0"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1180" w:author="Josh Browning" w:date="2015-09-01T07:14:00Z">
        <w:r w:rsidR="0059554E">
          <w:rPr>
            <w:rFonts w:ascii="Times New Roman" w:hAnsi="Times New Roman" w:cs="Times New Roman"/>
            <w:noProof/>
            <w:color w:val="000000" w:themeColor="text1"/>
            <w:szCs w:val="28"/>
            <w:lang w:val="en-GB"/>
          </w:rPr>
          <w:t>27</w:t>
        </w:r>
      </w:ins>
      <w:del w:id="1181" w:author="Josh Browning" w:date="2015-09-01T07:14:00Z">
        <w:r w:rsidR="000854D5" w:rsidRPr="009616CB" w:rsidDel="0059554E">
          <w:rPr>
            <w:rFonts w:ascii="Times New Roman" w:hAnsi="Times New Roman" w:cs="Times New Roman"/>
            <w:noProof/>
            <w:color w:val="000000" w:themeColor="text1"/>
            <w:szCs w:val="28"/>
            <w:lang w:val="en-GB"/>
          </w:rPr>
          <w:delText>26</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id="1182" w:author="Josh Browning" w:date="2015-09-01T07:31:00Z">
        <w:r w:rsidRPr="009616CB" w:rsidDel="00F301CE">
          <w:rPr>
            <w:rFonts w:ascii="Times New Roman" w:hAnsi="Times New Roman" w:cs="Times New Roman"/>
            <w:color w:val="000000" w:themeColor="text1"/>
            <w:szCs w:val="24"/>
            <w:lang w:val="en-GB"/>
          </w:rPr>
          <w:delText xml:space="preserve">to account for </w:delText>
        </w:r>
      </w:del>
      <w:ins w:id="1183" w:author="Josh Browning" w:date="2015-09-01T07:31:00Z">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id="1184" w:author="Josh Browning" w:date="2015-09-01T07:31:00Z">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w:rsidR="004F65E4" w:rsidRPr="009616CB" w:rsidRDefault="004F65E4" w:rsidP="006F3003">
      <w:pPr>
        <w:pStyle w:val="Heading4"/>
        <w:rPr>
          <w:rFonts w:ascii="Times New Roman" w:hAnsi="Times New Roman"/>
          <w:lang w:val="en-GB"/>
        </w:rPr>
      </w:pPr>
      <w:bookmarkStart w:id="1185" w:name="_Toc421025897"/>
      <w:r w:rsidRPr="009616CB">
        <w:rPr>
          <w:rFonts w:ascii="Times New Roman" w:hAnsi="Times New Roman"/>
          <w:lang w:val="en-GB"/>
        </w:rPr>
        <w:t>Seed rates</w:t>
      </w:r>
      <w:bookmarkEnd w:id="1185"/>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7"/>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9616CB" w:rsidRDefault="004F65E4" w:rsidP="006F3003">
      <w:pPr>
        <w:pStyle w:val="Heading3"/>
        <w:rPr>
          <w:rFonts w:ascii="Times New Roman" w:hAnsi="Times New Roman"/>
          <w:lang w:val="en-GB"/>
        </w:rPr>
      </w:pPr>
      <w:bookmarkStart w:id="1186" w:name="_Toc421025898"/>
      <w:r w:rsidRPr="009616CB">
        <w:rPr>
          <w:rFonts w:ascii="Times New Roman" w:hAnsi="Times New Roman"/>
          <w:lang w:val="en-GB"/>
        </w:rPr>
        <w:lastRenderedPageBreak/>
        <w:t>The new imputation approach</w:t>
      </w:r>
      <w:bookmarkEnd w:id="118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9616CB" w:rsidRDefault="004F65E4" w:rsidP="003C6AA5">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rsidR="004F65E4" w:rsidRPr="009616CB" w:rsidDel="00F301CE" w:rsidRDefault="004F65E4" w:rsidP="003C6AA5">
      <w:pPr>
        <w:pStyle w:val="ListParagraph"/>
        <w:numPr>
          <w:ilvl w:val="0"/>
          <w:numId w:val="23"/>
        </w:numPr>
        <w:jc w:val="both"/>
        <w:rPr>
          <w:del w:id="1187" w:author="Josh Browning" w:date="2015-09-01T07:37:00Z"/>
          <w:rFonts w:ascii="Times New Roman" w:hAnsi="Times New Roman"/>
          <w:color w:val="000000" w:themeColor="text1"/>
          <w:szCs w:val="24"/>
        </w:rPr>
      </w:pPr>
      <w:del w:id="1188" w:author="Josh Browning" w:date="2015-09-01T07:35:00Z">
        <w:r w:rsidRPr="009616CB" w:rsidDel="00F301CE">
          <w:rPr>
            <w:rFonts w:ascii="Times New Roman" w:hAnsi="Times New Roman"/>
            <w:color w:val="000000" w:themeColor="text1"/>
            <w:szCs w:val="24"/>
          </w:rPr>
          <w:delText xml:space="preserve">Apply </w:delText>
        </w:r>
      </w:del>
      <w:ins w:id="1189" w:author="Josh Browning" w:date="2015-09-01T07:35:00Z">
        <w:r w:rsidR="00F301CE">
          <w:rPr>
            <w:rFonts w:ascii="Times New Roman" w:hAnsi="Times New Roman"/>
            <w:color w:val="000000" w:themeColor="text1"/>
            <w:szCs w:val="24"/>
          </w:rPr>
          <w:t xml:space="preserve">Estimate </w:t>
        </w:r>
      </w:ins>
      <w:r w:rsidRPr="009616CB">
        <w:rPr>
          <w:rFonts w:ascii="Times New Roman" w:hAnsi="Times New Roman"/>
          <w:color w:val="000000" w:themeColor="text1"/>
          <w:szCs w:val="24"/>
        </w:rPr>
        <w:t xml:space="preserve">seed rates </w:t>
      </w:r>
      <w:del w:id="1190" w:author="Josh Browning" w:date="2015-09-01T07:35:00Z">
        <w:r w:rsidRPr="009616CB" w:rsidDel="00F301CE">
          <w:rPr>
            <w:rFonts w:ascii="Times New Roman" w:hAnsi="Times New Roman"/>
            <w:color w:val="000000" w:themeColor="text1"/>
            <w:szCs w:val="24"/>
          </w:rPr>
          <w:delText>as per previous methodology</w:delText>
        </w:r>
      </w:del>
      <w:ins w:id="1191" w:author="Josh Browning" w:date="2015-09-01T07:35:00Z">
        <w:r w:rsidR="00F301CE">
          <w:rPr>
            <w:rFonts w:ascii="Times New Roman" w:hAnsi="Times New Roman"/>
            <w:color w:val="000000" w:themeColor="text1"/>
            <w:szCs w:val="24"/>
          </w:rPr>
          <w:t>using a hierarchical linear model</w:t>
        </w:r>
      </w:ins>
      <w:r w:rsidRPr="009616CB">
        <w:rPr>
          <w:rFonts w:ascii="Times New Roman" w:hAnsi="Times New Roman"/>
          <w:color w:val="000000" w:themeColor="text1"/>
          <w:szCs w:val="24"/>
        </w:rPr>
        <w:t xml:space="preserve">, </w:t>
      </w:r>
      <w:ins w:id="1192" w:author="Josh Browning" w:date="2015-09-01T07:35:00Z">
        <w:r w:rsidR="00F301CE">
          <w:rPr>
            <w:rFonts w:ascii="Times New Roman" w:hAnsi="Times New Roman"/>
            <w:color w:val="000000" w:themeColor="text1"/>
            <w:szCs w:val="24"/>
          </w:rPr>
          <w:t xml:space="preserve">but only if </w:t>
        </w:r>
      </w:ins>
      <w:del w:id="1193" w:author="Josh Browning" w:date="2015-09-01T07:36:00Z">
        <w:r w:rsidRPr="009616CB" w:rsidDel="00F301CE">
          <w:rPr>
            <w:rFonts w:ascii="Times New Roman" w:hAnsi="Times New Roman"/>
            <w:color w:val="000000" w:themeColor="text1"/>
            <w:szCs w:val="24"/>
          </w:rPr>
          <w:delText xml:space="preserve">when </w:delText>
        </w:r>
      </w:del>
      <w:r w:rsidRPr="009616CB">
        <w:rPr>
          <w:rFonts w:ascii="Times New Roman" w:hAnsi="Times New Roman"/>
          <w:color w:val="000000" w:themeColor="text1"/>
          <w:szCs w:val="24"/>
        </w:rPr>
        <w:t>questionnaire results are unavailable.</w:t>
      </w:r>
      <w:ins w:id="1194" w:author="Josh Browning" w:date="2015-09-01T07:39:00Z">
        <w:r w:rsidR="00F301CE">
          <w:rPr>
            <w:rFonts w:ascii="Times New Roman" w:hAnsi="Times New Roman"/>
            <w:color w:val="000000" w:themeColor="text1"/>
            <w:szCs w:val="24"/>
          </w:rPr>
          <w:t xml:space="preserve"> </w:t>
        </w:r>
      </w:ins>
    </w:p>
    <w:p w:rsidR="004F65E4" w:rsidRPr="00F301CE" w:rsidRDefault="009D7FC0" w:rsidP="00F301CE">
      <w:pPr>
        <w:pStyle w:val="ListParagraph"/>
        <w:numPr>
          <w:ilvl w:val="0"/>
          <w:numId w:val="23"/>
        </w:numPr>
        <w:jc w:val="both"/>
        <w:rPr>
          <w:rFonts w:ascii="Times New Roman" w:hAnsi="Times New Roman"/>
          <w:color w:val="000000" w:themeColor="text1"/>
          <w:szCs w:val="24"/>
          <w:rPrChange w:id="1195" w:author="Josh Browning" w:date="2015-09-01T07:37:00Z">
            <w:rPr/>
          </w:rPrChange>
        </w:rPr>
      </w:pPr>
      <w:r w:rsidRPr="009D7FC0">
        <w:rPr>
          <w:rFonts w:ascii="Times New Roman" w:hAnsi="Times New Roman"/>
          <w:color w:val="000000" w:themeColor="text1"/>
          <w:szCs w:val="24"/>
          <w:rPrChange w:id="1196" w:author="Josh Browning" w:date="2015-09-01T07:37:00Z">
            <w:rPr/>
          </w:rPrChange>
        </w:rPr>
        <w:t>Impute seed</w:t>
      </w:r>
      <w:del w:id="1197" w:author="Josh Browning" w:date="2015-09-01T07:36:00Z">
        <w:r w:rsidRPr="009D7FC0">
          <w:rPr>
            <w:rFonts w:ascii="Times New Roman" w:hAnsi="Times New Roman"/>
            <w:color w:val="000000" w:themeColor="text1"/>
            <w:szCs w:val="24"/>
            <w:rPrChange w:id="1198" w:author="Josh Browning" w:date="2015-09-01T07:37:00Z">
              <w:rPr/>
            </w:rPrChange>
          </w:rPr>
          <w:delText>, when neither area sown nor seed rates are available.</w:delText>
        </w:r>
      </w:del>
      <w:ins w:id="1199" w:author="Josh Browning" w:date="2015-09-01T07:36:00Z">
        <w:r w:rsidRPr="009D7FC0">
          <w:rPr>
            <w:rFonts w:ascii="Times New Roman" w:hAnsi="Times New Roman"/>
            <w:color w:val="000000" w:themeColor="text1"/>
            <w:szCs w:val="24"/>
            <w:rPrChange w:id="1200" w:author="Josh Browning" w:date="2015-09-01T07:37:00Z">
              <w:rPr/>
            </w:rPrChange>
          </w:rPr>
          <w:t xml:space="preserve"> as the product of the previously imputed area sown with the estimated seed rate.</w:t>
        </w:r>
      </w:ins>
    </w:p>
    <w:p w:rsidR="004F65E4" w:rsidRPr="009616CB" w:rsidRDefault="004F65E4" w:rsidP="006F3003">
      <w:pPr>
        <w:pStyle w:val="Heading4"/>
        <w:rPr>
          <w:rFonts w:ascii="Times New Roman" w:hAnsi="Times New Roman"/>
          <w:lang w:val="en-GB"/>
        </w:rPr>
      </w:pPr>
      <w:bookmarkStart w:id="1201" w:name="_Toc421025899"/>
      <w:r w:rsidRPr="009616CB">
        <w:rPr>
          <w:rFonts w:ascii="Times New Roman" w:hAnsi="Times New Roman"/>
          <w:lang w:val="en-GB"/>
        </w:rPr>
        <w:t>Imputation of Area Sown</w:t>
      </w:r>
      <w:bookmarkEnd w:id="120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w:rsidR="004F65E4" w:rsidRPr="009616CB" w:rsidRDefault="004F65E4" w:rsidP="006F3003">
      <w:pPr>
        <w:pStyle w:val="Heading4"/>
        <w:rPr>
          <w:rFonts w:ascii="Times New Roman" w:hAnsi="Times New Roman"/>
          <w:lang w:val="en-GB"/>
        </w:rPr>
      </w:pPr>
      <w:bookmarkStart w:id="1202" w:name="_Toc421025900"/>
      <w:del w:id="1203" w:author="Josh Browning" w:date="2015-09-01T07:37:00Z">
        <w:r w:rsidRPr="009616CB" w:rsidDel="00F301CE">
          <w:rPr>
            <w:rFonts w:ascii="Times New Roman" w:hAnsi="Times New Roman"/>
            <w:lang w:val="en-GB"/>
          </w:rPr>
          <w:delText>Imputation of Seed</w:delText>
        </w:r>
      </w:del>
      <w:bookmarkEnd w:id="1202"/>
      <w:ins w:id="1204" w:author="Josh Browning" w:date="2015-09-01T07:37:00Z">
        <w:r w:rsidR="00F301CE">
          <w:rPr>
            <w:rFonts w:ascii="Times New Roman" w:hAnsi="Times New Roman"/>
            <w:lang w:val="en-GB"/>
          </w:rPr>
          <w:t>Estimate Seed Rates</w:t>
        </w:r>
      </w:ins>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w:t>
      </w:r>
      <w:del w:id="1205" w:author="Josh Browning" w:date="2015-09-01T07:37:00Z">
        <w:r w:rsidRPr="009616CB" w:rsidDel="00F301CE">
          <w:rPr>
            <w:rFonts w:ascii="Times New Roman" w:hAnsi="Times New Roman" w:cs="Times New Roman"/>
            <w:color w:val="000000" w:themeColor="text1"/>
            <w:szCs w:val="24"/>
            <w:lang w:val="en-GB"/>
          </w:rPr>
          <w:delText xml:space="preserve">imputation </w:delText>
        </w:r>
      </w:del>
      <w:ins w:id="1206" w:author="Josh Browning" w:date="2015-09-01T07:37:00Z">
        <w:r w:rsidR="00F301CE">
          <w:rPr>
            <w:rFonts w:ascii="Times New Roman" w:hAnsi="Times New Roman" w:cs="Times New Roman"/>
            <w:color w:val="000000" w:themeColor="text1"/>
            <w:szCs w:val="24"/>
            <w:lang w:val="en-GB"/>
          </w:rPr>
          <w:t>estimation</w:t>
        </w:r>
        <w:r w:rsidR="00F301C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seed </w:t>
      </w:r>
      <w:ins w:id="1207" w:author="Josh Browning" w:date="2015-09-01T07:37:00Z">
        <w:r w:rsidR="00F301CE">
          <w:rPr>
            <w:rFonts w:ascii="Times New Roman" w:hAnsi="Times New Roman" w:cs="Times New Roman"/>
            <w:color w:val="000000" w:themeColor="text1"/>
            <w:szCs w:val="24"/>
            <w:lang w:val="en-GB"/>
          </w:rPr>
          <w:t xml:space="preserve">rates </w:t>
        </w:r>
      </w:ins>
      <w:r w:rsidRPr="009616CB">
        <w:rPr>
          <w:rFonts w:ascii="Times New Roman" w:hAnsi="Times New Roman" w:cs="Times New Roman"/>
          <w:color w:val="000000" w:themeColor="text1"/>
          <w:szCs w:val="24"/>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9616CB" w:rsidRDefault="009D7FC0"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rsidR="004F65E4" w:rsidRPr="009616CB" w:rsidRDefault="009D7FC0"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rsidR="004F65E4" w:rsidRPr="009616CB" w:rsidRDefault="009D7FC0"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9D7FC0"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9D7FC0" w:rsidRPr="009616CB">
        <w:rPr>
          <w:rFonts w:ascii="Times New Roman" w:hAnsi="Times New Roman" w:cs="Times New Roman"/>
          <w:color w:val="000000" w:themeColor="text1"/>
          <w:szCs w:val="28"/>
          <w:lang w:val="en-GB"/>
        </w:rPr>
        <w:fldChar w:fldCharType="separate"/>
      </w:r>
      <w:ins w:id="1208" w:author="Josh Browning" w:date="2015-09-01T07:14:00Z">
        <w:r w:rsidR="0059554E">
          <w:rPr>
            <w:rFonts w:ascii="Times New Roman" w:hAnsi="Times New Roman" w:cs="Times New Roman"/>
            <w:noProof/>
            <w:color w:val="000000" w:themeColor="text1"/>
            <w:szCs w:val="28"/>
            <w:lang w:val="en-GB"/>
          </w:rPr>
          <w:t>28</w:t>
        </w:r>
      </w:ins>
      <w:del w:id="1209" w:author="Josh Browning" w:date="2015-09-01T07:14:00Z">
        <w:r w:rsidR="000854D5" w:rsidRPr="009616CB" w:rsidDel="0059554E">
          <w:rPr>
            <w:rFonts w:ascii="Times New Roman" w:hAnsi="Times New Roman" w:cs="Times New Roman"/>
            <w:noProof/>
            <w:color w:val="000000" w:themeColor="text1"/>
            <w:szCs w:val="28"/>
            <w:lang w:val="en-GB"/>
          </w:rPr>
          <w:delText>27</w:delText>
        </w:r>
      </w:del>
      <w:r w:rsidR="009D7FC0"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 xml:space="preserve"> a-c)</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availability within commodity groups.  However, if data are available for a country or commodity, the </w:t>
      </w:r>
      <w:r w:rsidRPr="009616CB">
        <w:rPr>
          <w:rFonts w:ascii="Times New Roman" w:hAnsi="Times New Roman" w:cs="Times New Roman"/>
          <w:color w:val="000000" w:themeColor="text1"/>
          <w:szCs w:val="24"/>
          <w:lang w:val="en-GB"/>
        </w:rPr>
        <w:lastRenderedPageBreak/>
        <w:t xml:space="preserve">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w:rsidR="004F65E4" w:rsidRPr="009616CB" w:rsidRDefault="004F65E4" w:rsidP="00E93C3B">
      <w:pPr>
        <w:pStyle w:val="Heading2"/>
      </w:pPr>
      <w:bookmarkStart w:id="1210" w:name="_Toc421025888"/>
      <w:bookmarkStart w:id="1211" w:name="_Toc428383845"/>
      <w:bookmarkStart w:id="1212" w:name="_Toc428436067"/>
      <w:bookmarkStart w:id="1213" w:name="_Toc428436368"/>
      <w:bookmarkStart w:id="1214" w:name="_Toc428436494"/>
      <w:r w:rsidRPr="009616CB">
        <w:t>Residual other uses (ROU)</w:t>
      </w:r>
      <w:bookmarkEnd w:id="1210"/>
      <w:bookmarkEnd w:id="1211"/>
      <w:bookmarkEnd w:id="1212"/>
      <w:bookmarkEnd w:id="1213"/>
      <w:bookmarkEnd w:id="1214"/>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374C82">
      <w:pPr>
        <w:pStyle w:val="Heading1"/>
      </w:pPr>
      <w:bookmarkStart w:id="1215" w:name="food-balance-sheets-compilation-at-the-n"/>
      <w:bookmarkStart w:id="1216" w:name="_Toc428383846"/>
      <w:bookmarkStart w:id="1217" w:name="_Toc428436068"/>
      <w:bookmarkStart w:id="1218" w:name="_Toc428436369"/>
      <w:bookmarkStart w:id="1219" w:name="_Toc428436495"/>
      <w:bookmarkEnd w:id="1215"/>
      <w:r w:rsidRPr="009616CB">
        <w:lastRenderedPageBreak/>
        <w:t>The Food Balance Sheets Compilation: a step-by-step introduction</w:t>
      </w:r>
      <w:bookmarkEnd w:id="1216"/>
      <w:bookmarkEnd w:id="1217"/>
      <w:bookmarkEnd w:id="1218"/>
      <w:bookmarkEnd w:id="1219"/>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48"/>
      </w:r>
      <w:r w:rsidRPr="009616CB">
        <w:rPr>
          <w:rFonts w:ascii="Times New Roman" w:hAnsi="Times New Roman" w:cs="Times New Roman"/>
          <w:b/>
          <w:lang w:val="en-GB"/>
        </w:rPr>
        <w:t xml:space="preserv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rsidR="004F65E4" w:rsidRPr="009616CB" w:rsidRDefault="004F65E4" w:rsidP="00E93C3B">
      <w:pPr>
        <w:pStyle w:val="Heading2"/>
      </w:pPr>
      <w:bookmarkStart w:id="1220" w:name="wheat"/>
      <w:bookmarkStart w:id="1221" w:name="_Toc428383847"/>
      <w:bookmarkStart w:id="1222" w:name="_Toc428436069"/>
      <w:bookmarkStart w:id="1223" w:name="_Toc428436370"/>
      <w:bookmarkStart w:id="1224" w:name="_Toc428436496"/>
      <w:bookmarkEnd w:id="1220"/>
      <w:r w:rsidRPr="009616CB">
        <w:t>Wheat</w:t>
      </w:r>
      <w:bookmarkEnd w:id="1221"/>
      <w:bookmarkEnd w:id="1222"/>
      <w:bookmarkEnd w:id="1223"/>
      <w:bookmarkEnd w:id="1224"/>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854D5" w:rsidRPr="009616CB">
          <w:rPr>
            <w:rFonts w:ascii="Times New Roman" w:hAnsi="Times New Roman" w:cs="Times New Roman"/>
            <w:lang w:val="en-GB"/>
          </w:rPr>
          <w:t>Table 5</w:t>
        </w:r>
      </w:fldSimple>
      <w:r w:rsidRPr="009616CB">
        <w:rPr>
          <w:rFonts w:ascii="Times New Roman" w:hAnsi="Times New Roman" w:cs="Times New Roman"/>
          <w:lang w:val="en-GB"/>
        </w:rPr>
        <w:t>) showing some commodities of the wheat "commodity tree" (wheat as the primary commodity</w:t>
      </w:r>
      <w:del w:id="1225" w:author="browningj" w:date="2015-08-28T15:57:00Z">
        <w:r w:rsidRPr="009616CB" w:rsidDel="00927EEC">
          <w:rPr>
            <w:rFonts w:ascii="Times New Roman" w:hAnsi="Times New Roman" w:cs="Times New Roman"/>
            <w:lang w:val="en-GB"/>
          </w:rPr>
          <w:delText>,</w:delText>
        </w:r>
      </w:del>
      <w:r w:rsidRPr="009616CB">
        <w:rPr>
          <w:rFonts w:ascii="Times New Roman" w:hAnsi="Times New Roman" w:cs="Times New Roman"/>
          <w:lang w:val="en-GB"/>
        </w:rPr>
        <w:t xml:space="preserve"> </w:t>
      </w:r>
      <w:ins w:id="1226" w:author="browningj" w:date="2015-08-28T15:57:00Z">
        <w:r w:rsidR="00927EEC">
          <w:rPr>
            <w:rFonts w:ascii="Times New Roman" w:hAnsi="Times New Roman" w:cs="Times New Roman"/>
            <w:lang w:val="en-GB"/>
          </w:rPr>
          <w:t xml:space="preserve">while </w:t>
        </w:r>
      </w:ins>
      <w:r w:rsidRPr="009616CB">
        <w:rPr>
          <w:rFonts w:ascii="Times New Roman" w:hAnsi="Times New Roman" w:cs="Times New Roman"/>
          <w:lang w:val="en-GB"/>
        </w:rPr>
        <w:t xml:space="preserve">flour, </w:t>
      </w:r>
      <w:ins w:id="1227" w:author="browningj" w:date="2015-08-28T15:57:00Z">
        <w:r w:rsidR="00927EEC">
          <w:rPr>
            <w:rFonts w:ascii="Times New Roman" w:hAnsi="Times New Roman" w:cs="Times New Roman"/>
            <w:lang w:val="en-GB"/>
          </w:rPr>
          <w:t xml:space="preserve">starch, </w:t>
        </w:r>
      </w:ins>
      <w:r w:rsidRPr="009616CB">
        <w:rPr>
          <w:rFonts w:ascii="Times New Roman" w:hAnsi="Times New Roman" w:cs="Times New Roman"/>
          <w:lang w:val="en-GB"/>
        </w:rPr>
        <w:t xml:space="preserve">etc. </w:t>
      </w:r>
      <w:del w:id="1228" w:author="browningj" w:date="2015-08-28T15:57:00Z">
        <w:r w:rsidRPr="009616CB" w:rsidDel="00927EEC">
          <w:rPr>
            <w:rFonts w:ascii="Times New Roman" w:hAnsi="Times New Roman" w:cs="Times New Roman"/>
            <w:lang w:val="en-GB"/>
          </w:rPr>
          <w:delText>as</w:delText>
        </w:r>
      </w:del>
      <w:ins w:id="1229" w:author="browningj" w:date="2015-08-28T15:57:00Z">
        <w:r w:rsidR="00927EEC">
          <w:rPr>
            <w:rFonts w:ascii="Times New Roman" w:hAnsi="Times New Roman" w:cs="Times New Roman"/>
            <w:lang w:val="en-GB"/>
          </w:rPr>
          <w:t>are</w:t>
        </w:r>
      </w:ins>
      <w:r w:rsidRPr="009616CB">
        <w:rPr>
          <w:rFonts w:ascii="Times New Roman" w:hAnsi="Times New Roman" w:cs="Times New Roman"/>
          <w:lang w:val="en-GB"/>
        </w:rPr>
        <w:t xml:space="preserve"> the processed commodities). In this table, a dash (i.e. "-") will indicate that a value is currently unknown.</w:t>
      </w:r>
    </w:p>
    <w:p w:rsidR="004F65E4" w:rsidRPr="009616CB" w:rsidRDefault="004F65E4" w:rsidP="004F65E4">
      <w:pPr>
        <w:pStyle w:val="Caption"/>
        <w:keepNext/>
        <w:jc w:val="both"/>
        <w:rPr>
          <w:rFonts w:ascii="Times New Roman" w:hAnsi="Times New Roman" w:cs="Times New Roman"/>
          <w:lang w:val="en-GB"/>
        </w:rPr>
      </w:pPr>
      <w:bookmarkStart w:id="1230" w:name="_Ref427943238"/>
      <w:bookmarkStart w:id="1231" w:name="_Toc428423544"/>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w:t>
      </w:r>
      <w:r w:rsidR="009D7FC0" w:rsidRPr="009616CB">
        <w:rPr>
          <w:rFonts w:ascii="Times New Roman" w:hAnsi="Times New Roman" w:cs="Times New Roman"/>
          <w:lang w:val="en-GB"/>
        </w:rPr>
        <w:fldChar w:fldCharType="end"/>
      </w:r>
      <w:bookmarkEnd w:id="1230"/>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1231"/>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9616CB" w:rsidTr="00B44757">
        <w:trPr>
          <w:cnfStyle w:val="100000000000"/>
        </w:trPr>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32" w:name="production"/>
      <w:bookmarkEnd w:id="1232"/>
      <w:r w:rsidRPr="009616CB">
        <w:rPr>
          <w:rFonts w:ascii="Times New Roman" w:hAnsi="Times New Roman"/>
        </w:rPr>
        <w:t>Production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009616CB">
        <w:rPr>
          <w:rFonts w:ascii="Times New Roman" w:hAnsi="Times New Roman" w:cs="Times New Roman"/>
          <w:lang w:val="en-GB"/>
        </w:rPr>
        <w:lastRenderedPageBreak/>
        <w:t>imputed (</w:t>
      </w:r>
      <w:fldSimple w:instr=" REF _Ref427943391 \h  \* MERGEFORMAT ">
        <w:r w:rsidR="000854D5" w:rsidRPr="009616CB">
          <w:rPr>
            <w:rFonts w:ascii="Times New Roman" w:hAnsi="Times New Roman" w:cs="Times New Roman"/>
            <w:lang w:val="en-GB"/>
          </w:rPr>
          <w:t>Table 6</w:t>
        </w:r>
      </w:fldSimple>
      <w:r w:rsidRPr="009616CB">
        <w:rPr>
          <w:rFonts w:ascii="Times New Roman" w:hAnsi="Times New Roman" w:cs="Times New Roman"/>
          <w:lang w:val="en-GB"/>
        </w:rPr>
        <w:t>). In reality, of course, it is almost always the reverse (with wheat production officially available, and flour less so):</w:t>
      </w:r>
    </w:p>
    <w:p w:rsidR="004F65E4" w:rsidRPr="009616CB" w:rsidRDefault="004F65E4" w:rsidP="004F65E4">
      <w:pPr>
        <w:pStyle w:val="Caption"/>
        <w:keepNext/>
        <w:jc w:val="both"/>
        <w:rPr>
          <w:rFonts w:ascii="Times New Roman" w:hAnsi="Times New Roman" w:cs="Times New Roman"/>
          <w:lang w:val="en-GB"/>
        </w:rPr>
      </w:pPr>
      <w:bookmarkStart w:id="1233" w:name="_Ref427943391"/>
      <w:bookmarkStart w:id="1234" w:name="_Toc428423545"/>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6</w:t>
      </w:r>
      <w:r w:rsidR="009D7FC0" w:rsidRPr="009616CB">
        <w:rPr>
          <w:rFonts w:ascii="Times New Roman" w:hAnsi="Times New Roman" w:cs="Times New Roman"/>
          <w:lang w:val="en-GB"/>
        </w:rPr>
        <w:fldChar w:fldCharType="end"/>
      </w:r>
      <w:bookmarkEnd w:id="1233"/>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1234"/>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data for production or area harvested are available, we impute yields using its historical time series (using the </w:t>
      </w:r>
      <w:ins w:id="1235"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236"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described in detail in Chapter 2). The other missing element would then be calculated using the aforementioned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the yield variable is available, we impute production using the historical time series (using the </w:t>
      </w:r>
      <w:ins w:id="1237"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238"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then using the formula as above, the area harvested would be calculated.</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all three variables (area harvested, yield, and production) are missing, we impute yield and production data using the historical time series (using the “</w:t>
      </w:r>
      <w:del w:id="1239" w:author="browningj" w:date="2015-08-28T15:58:00Z">
        <w:r w:rsidRPr="009616CB" w:rsidDel="00927EEC">
          <w:rPr>
            <w:rFonts w:ascii="Times New Roman" w:hAnsi="Times New Roman" w:cs="Times New Roman"/>
            <w:lang w:val="en-GB"/>
          </w:rPr>
          <w:delText xml:space="preserve">ensemble’ </w:delText>
        </w:r>
      </w:del>
      <w:ins w:id="1240" w:author="browningj" w:date="2015-08-28T15:58:00Z">
        <w:r w:rsidR="00927EEC" w:rsidRPr="009616CB">
          <w:rPr>
            <w:rFonts w:ascii="Times New Roman" w:hAnsi="Times New Roman" w:cs="Times New Roman"/>
            <w:lang w:val="en-GB"/>
          </w:rPr>
          <w:t>ensemble</w:t>
        </w:r>
        <w:r w:rsidR="00927EEC">
          <w:rPr>
            <w:rFonts w:ascii="Times New Roman" w:hAnsi="Times New Roman" w:cs="Times New Roman"/>
            <w:lang w:val="en-GB"/>
          </w:rPr>
          <w:t>"</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approach). The area harvested would then be calculated by the formula: Area harvested = Production/Yield.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4"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241" w:name="_Ref427943479"/>
      <w:bookmarkStart w:id="1242" w:name="_Toc428383869"/>
      <w:bookmarkStart w:id="1243" w:name="_Toc428436801"/>
      <w:r w:rsidRPr="009616CB">
        <w:rPr>
          <w:rFonts w:ascii="Times New Roman" w:hAnsi="Times New Roman" w:cs="Times New Roman"/>
          <w:lang w:val="en-GB"/>
        </w:rPr>
        <w:t xml:space="preserve">Figure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9D7FC0" w:rsidRPr="009616CB">
        <w:rPr>
          <w:rFonts w:ascii="Times New Roman" w:hAnsi="Times New Roman" w:cs="Times New Roman"/>
          <w:lang w:val="en-GB"/>
        </w:rPr>
        <w:fldChar w:fldCharType="end"/>
      </w:r>
      <w:bookmarkEnd w:id="1241"/>
      <w:r w:rsidRPr="009616CB">
        <w:rPr>
          <w:rFonts w:ascii="Times New Roman" w:hAnsi="Times New Roman" w:cs="Times New Roman"/>
          <w:lang w:val="en-GB"/>
        </w:rPr>
        <w:t>: Ensemble modelling results for yield estimates</w:t>
      </w:r>
      <w:bookmarkEnd w:id="1242"/>
      <w:bookmarkEnd w:id="1243"/>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18</w:t>
        </w:r>
      </w:fldSimple>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9616CB" w:rsidRDefault="004F65E4" w:rsidP="004F65E4">
      <w:pPr>
        <w:pStyle w:val="Caption"/>
        <w:keepNext/>
        <w:jc w:val="both"/>
        <w:rPr>
          <w:rFonts w:ascii="Times New Roman" w:hAnsi="Times New Roman" w:cs="Times New Roman"/>
          <w:lang w:val="en-GB"/>
        </w:rPr>
      </w:pPr>
      <w:bookmarkStart w:id="1244" w:name="_Toc42842354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w:t>
      </w:r>
      <w:r w:rsidR="009D7FC0"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1244"/>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rsidR="004F65E4" w:rsidRPr="009616CB" w:rsidRDefault="004F65E4" w:rsidP="004F65E4">
      <w:pPr>
        <w:pStyle w:val="Caption"/>
        <w:keepNext/>
        <w:jc w:val="both"/>
        <w:rPr>
          <w:rFonts w:ascii="Times New Roman" w:hAnsi="Times New Roman" w:cs="Times New Roman"/>
          <w:lang w:val="en-GB"/>
        </w:rPr>
      </w:pPr>
      <w:bookmarkStart w:id="1245" w:name="_Toc428423547"/>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w:t>
      </w:r>
      <w:r w:rsidR="009D7FC0"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1245"/>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54,420,000</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1246" w:author="browningj" w:date="2015-08-28T16:01:00Z">
        <w:r w:rsidRPr="009616CB" w:rsidDel="00927EEC">
          <w:rPr>
            <w:rFonts w:ascii="Times New Roman" w:hAnsi="Times New Roman" w:cs="Times New Roman"/>
            <w:lang w:val="en-GB"/>
          </w:rPr>
          <w:delText xml:space="preserve">are </w:delText>
        </w:r>
      </w:del>
      <w:ins w:id="1247" w:author="browningj" w:date="2015-08-28T16:01:00Z">
        <w:r w:rsidR="00927EEC">
          <w:rPr>
            <w:rFonts w:ascii="Times New Roman" w:hAnsi="Times New Roman" w:cs="Times New Roman"/>
            <w:lang w:val="en-GB"/>
          </w:rPr>
          <w:t>a</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more complete picture of the supply side and additional </w:t>
      </w:r>
      <w:r w:rsidRPr="009616CB">
        <w:rPr>
          <w:rFonts w:ascii="Times New Roman" w:hAnsi="Times New Roman" w:cs="Times New Roman"/>
          <w:lang w:val="en-GB"/>
        </w:rPr>
        <w:lastRenderedPageBreak/>
        <w:t>information for policy decisions (e.g. promoting activity and/or productivity measures in case of a lack of production).</w:t>
      </w:r>
    </w:p>
    <w:p w:rsidR="004F65E4" w:rsidRPr="009616CB" w:rsidRDefault="004F65E4" w:rsidP="004F65E4">
      <w:pPr>
        <w:pStyle w:val="Caption"/>
        <w:keepNext/>
        <w:jc w:val="both"/>
        <w:rPr>
          <w:rFonts w:ascii="Times New Roman" w:hAnsi="Times New Roman" w:cs="Times New Roman"/>
          <w:lang w:val="en-GB"/>
        </w:rPr>
      </w:pPr>
      <w:bookmarkStart w:id="1248" w:name="_Toc42842354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9</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1248"/>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9616CB" w:rsidTr="008B0C44">
        <w:trPr>
          <w:cnfStyle w:val="100000000000"/>
        </w:trPr>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 Processing</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Loss</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54,420,000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18,650,000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bl>
    <w:p w:rsidR="004F65E4" w:rsidRPr="009616CB" w:rsidRDefault="004F65E4" w:rsidP="006F3003">
      <w:pPr>
        <w:pStyle w:val="Heading3"/>
        <w:rPr>
          <w:rFonts w:ascii="Times New Roman" w:hAnsi="Times New Roman"/>
          <w:lang w:val="en-GB"/>
        </w:rPr>
      </w:pPr>
      <w:bookmarkStart w:id="1249" w:name="trade"/>
      <w:bookmarkEnd w:id="1249"/>
      <w:r w:rsidRPr="009616CB">
        <w:rPr>
          <w:rFonts w:ascii="Times New Roman" w:hAnsi="Times New Roman"/>
        </w:rPr>
        <w:t>Trade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1250" w:author="browningj" w:date="2015-08-28T16:03:00Z">
        <w:r w:rsidRPr="009616CB" w:rsidDel="00927EEC">
          <w:rPr>
            <w:rFonts w:ascii="Times New Roman" w:hAnsi="Times New Roman" w:cs="Times New Roman"/>
            <w:lang w:val="en-GB"/>
          </w:rPr>
          <w:delText xml:space="preserve">will </w:delText>
        </w:r>
      </w:del>
      <w:r w:rsidRPr="009616CB">
        <w:rPr>
          <w:rFonts w:ascii="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1251" w:author="browningj" w:date="2015-08-28T16:11:00Z">
        <w:r w:rsidR="009D7FC0">
          <w:rPr>
            <w:rFonts w:ascii="Times New Roman" w:hAnsi="Times New Roman" w:cs="Times New Roman"/>
            <w:lang w:val="en-GB"/>
          </w:rPr>
          <w:fldChar w:fldCharType="begin"/>
        </w:r>
        <w:r w:rsidR="00B51EC9">
          <w:rPr>
            <w:rFonts w:ascii="Times New Roman" w:hAnsi="Times New Roman" w:cs="Times New Roman"/>
            <w:lang w:val="en-GB"/>
          </w:rPr>
          <w:instrText xml:space="preserve"> PAGEREF _Ref428541227 </w:instrText>
        </w:r>
      </w:ins>
      <w:r w:rsidR="009D7FC0">
        <w:rPr>
          <w:rFonts w:ascii="Times New Roman" w:hAnsi="Times New Roman" w:cs="Times New Roman"/>
          <w:lang w:val="en-GB"/>
        </w:rPr>
        <w:fldChar w:fldCharType="separate"/>
      </w:r>
      <w:ins w:id="1252" w:author="browningj" w:date="2015-08-28T16:11:00Z">
        <w:r w:rsidR="00B51EC9">
          <w:rPr>
            <w:rFonts w:ascii="Times New Roman" w:hAnsi="Times New Roman" w:cs="Times New Roman"/>
            <w:noProof/>
            <w:lang w:val="en-GB"/>
          </w:rPr>
          <w:t>26</w:t>
        </w:r>
        <w:r w:rsidR="009D7FC0">
          <w:rPr>
            <w:rFonts w:ascii="Times New Roman" w:hAnsi="Times New Roman" w:cs="Times New Roman"/>
            <w:lang w:val="en-GB"/>
          </w:rPr>
          <w:fldChar w:fldCharType="end"/>
        </w:r>
      </w:ins>
      <w:del w:id="1253" w:author="browningj" w:date="2015-08-28T16:04:00Z">
        <w:r w:rsidRPr="009616CB" w:rsidDel="00B51EC9">
          <w:rPr>
            <w:rFonts w:ascii="Times New Roman" w:hAnsi="Times New Roman" w:cs="Times New Roman"/>
            <w:lang w:val="en-GB"/>
          </w:rPr>
          <w:delText>xx</w:delText>
        </w:r>
      </w:del>
      <w:r w:rsidRPr="009616CB">
        <w:rPr>
          <w:rFonts w:ascii="Times New Roman" w:hAnsi="Times New Roman" w:cs="Times New Roman"/>
          <w:lang w:val="en-GB"/>
        </w:rPr>
        <w:t xml:space="preserve"> for more detail). Ideally, the country codes used should follow the international standard codes of the M49 country classification.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dataset has been simplified for this example):</w:t>
      </w:r>
    </w:p>
    <w:p w:rsidR="004F65E4" w:rsidRPr="009616CB" w:rsidRDefault="004F65E4" w:rsidP="004F65E4">
      <w:pPr>
        <w:pStyle w:val="Caption"/>
        <w:keepNext/>
        <w:jc w:val="both"/>
        <w:rPr>
          <w:rFonts w:ascii="Times New Roman" w:hAnsi="Times New Roman" w:cs="Times New Roman"/>
          <w:lang w:val="en-GB"/>
        </w:rPr>
      </w:pPr>
      <w:bookmarkStart w:id="1254" w:name="_Ref428180910"/>
      <w:bookmarkStart w:id="1255" w:name="_Toc428423549"/>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10</w:t>
      </w:r>
      <w:r w:rsidR="009D7FC0" w:rsidRPr="009616CB">
        <w:rPr>
          <w:rFonts w:ascii="Times New Roman" w:hAnsi="Times New Roman" w:cs="Times New Roman"/>
          <w:lang w:val="en-GB"/>
        </w:rPr>
        <w:fldChar w:fldCharType="end"/>
      </w:r>
      <w:bookmarkEnd w:id="1254"/>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1255"/>
    </w:p>
    <w:tbl>
      <w:tblPr>
        <w:tblStyle w:val="TableClassic1"/>
        <w:tblW w:w="5000" w:type="pct"/>
        <w:tblLook w:val="04A0"/>
      </w:tblPr>
      <w:tblGrid>
        <w:gridCol w:w="891"/>
        <w:gridCol w:w="1357"/>
        <w:gridCol w:w="1224"/>
        <w:gridCol w:w="1449"/>
        <w:gridCol w:w="909"/>
        <w:gridCol w:w="1623"/>
        <w:gridCol w:w="1789"/>
      </w:tblGrid>
      <w:tr w:rsidR="004F65E4" w:rsidRPr="009616CB" w:rsidTr="008B0C44">
        <w:trPr>
          <w:cnfStyle w:val="100000000000"/>
        </w:trPr>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HS6 code</w:t>
            </w:r>
          </w:p>
        </w:tc>
        <w:tc>
          <w:tcPr>
            <w:tcW w:w="49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Weight(kg)</w:t>
            </w:r>
          </w:p>
        </w:tc>
        <w:tc>
          <w:tcPr>
            <w:tcW w:w="96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Value (US$)</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932</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3,350,000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502,500,000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899</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1,200,000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264,000,000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961</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100190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870,000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113,100,000</w:t>
            </w:r>
          </w:p>
        </w:tc>
      </w:tr>
    </w:tbl>
    <w:p w:rsidR="00334116" w:rsidRPr="009616CB" w:rsidRDefault="00334116"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1256" w:author="browningj" w:date="2015-08-28T16:10: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the monetary </w:t>
      </w:r>
      <w:r w:rsidRPr="009616CB">
        <w:rPr>
          <w:rFonts w:ascii="Times New Roman" w:hAnsi="Times New Roman" w:cs="Times New Roman"/>
          <w:lang w:val="en-GB"/>
        </w:rPr>
        <w:lastRenderedPageBreak/>
        <w:t>values</w:t>
      </w:r>
      <w:r w:rsidRPr="009616CB">
        <w:rPr>
          <w:rStyle w:val="FootnoteReference"/>
          <w:rFonts w:ascii="Times New Roman" w:hAnsi="Times New Roman" w:cs="Times New Roman"/>
          <w:lang w:val="en-GB"/>
        </w:rPr>
        <w:footnoteReference w:id="49"/>
      </w:r>
      <w:r w:rsidRPr="009616CB">
        <w:rPr>
          <w:rFonts w:ascii="Times New Roman" w:hAnsi="Times New Roman" w:cs="Times New Roman"/>
          <w:lang w:val="en-GB"/>
        </w:rPr>
        <w:t>. We can now insert the total import and export quantities for wheat, as well as the other commodities, into the SUA table.</w:t>
      </w:r>
    </w:p>
    <w:p w:rsidR="004F65E4" w:rsidRPr="009616CB" w:rsidRDefault="004F65E4" w:rsidP="004F65E4">
      <w:pPr>
        <w:pStyle w:val="Caption"/>
        <w:keepNext/>
        <w:jc w:val="both"/>
        <w:rPr>
          <w:rFonts w:ascii="Times New Roman" w:hAnsi="Times New Roman" w:cs="Times New Roman"/>
          <w:lang w:val="en-GB"/>
        </w:rPr>
      </w:pPr>
      <w:bookmarkStart w:id="1257" w:name="_Toc428423550"/>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11</w:t>
      </w:r>
      <w:r w:rsidR="009D7FC0"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1257"/>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9616CB" w:rsidTr="00334116">
        <w:trPr>
          <w:cnfStyle w:val="100000000000"/>
        </w:trPr>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1,999,100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32,790,000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341,500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572,800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312,500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217,300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624,900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224,500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2,589,000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2,343,700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1258"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1259"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FootnoteReference"/>
          <w:rFonts w:ascii="Times New Roman" w:hAnsi="Times New Roman" w:cs="Times New Roman"/>
          <w:lang w:val="en-GB"/>
        </w:rPr>
        <w:footnoteReference w:id="50"/>
      </w:r>
      <w:r w:rsidRPr="009616CB">
        <w:rPr>
          <w:rFonts w:ascii="Times New Roman" w:hAnsi="Times New Roman" w:cs="Times New Roman"/>
          <w:lang w:val="en-GB"/>
        </w:rPr>
        <w:t xml:space="preserve">. We can now insert the "mirrored" imports and exports for bulgur, as shown in </w:t>
      </w:r>
      <w:fldSimple w:instr=" REF _Ref4281814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60" w:name="_Ref428181407"/>
      <w:bookmarkStart w:id="1261" w:name="_Toc428423551"/>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12</w:t>
      </w:r>
      <w:r w:rsidR="009D7FC0" w:rsidRPr="009616CB">
        <w:rPr>
          <w:rFonts w:ascii="Times New Roman" w:hAnsi="Times New Roman" w:cs="Times New Roman"/>
          <w:lang w:val="en-GB"/>
        </w:rPr>
        <w:fldChar w:fldCharType="end"/>
      </w:r>
      <w:bookmarkEnd w:id="1260"/>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1261"/>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182,900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580,000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2,589,000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62" w:name="_Ref428181607"/>
      <w:bookmarkStart w:id="1263" w:name="_Toc428423552"/>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13</w:t>
      </w:r>
      <w:r w:rsidR="009D7FC0" w:rsidRPr="009616CB">
        <w:rPr>
          <w:rFonts w:ascii="Times New Roman" w:hAnsi="Times New Roman" w:cs="Times New Roman"/>
          <w:lang w:val="en-GB"/>
        </w:rPr>
        <w:fldChar w:fldCharType="end"/>
      </w:r>
      <w:bookmarkEnd w:id="1262"/>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1263"/>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bl>
    <w:p w:rsidR="00824962" w:rsidRPr="009616CB" w:rsidRDefault="00824962"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9616CB" w:rsidRDefault="004F65E4" w:rsidP="006F3003">
      <w:pPr>
        <w:pStyle w:val="Heading3"/>
        <w:rPr>
          <w:rFonts w:ascii="Times New Roman" w:hAnsi="Times New Roman"/>
          <w:lang w:val="en-GB"/>
        </w:rPr>
      </w:pPr>
      <w:bookmarkStart w:id="1264" w:name="stock-changes"/>
      <w:bookmarkEnd w:id="1264"/>
      <w:r w:rsidRPr="009616CB">
        <w:rPr>
          <w:rFonts w:ascii="Times New Roman" w:hAnsi="Times New Roman"/>
          <w:lang w:val="en-GB"/>
        </w:rPr>
        <w:t xml:space="preserve">Stock </w:t>
      </w:r>
      <w:r w:rsidRPr="009616CB">
        <w:rPr>
          <w:rFonts w:ascii="Times New Roman" w:hAnsi="Times New Roman"/>
        </w:rPr>
        <w:t>Changes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1265" w:author="browningj" w:date="2015-08-28T16:14:00Z">
        <w:r w:rsidRPr="009616CB" w:rsidDel="00B51EC9">
          <w:rPr>
            <w:rFonts w:ascii="Times New Roman" w:hAnsi="Times New Roman" w:cs="Times New Roman"/>
            <w:lang w:val="en-GB"/>
          </w:rPr>
          <w:delText xml:space="preserve">, </w:delText>
        </w:r>
      </w:del>
      <w:ins w:id="1266" w:author="browningj" w:date="2015-08-28T16:14:00Z">
        <w:r w:rsidR="00B51EC9">
          <w:rPr>
            <w:rFonts w:ascii="Times New Roman" w:hAnsi="Times New Roman" w:cs="Times New Roman"/>
            <w:lang w:val="en-GB"/>
          </w:rPr>
          <w:t xml:space="preserve"> given</w:t>
        </w:r>
        <w:r w:rsidR="00B51EC9" w:rsidRPr="009616CB">
          <w:rPr>
            <w:rFonts w:ascii="Times New Roman" w:hAnsi="Times New Roman" w:cs="Times New Roman"/>
            <w:lang w:val="en-GB"/>
          </w:rPr>
          <w:t xml:space="preserve"> </w:t>
        </w:r>
      </w:ins>
      <w:del w:id="1267" w:author="browningj" w:date="2015-08-28T16:14:00Z">
        <w:r w:rsidRPr="009616CB" w:rsidDel="00B51EC9">
          <w:rPr>
            <w:rFonts w:ascii="Times New Roman" w:hAnsi="Times New Roman" w:cs="Times New Roman"/>
            <w:lang w:val="en-GB"/>
          </w:rPr>
          <w:delText xml:space="preserve">the </w:delText>
        </w:r>
      </w:del>
      <w:ins w:id="1268" w:author="browningj" w:date="2015-08-28T16:14:00Z">
        <w:r w:rsidR="00B51EC9">
          <w:rPr>
            <w:rFonts w:ascii="Times New Roman" w:hAnsi="Times New Roman" w:cs="Times New Roman"/>
            <w:lang w:val="en-GB"/>
          </w:rPr>
          <w:t xml:space="preserve">a </w:t>
        </w:r>
      </w:ins>
      <w:r w:rsidRPr="009616CB">
        <w:rPr>
          <w:rFonts w:ascii="Times New Roman" w:hAnsi="Times New Roman" w:cs="Times New Roman"/>
          <w:lang w:val="en-GB"/>
        </w:rPr>
        <w:t xml:space="preserve">high </w:t>
      </w:r>
      <w:del w:id="1269" w:author="browningj" w:date="2015-08-28T16:14:00Z">
        <w:r w:rsidRPr="009616CB" w:rsidDel="00B51EC9">
          <w:rPr>
            <w:rFonts w:ascii="Times New Roman" w:hAnsi="Times New Roman" w:cs="Times New Roman"/>
            <w:lang w:val="en-GB"/>
          </w:rPr>
          <w:delText xml:space="preserve">the </w:delText>
        </w:r>
      </w:del>
      <w:r w:rsidRPr="009616CB">
        <w:rPr>
          <w:rFonts w:ascii="Times New Roman" w:hAnsi="Times New Roman" w:cs="Times New Roman"/>
          <w:lang w:val="en-GB"/>
        </w:rPr>
        <w:t xml:space="preserve">accumulation of stocks </w:t>
      </w:r>
      <w:del w:id="1270" w:author="browningj" w:date="2015-08-28T16:14:00Z">
        <w:r w:rsidRPr="009616CB" w:rsidDel="00B51EC9">
          <w:rPr>
            <w:rFonts w:ascii="Times New Roman" w:hAnsi="Times New Roman" w:cs="Times New Roman"/>
            <w:lang w:val="en-GB"/>
          </w:rPr>
          <w:delText xml:space="preserve">was </w:delText>
        </w:r>
      </w:del>
      <w:r w:rsidRPr="009616CB">
        <w:rPr>
          <w:rFonts w:ascii="Times New Roman" w:hAnsi="Times New Roman" w:cs="Times New Roman"/>
          <w:lang w:val="en-GB"/>
        </w:rPr>
        <w:t xml:space="preserve">in the past and vice versa. The results of the imputation are shown in  </w:t>
      </w:r>
      <w:fldSimple w:instr=" REF _Ref42818315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14</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71" w:name="_Ref428183152"/>
      <w:bookmarkStart w:id="1272" w:name="_Toc428423553"/>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14</w:t>
      </w:r>
      <w:r w:rsidR="009D7FC0" w:rsidRPr="009616CB">
        <w:rPr>
          <w:rFonts w:ascii="Times New Roman" w:hAnsi="Times New Roman" w:cs="Times New Roman"/>
          <w:lang w:val="en-GB"/>
        </w:rPr>
        <w:fldChar w:fldCharType="end"/>
      </w:r>
      <w:bookmarkEnd w:id="1271"/>
      <w:r w:rsidRPr="009616CB">
        <w:rPr>
          <w:rFonts w:ascii="Times New Roman" w:hAnsi="Times New Roman" w:cs="Times New Roman"/>
          <w:lang w:val="en-GB"/>
        </w:rPr>
        <w:t>: Adding stock changes to the SUA table for wheat</w:t>
      </w:r>
      <w:bookmarkEnd w:id="1272"/>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9616CB" w:rsidTr="00334116">
        <w:trPr>
          <w:cnfStyle w:val="100000000000"/>
        </w:trPr>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73" w:name="food"/>
      <w:bookmarkEnd w:id="1273"/>
      <w:r w:rsidRPr="009616CB">
        <w:rPr>
          <w:rFonts w:ascii="Times New Roman" w:hAnsi="Times New Roman"/>
        </w:rPr>
        <w:t>Food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As explained in Chapter 2, there are several options to obtain estimates for food. In </w:t>
      </w:r>
      <w:del w:id="1274" w:author="browningj" w:date="2015-08-28T16:14:00Z">
        <w:r w:rsidRPr="009616CB" w:rsidDel="00542BD2">
          <w:rPr>
            <w:rFonts w:ascii="Times New Roman" w:hAnsi="Times New Roman" w:cs="Times New Roman"/>
            <w:lang w:val="en-GB"/>
          </w:rPr>
          <w:delText xml:space="preserve">same </w:delText>
        </w:r>
      </w:del>
      <w:ins w:id="1275" w:author="browningj" w:date="2015-08-28T16:14:00Z">
        <w:r w:rsidR="00542BD2">
          <w:rPr>
            <w:rFonts w:ascii="Times New Roman" w:hAnsi="Times New Roman" w:cs="Times New Roman"/>
            <w:lang w:val="en-GB"/>
          </w:rPr>
          <w:t>any</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1276" w:author="browningj" w:date="2015-08-28T16:14:00Z">
        <w:r w:rsidR="00542BD2">
          <w:rPr>
            <w:rFonts w:ascii="Times New Roman" w:hAnsi="Times New Roman" w:cs="Times New Roman"/>
            <w:lang w:val="en-GB"/>
          </w:rPr>
          <w:t>,</w:t>
        </w:r>
      </w:ins>
      <w:r w:rsidRPr="009616CB">
        <w:rPr>
          <w:rFonts w:ascii="Times New Roman" w:hAnsi="Times New Roman" w:cs="Times New Roman"/>
          <w:lang w:val="en-GB"/>
        </w:rPr>
        <w:t xml:space="preserve"> </w:t>
      </w:r>
      <w:ins w:id="1277" w:author="browningj" w:date="2015-08-28T16:14:00Z">
        <w:r w:rsidR="00542BD2">
          <w:rPr>
            <w:rFonts w:ascii="Times New Roman" w:hAnsi="Times New Roman" w:cs="Times New Roman"/>
            <w:lang w:val="en-GB"/>
          </w:rPr>
          <w:t>p</w:t>
        </w:r>
      </w:ins>
      <w:del w:id="1278" w:author="browningj" w:date="2015-08-28T16:14:00Z">
        <w:r w:rsidRPr="009616CB" w:rsidDel="00542BD2">
          <w:rPr>
            <w:rFonts w:ascii="Times New Roman" w:hAnsi="Times New Roman" w:cs="Times New Roman"/>
            <w:lang w:val="en-GB"/>
          </w:rPr>
          <w:delText>P</w:delText>
        </w:r>
      </w:del>
      <w:r w:rsidRPr="009616CB">
        <w:rPr>
          <w:rFonts w:ascii="Times New Roman" w:hAnsi="Times New Roman" w:cs="Times New Roman"/>
          <w:lang w:val="en-GB"/>
        </w:rPr>
        <w:t xml:space="preserve">articularly where these industries reflect a bottleneck in the processing chain, i.e. cover </w:t>
      </w:r>
      <w:r w:rsidRPr="009616CB">
        <w:rPr>
          <w:rFonts w:ascii="Times New Roman" w:hAnsi="Times New Roman" w:cs="Times New Roman"/>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1279" w:author="browningj" w:date="2015-08-28T16:15:00Z">
        <w:r w:rsidR="00542BD2">
          <w:rPr>
            <w:rFonts w:ascii="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1280" w:author="browningj" w:date="2015-08-28T16:16:00Z">
        <w:r w:rsidR="00542BD2">
          <w:rPr>
            <w:rFonts w:ascii="Times New Roman" w:hAnsi="Times New Roman" w:cs="Times New Roman"/>
            <w:lang w:val="en-GB"/>
          </w:rPr>
          <w:t>only one approach is required.</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id="1281" w:author="browningj" w:date="2015-08-28T16:16:00Z">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15</w:t>
        </w:r>
      </w:fldSimple>
      <w:r w:rsidRPr="009616CB">
        <w:rPr>
          <w:rFonts w:ascii="Times New Roman" w:hAnsi="Times New Roman" w:cs="Times New Roman"/>
          <w:lang w:val="en-GB"/>
        </w:rPr>
        <w:t>) below.</w:t>
      </w:r>
    </w:p>
    <w:p w:rsidR="004F65E4" w:rsidRPr="009616CB" w:rsidRDefault="004F65E4" w:rsidP="004F65E4">
      <w:pPr>
        <w:pStyle w:val="Caption"/>
        <w:keepNext/>
        <w:jc w:val="both"/>
        <w:rPr>
          <w:rFonts w:ascii="Times New Roman" w:hAnsi="Times New Roman" w:cs="Times New Roman"/>
          <w:lang w:val="en-GB"/>
        </w:rPr>
      </w:pPr>
      <w:bookmarkStart w:id="1282" w:name="_Ref428183082"/>
      <w:bookmarkStart w:id="1283" w:name="_Toc428423554"/>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15</w:t>
      </w:r>
      <w:r w:rsidR="009D7FC0" w:rsidRPr="009616CB">
        <w:rPr>
          <w:rFonts w:ascii="Times New Roman" w:hAnsi="Times New Roman" w:cs="Times New Roman"/>
          <w:lang w:val="en-GB"/>
        </w:rPr>
        <w:fldChar w:fldCharType="end"/>
      </w:r>
      <w:bookmarkEnd w:id="1282"/>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83"/>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9616CB" w:rsidTr="00334116">
        <w:trPr>
          <w:cnfStyle w:val="100000000000"/>
        </w:trPr>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26,720,000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284" w:name="feed"/>
      <w:bookmarkEnd w:id="1284"/>
      <w:r w:rsidRPr="009616CB">
        <w:rPr>
          <w:rFonts w:ascii="Times New Roman" w:hAnsi="Times New Roman"/>
        </w:rPr>
        <w:t>Feed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1285"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1286" w:author="browningj" w:date="2015-08-28T16:17:00Z">
        <w:r w:rsidRPr="009616CB" w:rsidDel="00542BD2">
          <w:rPr>
            <w:rFonts w:ascii="Times New Roman" w:hAnsi="Times New Roman" w:cs="Times New Roman"/>
            <w:lang w:val="en-GB"/>
          </w:rPr>
          <w:delText xml:space="preserve">with the </w:delText>
        </w:r>
      </w:del>
      <w:ins w:id="1287" w:author="browningj" w:date="2015-08-28T16:17:00Z">
        <w:r w:rsidR="00542BD2">
          <w:rPr>
            <w:rFonts w:ascii="Times New Roman" w:hAnsi="Times New Roman" w:cs="Times New Roman"/>
            <w:lang w:val="en-GB"/>
          </w:rPr>
          <w:t xml:space="preserve">whose </w:t>
        </w:r>
      </w:ins>
      <w:r w:rsidRPr="009616CB">
        <w:rPr>
          <w:rFonts w:ascii="Times New Roman" w:hAnsi="Times New Roman" w:cs="Times New Roman"/>
          <w:lang w:val="en-GB"/>
        </w:rPr>
        <w:t xml:space="preserve">sole purpose </w:t>
      </w:r>
      <w:del w:id="1288" w:author="browningj" w:date="2015-08-28T16:18:00Z">
        <w:r w:rsidRPr="009616CB" w:rsidDel="00542BD2">
          <w:rPr>
            <w:rFonts w:ascii="Times New Roman" w:hAnsi="Times New Roman" w:cs="Times New Roman"/>
            <w:lang w:val="en-GB"/>
          </w:rPr>
          <w:delText xml:space="preserve">of </w:delText>
        </w:r>
      </w:del>
      <w:ins w:id="1289" w:author="browningj" w:date="2015-08-28T16:18:00Z">
        <w:r w:rsidR="00542BD2">
          <w:rPr>
            <w:rFonts w:ascii="Times New Roman" w:hAnsi="Times New Roman" w:cs="Times New Roman"/>
            <w:lang w:val="en-GB"/>
          </w:rPr>
          <w:t>is</w:t>
        </w:r>
        <w:r w:rsidR="00542BD2" w:rsidRPr="009616CB">
          <w:rPr>
            <w:rFonts w:ascii="Times New Roman" w:hAnsi="Times New Roman" w:cs="Times New Roman"/>
            <w:lang w:val="en-GB"/>
          </w:rPr>
          <w:t xml:space="preserve"> </w:t>
        </w:r>
        <w:r w:rsidR="00542BD2">
          <w:rPr>
            <w:rFonts w:ascii="Times New Roman" w:hAnsi="Times New Roman" w:cs="Times New Roman"/>
            <w:lang w:val="en-GB"/>
          </w:rPr>
          <w:t xml:space="preserve">that of </w:t>
        </w:r>
      </w:ins>
      <w:r w:rsidRPr="009616CB">
        <w:rPr>
          <w:rFonts w:ascii="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9616CB">
        <w:rPr>
          <w:rFonts w:ascii="Times New Roman" w:hAnsi="Times New Roman" w:cs="Times New Roman"/>
          <w:lang w:val="en-GB"/>
        </w:rPr>
        <w:lastRenderedPageBreak/>
        <w:t xml:space="preserve">processed into flour, and we create the bran commodity in this process as well. The resulting estimates for feed use are filled into </w:t>
      </w:r>
      <w:fldSimple w:instr=" REF _Ref42818331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290" w:name="_Ref428183319"/>
      <w:bookmarkStart w:id="1291" w:name="_Toc428423555"/>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16</w:t>
      </w:r>
      <w:r w:rsidR="009D7FC0" w:rsidRPr="009616CB">
        <w:rPr>
          <w:rFonts w:ascii="Times New Roman" w:hAnsi="Times New Roman" w:cs="Times New Roman"/>
          <w:lang w:val="en-GB"/>
        </w:rPr>
        <w:fldChar w:fldCharType="end"/>
      </w:r>
      <w:bookmarkEnd w:id="1290"/>
      <w:r w:rsidRPr="009616CB">
        <w:rPr>
          <w:rFonts w:ascii="Times New Roman" w:hAnsi="Times New Roman" w:cs="Times New Roman"/>
          <w:lang w:val="en-GB"/>
        </w:rPr>
        <w:t>: Adding feed estimates to the SUA table for wheat</w:t>
      </w:r>
      <w:bookmarkEnd w:id="1291"/>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9616CB" w:rsidTr="00334116">
        <w:trPr>
          <w:cnfStyle w:val="100000000000"/>
        </w:trPr>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89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77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55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102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53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71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88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52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5,699,300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bl>
    <w:p w:rsidR="004F65E4" w:rsidRPr="009616CB" w:rsidRDefault="004F65E4" w:rsidP="006F3003">
      <w:pPr>
        <w:pStyle w:val="Heading3"/>
        <w:rPr>
          <w:rFonts w:ascii="Times New Roman" w:hAnsi="Times New Roman"/>
          <w:lang w:val="en-GB"/>
        </w:rPr>
      </w:pPr>
      <w:bookmarkStart w:id="1292" w:name="losses"/>
      <w:bookmarkEnd w:id="129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9616CB" w:rsidRDefault="004F65E4" w:rsidP="004F65E4">
      <w:pPr>
        <w:pStyle w:val="Caption"/>
        <w:keepNext/>
        <w:jc w:val="both"/>
        <w:rPr>
          <w:rFonts w:ascii="Times New Roman" w:hAnsi="Times New Roman" w:cs="Times New Roman"/>
          <w:lang w:val="en-GB"/>
        </w:rPr>
      </w:pPr>
      <w:bookmarkStart w:id="1293" w:name="_Toc42842355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17</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93"/>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9616CB" w:rsidTr="00334116">
        <w:trPr>
          <w:cnfStyle w:val="100000000000"/>
        </w:trPr>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560,300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bl>
    <w:p w:rsidR="004F65E4" w:rsidRPr="009616CB" w:rsidRDefault="004F65E4" w:rsidP="006F3003">
      <w:pPr>
        <w:pStyle w:val="Heading3"/>
        <w:rPr>
          <w:rFonts w:ascii="Times New Roman" w:hAnsi="Times New Roman"/>
        </w:rPr>
      </w:pPr>
      <w:bookmarkStart w:id="1294" w:name="seed"/>
      <w:bookmarkEnd w:id="1294"/>
      <w:r w:rsidRPr="009616CB">
        <w:rPr>
          <w:rFonts w:ascii="Times New Roman" w:hAnsi="Times New Roman"/>
        </w:rPr>
        <w:t>Seed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9616CB" w:rsidRDefault="004F65E4" w:rsidP="004F65E4">
      <w:pPr>
        <w:pStyle w:val="Caption"/>
        <w:keepNext/>
        <w:jc w:val="both"/>
        <w:rPr>
          <w:rFonts w:ascii="Times New Roman" w:hAnsi="Times New Roman" w:cs="Times New Roman"/>
          <w:lang w:val="en-GB"/>
        </w:rPr>
      </w:pPr>
      <w:bookmarkStart w:id="1295" w:name="_Toc428423557"/>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1295"/>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9616CB" w:rsidTr="00334116">
        <w:trPr>
          <w:cnfStyle w:val="100000000000"/>
        </w:trPr>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296" w:name="industrial-utilization"/>
      <w:bookmarkEnd w:id="1296"/>
      <w:r w:rsidRPr="009616CB">
        <w:rPr>
          <w:rFonts w:ascii="Times New Roman" w:hAnsi="Times New Roman"/>
          <w:lang w:val="en-GB"/>
        </w:rPr>
        <w:t>Industrial Utilization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1297" w:author="browningj" w:date="2015-08-28T16:19:00Z">
        <w:r w:rsidR="00542BD2">
          <w:rPr>
            <w:rFonts w:ascii="Times New Roman" w:hAnsi="Times New Roman" w:cs="Times New Roman"/>
            <w:lang w:val="en-GB"/>
          </w:rPr>
          <w:t xml:space="preserve">For industrial utilization, </w:t>
        </w:r>
      </w:ins>
      <w:del w:id="1298" w:author="browningj" w:date="2015-08-28T16:20:00Z">
        <w:r w:rsidRPr="009616CB" w:rsidDel="00542BD2">
          <w:rPr>
            <w:rFonts w:ascii="Times New Roman" w:hAnsi="Times New Roman" w:cs="Times New Roman"/>
            <w:lang w:val="en-GB"/>
          </w:rPr>
          <w:delText xml:space="preserve">While </w:delText>
        </w:r>
      </w:del>
      <w:r w:rsidRPr="009616CB">
        <w:rPr>
          <w:rFonts w:ascii="Times New Roman" w:hAnsi="Times New Roman" w:cs="Times New Roman"/>
          <w:lang w:val="en-GB"/>
        </w:rPr>
        <w:t xml:space="preserve">considerable efforts have been made to </w:t>
      </w:r>
      <w:del w:id="1299" w:author="browningj" w:date="2015-08-28T16:19:00Z">
        <w:r w:rsidRPr="009616CB" w:rsidDel="00542BD2">
          <w:rPr>
            <w:rFonts w:ascii="Times New Roman" w:hAnsi="Times New Roman" w:cs="Times New Roman"/>
            <w:lang w:val="en-GB"/>
          </w:rPr>
          <w:delText xml:space="preserve">device </w:delText>
        </w:r>
      </w:del>
      <w:ins w:id="1300" w:author="browningj" w:date="2015-08-28T16:19:00Z">
        <w:r w:rsidR="00542BD2">
          <w:rPr>
            <w:rFonts w:ascii="Times New Roman" w:hAnsi="Times New Roman" w:cs="Times New Roman"/>
            <w:lang w:val="en-GB"/>
          </w:rPr>
          <w:t>devise</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a useful imputation method, </w:t>
      </w:r>
      <w:ins w:id="1301" w:author="browningj" w:date="2015-08-28T16:20:00Z">
        <w:r w:rsidR="00542BD2">
          <w:rPr>
            <w:rFonts w:ascii="Times New Roman" w:hAnsi="Times New Roman" w:cs="Times New Roman"/>
            <w:lang w:val="en-GB"/>
          </w:rPr>
          <w:t xml:space="preserve">yet </w:t>
        </w:r>
      </w:ins>
      <w:r w:rsidRPr="009616CB">
        <w:rPr>
          <w:rFonts w:ascii="Times New Roman" w:hAnsi="Times New Roman" w:cs="Times New Roman"/>
          <w:lang w:val="en-GB"/>
        </w:rPr>
        <w:t xml:space="preserve">none was deemed fit for </w:t>
      </w:r>
      <w:ins w:id="1302" w:author="browningj" w:date="2015-08-28T16:19:00Z">
        <w:r w:rsidR="00542BD2">
          <w:rPr>
            <w:rFonts w:ascii="Times New Roman" w:hAnsi="Times New Roman" w:cs="Times New Roman"/>
            <w:lang w:val="en-GB"/>
          </w:rPr>
          <w:t xml:space="preserve">this </w:t>
        </w:r>
      </w:ins>
      <w:r w:rsidRPr="009616CB">
        <w:rPr>
          <w:rFonts w:ascii="Times New Roman" w:hAnsi="Times New Roman" w:cs="Times New Roman"/>
          <w:lang w:val="en-GB"/>
        </w:rPr>
        <w:t>purpose. FBS compilers at country level are encouraged to collect the relevant data from their industry associations, as available.</w:t>
      </w:r>
    </w:p>
    <w:p w:rsidR="004F65E4" w:rsidRPr="009616CB" w:rsidRDefault="004F65E4" w:rsidP="004F65E4">
      <w:pPr>
        <w:pStyle w:val="Caption"/>
        <w:keepNext/>
        <w:jc w:val="both"/>
        <w:rPr>
          <w:rFonts w:ascii="Times New Roman" w:hAnsi="Times New Roman" w:cs="Times New Roman"/>
          <w:lang w:val="en-GB"/>
        </w:rPr>
      </w:pPr>
      <w:bookmarkStart w:id="1303" w:name="_Toc42842355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1303"/>
      <w:r w:rsidRPr="009616CB">
        <w:rPr>
          <w:rFonts w:ascii="Times New Roman" w:hAnsi="Times New Roman" w:cs="Times New Roman"/>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304" w:name="tourist-consumption"/>
      <w:bookmarkEnd w:id="1304"/>
      <w:r w:rsidRPr="009616CB">
        <w:rPr>
          <w:rFonts w:ascii="Times New Roman" w:hAnsi="Times New Roman"/>
          <w:lang w:val="en-GB"/>
        </w:rPr>
        <w:t>Tourist Consumption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for all form</w:t>
      </w:r>
      <w:ins w:id="1305" w:author="browningj" w:date="2015-08-28T16:20:00Z">
        <w:r w:rsidR="00542BD2">
          <w:rPr>
            <w:rFonts w:ascii="Times New Roman" w:hAnsi="Times New Roman" w:cs="Times New Roman"/>
            <w:lang w:val="en-GB"/>
          </w:rPr>
          <w:t>s</w:t>
        </w:r>
      </w:ins>
      <w:r w:rsidRPr="009616CB">
        <w:rPr>
          <w:rFonts w:ascii="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20</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306" w:name="_Ref428184113"/>
      <w:bookmarkStart w:id="1307" w:name="_Toc428423559"/>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9D7FC0" w:rsidRPr="009616CB">
        <w:rPr>
          <w:rFonts w:ascii="Times New Roman" w:hAnsi="Times New Roman" w:cs="Times New Roman"/>
          <w:lang w:val="en-GB"/>
        </w:rPr>
        <w:fldChar w:fldCharType="end"/>
      </w:r>
      <w:bookmarkEnd w:id="1306"/>
      <w:r w:rsidRPr="009616CB">
        <w:rPr>
          <w:rFonts w:ascii="Times New Roman" w:hAnsi="Times New Roman" w:cs="Times New Roman"/>
          <w:lang w:val="en-GB"/>
        </w:rPr>
        <w:t>: Adding estimates for tourist consumption to the SUA table for wheat</w:t>
      </w:r>
      <w:bookmarkEnd w:id="1307"/>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Imports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Exports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Tourist</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54,420,000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1,999,100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32,790,000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-230,600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26,720,000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4,898,000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1,904,200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-39,800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18,650,000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341,500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572,800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182,900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580,000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312,500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217,300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624,900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224,500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5,699,300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258,900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2,343,700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3,614,500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bl>
    <w:p w:rsidR="004F65E4" w:rsidRPr="009616CB" w:rsidRDefault="004F65E4" w:rsidP="00824962">
      <w:pPr>
        <w:pStyle w:val="Heading3"/>
        <w:rPr>
          <w:rFonts w:ascii="Times New Roman" w:hAnsi="Times New Roman"/>
          <w:lang w:val="en-GB"/>
        </w:rPr>
      </w:pPr>
      <w:bookmarkStart w:id="1308" w:name="standardization-and-balancing"/>
      <w:bookmarkEnd w:id="1308"/>
      <w:r w:rsidRPr="009616CB">
        <w:rPr>
          <w:rFonts w:ascii="Times New Roman" w:hAnsi="Times New Roman"/>
          <w:lang w:val="en-GB"/>
        </w:rPr>
        <w:t>Standardization and Balancing</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5"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309" w:name="_Toc428383870"/>
      <w:bookmarkStart w:id="1310" w:name="_Toc428436802"/>
      <w:r w:rsidRPr="009616CB">
        <w:rPr>
          <w:rFonts w:ascii="Times New Roman" w:hAnsi="Times New Roman" w:cs="Times New Roman"/>
          <w:lang w:val="en-GB"/>
        </w:rPr>
        <w:t xml:space="preserve">Figure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1309"/>
      <w:bookmarkEnd w:id="1310"/>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fldSimple w:instr=" REF _Ref42818436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311" w:name="_Ref428184363"/>
      <w:bookmarkStart w:id="1312" w:name="_Toc428423560"/>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21</w:t>
      </w:r>
      <w:r w:rsidR="009D7FC0" w:rsidRPr="009616CB">
        <w:rPr>
          <w:rFonts w:ascii="Times New Roman" w:hAnsi="Times New Roman" w:cs="Times New Roman"/>
          <w:lang w:val="en-GB"/>
        </w:rPr>
        <w:fldChar w:fldCharType="end"/>
      </w:r>
      <w:bookmarkEnd w:id="1311"/>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1312"/>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initial "Food Processing" estimate was based on our module; however, we may have other information that need</w:t>
      </w:r>
      <w:ins w:id="1313" w:author="browningj" w:date="2015-08-28T16:21:00Z">
        <w:r w:rsidR="00542BD2">
          <w:rPr>
            <w:rFonts w:ascii="Times New Roman" w:hAnsi="Times New Roman" w:cs="Times New Roman"/>
            <w:lang w:val="en-GB"/>
          </w:rPr>
          <w:t>s</w:t>
        </w:r>
      </w:ins>
      <w:r w:rsidRPr="009616CB">
        <w:rPr>
          <w:rFonts w:ascii="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314" w:name="_Ref428185864"/>
      <w:bookmarkStart w:id="1315" w:name="_Toc428423561"/>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9D7FC0" w:rsidRPr="009616CB">
        <w:rPr>
          <w:rFonts w:ascii="Times New Roman" w:hAnsi="Times New Roman" w:cs="Times New Roman"/>
          <w:lang w:val="en-GB"/>
        </w:rPr>
        <w:fldChar w:fldCharType="end"/>
      </w:r>
      <w:bookmarkEnd w:id="1314"/>
      <w:r w:rsidRPr="009616CB">
        <w:rPr>
          <w:rFonts w:ascii="Times New Roman" w:hAnsi="Times New Roman" w:cs="Times New Roman"/>
          <w:lang w:val="en-GB"/>
        </w:rPr>
        <w:t>: Wheat SUA table after the first standardization steps</w:t>
      </w:r>
      <w:bookmarkEnd w:id="131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BA0107">
            <w:pPr>
              <w:pStyle w:val="Compact"/>
              <w:keepNext/>
              <w:jc w:val="both"/>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26,720,000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397,100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316" w:name="_Ref428186030"/>
      <w:bookmarkStart w:id="1317" w:name="_Toc428423562"/>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9D7FC0" w:rsidRPr="009616CB">
        <w:rPr>
          <w:rFonts w:ascii="Times New Roman" w:hAnsi="Times New Roman" w:cs="Times New Roman"/>
          <w:lang w:val="en-GB"/>
        </w:rPr>
        <w:fldChar w:fldCharType="end"/>
      </w:r>
      <w:bookmarkEnd w:id="1316"/>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1317"/>
    </w:p>
    <w:tbl>
      <w:tblPr>
        <w:tblStyle w:val="TableClassic1"/>
        <w:tblW w:w="0" w:type="auto"/>
        <w:tblLook w:val="04A0"/>
      </w:tblPr>
      <w:tblGrid>
        <w:gridCol w:w="1725"/>
        <w:gridCol w:w="2288"/>
        <w:gridCol w:w="1787"/>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Production (processed)</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Wheat Equivalent</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18,650,000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397,100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418,000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5,699,300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fldSimple w:instr=" REF _Ref42818608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24</w:t>
        </w:r>
      </w:fldSimple>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rsidR="004F65E4" w:rsidRPr="009616CB" w:rsidRDefault="004F65E4" w:rsidP="004F65E4">
      <w:pPr>
        <w:pStyle w:val="Caption"/>
        <w:keepNext/>
        <w:jc w:val="both"/>
        <w:rPr>
          <w:rFonts w:ascii="Times New Roman" w:hAnsi="Times New Roman" w:cs="Times New Roman"/>
          <w:lang w:val="en-GB"/>
        </w:rPr>
      </w:pPr>
      <w:bookmarkStart w:id="1318" w:name="_Ref428186086"/>
      <w:bookmarkStart w:id="1319" w:name="_Toc428423563"/>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24</w:t>
      </w:r>
      <w:r w:rsidR="009D7FC0" w:rsidRPr="009616CB">
        <w:rPr>
          <w:rFonts w:ascii="Times New Roman" w:hAnsi="Times New Roman" w:cs="Times New Roman"/>
          <w:lang w:val="en-GB"/>
        </w:rPr>
        <w:fldChar w:fldCharType="end"/>
      </w:r>
      <w:bookmarkEnd w:id="1318"/>
      <w:r w:rsidRPr="009616CB">
        <w:rPr>
          <w:rFonts w:ascii="Times New Roman" w:hAnsi="Times New Roman" w:cs="Times New Roman"/>
          <w:lang w:val="en-GB"/>
        </w:rPr>
        <w:t>: Complete, but still imbalanced SUA table for wheat</w:t>
      </w:r>
      <w:bookmarkEnd w:id="1319"/>
      <w:r w:rsidRPr="009616CB">
        <w:rPr>
          <w:rFonts w:ascii="Times New Roman" w:hAnsi="Times New Roman" w:cs="Times New Roman"/>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26,330,000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1,554,300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397,100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3,355,500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9616CB" w:rsidRDefault="004F65E4" w:rsidP="004F65E4">
      <w:pPr>
        <w:pStyle w:val="Caption"/>
        <w:keepNext/>
        <w:jc w:val="both"/>
        <w:rPr>
          <w:rFonts w:ascii="Times New Roman" w:hAnsi="Times New Roman" w:cs="Times New Roman"/>
          <w:lang w:val="en-GB"/>
        </w:rPr>
      </w:pPr>
      <w:bookmarkStart w:id="1320" w:name="_Toc428423564"/>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25</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1320"/>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26,330,000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18,420,000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397,100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95,200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400,400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Food processing is not </w:t>
      </w:r>
      <w:ins w:id="1321" w:author="browningj" w:date="2015-08-28T16:22:00Z">
        <w:r w:rsidR="00542BD2">
          <w:rPr>
            <w:rFonts w:ascii="Times New Roman" w:hAnsi="Times New Roman" w:cs="Times New Roman"/>
            <w:lang w:val="en-GB"/>
          </w:rPr>
          <w:t xml:space="preserve">usually </w:t>
        </w:r>
      </w:ins>
      <w:r w:rsidRPr="009616CB">
        <w:rPr>
          <w:rFonts w:ascii="Times New Roman" w:hAnsi="Times New Roman" w:cs="Times New Roman"/>
          <w:lang w:val="en-GB"/>
        </w:rPr>
        <w:t xml:space="preserve">standardized. In fact, this variable is </w:t>
      </w:r>
      <w:ins w:id="1322" w:author="browningj" w:date="2015-08-28T16:23:00Z">
        <w:r w:rsidR="00542BD2">
          <w:rPr>
            <w:rFonts w:ascii="Times New Roman" w:hAnsi="Times New Roman" w:cs="Times New Roman"/>
            <w:lang w:val="en-GB"/>
          </w:rPr>
          <w:t xml:space="preserve">usually </w:t>
        </w:r>
      </w:ins>
      <w:r w:rsidRPr="009616CB">
        <w:rPr>
          <w:rFonts w:ascii="Times New Roman" w:hAnsi="Times New Roman" w:cs="Times New Roman"/>
          <w:lang w:val="en-GB"/>
        </w:rPr>
        <w:t>in the SUA simply to allocate quantities when one commodity is converted into another. Thus, we remove it entirely from the balance at this point.</w:t>
      </w:r>
      <w:ins w:id="1323" w:author="browningj" w:date="2015-08-28T16:23:00Z">
        <w:r w:rsidR="00542BD2">
          <w:rPr>
            <w:rFonts w:ascii="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1324" w:author="browningj" w:date="2015-08-28T16:24:00Z">
        <w:r w:rsidR="00542BD2">
          <w:rPr>
            <w:rFonts w:ascii="Times New Roman" w:hAnsi="Times New Roman" w:cs="Times New Roman"/>
            <w:lang w:val="en-GB"/>
          </w:rPr>
          <w:t xml:space="preserve">  In the current FBS, this is reported as "Food Manufacturing."</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325" w:name="_Ref428186326"/>
      <w:bookmarkStart w:id="1326" w:name="_Toc428423565"/>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26</w:t>
      </w:r>
      <w:r w:rsidR="009D7FC0" w:rsidRPr="009616CB">
        <w:rPr>
          <w:rFonts w:ascii="Times New Roman" w:hAnsi="Times New Roman" w:cs="Times New Roman"/>
          <w:lang w:val="en-GB"/>
        </w:rPr>
        <w:fldChar w:fldCharType="end"/>
      </w:r>
      <w:bookmarkEnd w:id="1325"/>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1326"/>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9616CB" w:rsidTr="006E32A4">
        <w:trPr>
          <w:cnfStyle w:val="100000000000"/>
        </w:trPr>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Production</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Imports</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Exports</w:t>
            </w:r>
          </w:p>
        </w:tc>
        <w:tc>
          <w:tcPr>
            <w:tcW w:w="524"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Stock Change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Food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Feed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Seed</w:t>
            </w:r>
          </w:p>
        </w:tc>
        <w:tc>
          <w:tcPr>
            <w:tcW w:w="37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Tourist</w:t>
            </w:r>
          </w:p>
        </w:tc>
        <w:tc>
          <w:tcPr>
            <w:tcW w:w="449"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Industrial</w:t>
            </w:r>
          </w:p>
        </w:tc>
        <w:tc>
          <w:tcPr>
            <w:tcW w:w="39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Loss</w:t>
            </w:r>
          </w:p>
        </w:tc>
      </w:tr>
      <w:tr w:rsidR="004F65E4" w:rsidRPr="009616CB" w:rsidTr="006E32A4">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54,420,000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3,999,600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34,780,000</w:t>
            </w:r>
          </w:p>
        </w:tc>
        <w:tc>
          <w:tcPr>
            <w:tcW w:w="524"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-230,600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25,680,000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4,898,000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1,904,200</w:t>
            </w:r>
          </w:p>
        </w:tc>
        <w:tc>
          <w:tcPr>
            <w:tcW w:w="37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-39,800</w:t>
            </w:r>
          </w:p>
        </w:tc>
        <w:tc>
          <w:tcPr>
            <w:tcW w:w="449"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654,300</w:t>
            </w:r>
          </w:p>
        </w:tc>
        <w:tc>
          <w:tcPr>
            <w:tcW w:w="39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560,300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9616CB" w:rsidRDefault="004F65E4" w:rsidP="004F65E4">
      <w:pPr>
        <w:pStyle w:val="Caption"/>
        <w:keepNext/>
        <w:jc w:val="both"/>
        <w:rPr>
          <w:rFonts w:ascii="Times New Roman" w:hAnsi="Times New Roman" w:cs="Times New Roman"/>
          <w:lang w:val="en-GB"/>
        </w:rPr>
      </w:pPr>
      <w:bookmarkStart w:id="1327" w:name="_Toc42842356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27</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1327"/>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9616CB" w:rsidTr="006E32A4">
        <w:trPr>
          <w:cnfStyle w:val="100000000000"/>
        </w:trPr>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Production</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Imports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Exports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Stock Change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Food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Tourist</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Industrial</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Loss</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54,420,000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3,999,600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34,780,000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-230,600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25,680,000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1,904,200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654,300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560,300</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89,900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244,900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228,500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fldSimple w:instr=" REF _Ref42818639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28</w:t>
        </w:r>
      </w:fldSimple>
      <w:r w:rsidRPr="009616CB">
        <w:rPr>
          <w:rFonts w:ascii="Times New Roman" w:hAnsi="Times New Roman" w:cs="Times New Roman"/>
          <w:lang w:val="en-GB"/>
        </w:rPr>
        <w:t>), now reported as "Wheat and Products" as it includes wheat and all of the processed products.</w:t>
      </w:r>
    </w:p>
    <w:p w:rsidR="004F65E4" w:rsidRPr="009616CB" w:rsidRDefault="004F65E4" w:rsidP="004F65E4">
      <w:pPr>
        <w:pStyle w:val="Caption"/>
        <w:keepNext/>
        <w:jc w:val="both"/>
        <w:rPr>
          <w:rFonts w:ascii="Times New Roman" w:hAnsi="Times New Roman" w:cs="Times New Roman"/>
          <w:lang w:val="en-GB"/>
        </w:rPr>
      </w:pPr>
      <w:bookmarkStart w:id="1328" w:name="_Ref428186397"/>
      <w:bookmarkStart w:id="1329" w:name="_Toc428423567"/>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28</w:t>
      </w:r>
      <w:r w:rsidR="009D7FC0" w:rsidRPr="009616CB">
        <w:rPr>
          <w:rFonts w:ascii="Times New Roman" w:hAnsi="Times New Roman" w:cs="Times New Roman"/>
          <w:lang w:val="en-GB"/>
        </w:rPr>
        <w:fldChar w:fldCharType="end"/>
      </w:r>
      <w:bookmarkEnd w:id="1328"/>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1329"/>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60,850,000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3,999,600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34,780,000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-447,200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25,680,000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3,289,100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503,500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-82,200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654,300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476,100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89,900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244,900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228,500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56,000</w:t>
            </w:r>
          </w:p>
        </w:tc>
      </w:tr>
    </w:tbl>
    <w:p w:rsidR="004F65E4" w:rsidRPr="009616CB" w:rsidRDefault="004F65E4" w:rsidP="006F3003">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30</w:t>
        </w:r>
      </w:fldSimple>
    </w:p>
    <w:p w:rsidR="004F65E4" w:rsidRPr="009616CB" w:rsidRDefault="004F65E4" w:rsidP="004F65E4">
      <w:pPr>
        <w:pStyle w:val="Caption"/>
        <w:keepNext/>
        <w:jc w:val="both"/>
        <w:rPr>
          <w:rFonts w:ascii="Times New Roman" w:hAnsi="Times New Roman" w:cs="Times New Roman"/>
          <w:lang w:val="en-GB"/>
        </w:rPr>
      </w:pPr>
      <w:bookmarkStart w:id="1330" w:name="_Toc42842356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29</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1330"/>
    </w:p>
    <w:tbl>
      <w:tblPr>
        <w:tblStyle w:val="TableClassic1"/>
        <w:tblW w:w="5000" w:type="pct"/>
        <w:tblLook w:val="04A0"/>
      </w:tblPr>
      <w:tblGrid>
        <w:gridCol w:w="1188"/>
        <w:gridCol w:w="956"/>
        <w:gridCol w:w="1347"/>
        <w:gridCol w:w="1335"/>
        <w:gridCol w:w="1055"/>
        <w:gridCol w:w="1135"/>
        <w:gridCol w:w="1211"/>
        <w:gridCol w:w="1015"/>
      </w:tblGrid>
      <w:tr w:rsidR="004F65E4" w:rsidRPr="009616CB" w:rsidTr="006E32A4">
        <w:trPr>
          <w:cnfStyle w:val="100000000000"/>
        </w:trPr>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Quantity</w:t>
            </w:r>
          </w:p>
        </w:tc>
        <w:tc>
          <w:tcPr>
            <w:tcW w:w="72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kJ Energy/kg Wheat</w:t>
            </w:r>
          </w:p>
        </w:tc>
        <w:tc>
          <w:tcPr>
            <w:tcW w:w="722"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Protein/kg Wheat</w:t>
            </w:r>
          </w:p>
        </w:tc>
        <w:tc>
          <w:tcPr>
            <w:tcW w:w="571"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Fat/kg Wheat</w:t>
            </w:r>
          </w:p>
        </w:tc>
        <w:tc>
          <w:tcPr>
            <w:tcW w:w="614"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Energy (GJ/day)</w:t>
            </w:r>
          </w:p>
        </w:tc>
        <w:tc>
          <w:tcPr>
            <w:tcW w:w="655"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Protein (Mg/day)</w:t>
            </w:r>
          </w:p>
        </w:tc>
        <w:tc>
          <w:tcPr>
            <w:tcW w:w="54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Fat (Mg/day)</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14,200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123.40</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18.65</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18,420,000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14,700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110.47</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13.39</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743,000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5,600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680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95,200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9616CB" w:rsidRDefault="004F65E4" w:rsidP="004F65E4">
      <w:pPr>
        <w:pStyle w:val="Caption"/>
        <w:keepNext/>
        <w:jc w:val="both"/>
        <w:rPr>
          <w:rFonts w:ascii="Times New Roman" w:hAnsi="Times New Roman" w:cs="Times New Roman"/>
          <w:lang w:val="en-GB"/>
        </w:rPr>
      </w:pPr>
      <w:bookmarkStart w:id="1331" w:name="_Ref428205749"/>
      <w:bookmarkStart w:id="1332" w:name="_Toc428423569"/>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30</w:t>
      </w:r>
      <w:r w:rsidR="009D7FC0" w:rsidRPr="009616CB">
        <w:rPr>
          <w:rFonts w:ascii="Times New Roman" w:hAnsi="Times New Roman" w:cs="Times New Roman"/>
          <w:lang w:val="en-GB"/>
        </w:rPr>
        <w:fldChar w:fldCharType="end"/>
      </w:r>
      <w:bookmarkEnd w:id="1331"/>
      <w:r w:rsidRPr="009616CB">
        <w:rPr>
          <w:rFonts w:ascii="Times New Roman" w:hAnsi="Times New Roman" w:cs="Times New Roman"/>
          <w:lang w:val="en-GB"/>
        </w:rPr>
        <w:t>: Final total nutrient content from wheat and wheat products</w:t>
      </w:r>
      <w:bookmarkEnd w:id="1332"/>
    </w:p>
    <w:tbl>
      <w:tblPr>
        <w:tblStyle w:val="TableClassic1"/>
        <w:tblW w:w="0" w:type="auto"/>
        <w:tblLook w:val="04A0"/>
      </w:tblPr>
      <w:tblGrid>
        <w:gridCol w:w="1988"/>
        <w:gridCol w:w="1689"/>
        <w:gridCol w:w="1750"/>
        <w:gridCol w:w="1396"/>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Fat (Mg/day)</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743,000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5,600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680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fldSimple w:instr=" REF _Ref42820577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31</w:t>
        </w:r>
      </w:fldSimple>
      <w:r w:rsidRPr="009616CB">
        <w:rPr>
          <w:rFonts w:ascii="Times New Roman" w:hAnsi="Times New Roman" w:cs="Times New Roman"/>
          <w:lang w:val="en-GB"/>
        </w:rPr>
        <w:t>). If we assume this country has 600 million inhabitants, we have:</w:t>
      </w:r>
    </w:p>
    <w:p w:rsidR="004F65E4" w:rsidRPr="009616CB" w:rsidRDefault="004F65E4" w:rsidP="004F65E4">
      <w:pPr>
        <w:pStyle w:val="Caption"/>
        <w:keepNext/>
        <w:jc w:val="both"/>
        <w:rPr>
          <w:rFonts w:ascii="Times New Roman" w:hAnsi="Times New Roman" w:cs="Times New Roman"/>
          <w:lang w:val="en-GB"/>
        </w:rPr>
      </w:pPr>
      <w:bookmarkStart w:id="1333" w:name="_Ref428205777"/>
      <w:bookmarkStart w:id="1334" w:name="_Ref428205670"/>
      <w:bookmarkStart w:id="1335" w:name="_Toc428423570"/>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31</w:t>
      </w:r>
      <w:r w:rsidR="009D7FC0" w:rsidRPr="009616CB">
        <w:rPr>
          <w:rFonts w:ascii="Times New Roman" w:hAnsi="Times New Roman" w:cs="Times New Roman"/>
          <w:lang w:val="en-GB"/>
        </w:rPr>
        <w:fldChar w:fldCharType="end"/>
      </w:r>
      <w:bookmarkEnd w:id="1333"/>
      <w:r w:rsidRPr="009616CB">
        <w:rPr>
          <w:rFonts w:ascii="Times New Roman" w:hAnsi="Times New Roman" w:cs="Times New Roman"/>
          <w:lang w:val="en-GB"/>
        </w:rPr>
        <w:t>: Final per capita nutrient content from wheat and wheat products</w:t>
      </w:r>
      <w:bookmarkEnd w:id="1334"/>
      <w:bookmarkEnd w:id="1335"/>
    </w:p>
    <w:tbl>
      <w:tblPr>
        <w:tblStyle w:val="TableClassic1"/>
        <w:tblW w:w="0" w:type="auto"/>
        <w:tblLook w:val="04A0"/>
      </w:tblPr>
      <w:tblGrid>
        <w:gridCol w:w="1988"/>
        <w:gridCol w:w="2013"/>
        <w:gridCol w:w="2080"/>
        <w:gridCol w:w="1726"/>
      </w:tblGrid>
      <w:tr w:rsidR="004F65E4" w:rsidRPr="009616CB" w:rsidTr="008B0C44">
        <w:trPr>
          <w:cnfStyle w:val="100000000000"/>
        </w:trPr>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296</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9</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1</w:t>
            </w:r>
          </w:p>
        </w:tc>
      </w:tr>
    </w:tbl>
    <w:p w:rsidR="004F65E4" w:rsidRPr="009616CB" w:rsidRDefault="004F65E4" w:rsidP="004F65E4">
      <w:pPr>
        <w:jc w:val="both"/>
        <w:rPr>
          <w:rFonts w:ascii="Times New Roman" w:hAnsi="Times New Roman" w:cs="Times New Roman"/>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E93C3B">
      <w:pPr>
        <w:pStyle w:val="Heading2"/>
      </w:pPr>
      <w:bookmarkStart w:id="1336" w:name="sugar"/>
      <w:bookmarkStart w:id="1337" w:name="_Toc428383848"/>
      <w:bookmarkStart w:id="1338" w:name="_Toc428436070"/>
      <w:bookmarkStart w:id="1339" w:name="_Toc428436371"/>
      <w:bookmarkStart w:id="1340" w:name="_Toc428436497"/>
      <w:bookmarkEnd w:id="1336"/>
      <w:r w:rsidRPr="009616CB">
        <w:lastRenderedPageBreak/>
        <w:t>Sugar</w:t>
      </w:r>
      <w:bookmarkEnd w:id="1337"/>
      <w:bookmarkEnd w:id="1338"/>
      <w:bookmarkEnd w:id="1339"/>
      <w:bookmarkEnd w:id="1340"/>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1341" w:author="browningj" w:date="2015-08-28T16:26:00Z">
        <w:r w:rsidR="0057568A">
          <w:rPr>
            <w:rFonts w:ascii="Times New Roman" w:hAnsi="Times New Roman" w:cs="Times New Roman"/>
            <w:lang w:val="en-GB"/>
          </w:rPr>
          <w:t>,</w:t>
        </w:r>
      </w:ins>
      <w:r w:rsidRPr="009616CB">
        <w:rPr>
          <w:rFonts w:ascii="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fldSimple w:instr=" REF _Ref42790688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32</w:t>
        </w:r>
      </w:fldSimple>
      <w:r w:rsidRPr="009616CB">
        <w:rPr>
          <w:rFonts w:ascii="Times New Roman" w:hAnsi="Times New Roman" w:cs="Times New Roman"/>
          <w:lang w:val="en-GB"/>
        </w:rPr>
        <w:t>), comprising all variables/elements across all sugar crops and sugar products:</w:t>
      </w:r>
    </w:p>
    <w:p w:rsidR="004F65E4" w:rsidRPr="009616CB" w:rsidRDefault="004F65E4" w:rsidP="004F65E4">
      <w:pPr>
        <w:pStyle w:val="Caption"/>
        <w:keepNext/>
        <w:rPr>
          <w:rFonts w:ascii="Times New Roman" w:hAnsi="Times New Roman" w:cs="Times New Roman"/>
          <w:b/>
          <w:lang w:val="en-GB"/>
        </w:rPr>
      </w:pPr>
      <w:bookmarkStart w:id="1342" w:name="_Ref427906889"/>
      <w:bookmarkStart w:id="1343" w:name="_Toc428423571"/>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32</w:t>
      </w:r>
      <w:r w:rsidR="009D7FC0" w:rsidRPr="009616CB">
        <w:rPr>
          <w:rFonts w:ascii="Times New Roman" w:hAnsi="Times New Roman" w:cs="Times New Roman"/>
          <w:lang w:val="en-GB"/>
        </w:rPr>
        <w:fldChar w:fldCharType="end"/>
      </w:r>
      <w:bookmarkEnd w:id="1342"/>
      <w:r w:rsidRPr="009616CB">
        <w:rPr>
          <w:rFonts w:ascii="Times New Roman" w:hAnsi="Times New Roman" w:cs="Times New Roman"/>
          <w:lang w:val="en-GB"/>
        </w:rPr>
        <w:t>: Initial table for the sugar FBS/SUA</w:t>
      </w:r>
      <w:bookmarkEnd w:id="1343"/>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9616CB" w:rsidTr="006E32A4">
        <w:trPr>
          <w:cnfStyle w:val="100000000000"/>
        </w:trPr>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Production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fldSimple w:instr=" REF _Ref42825818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33</w:t>
        </w:r>
      </w:fldSimple>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1344" w:author="browningj" w:date="2015-08-28T16:27:00Z">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w:rsidR="004F65E4" w:rsidRPr="009616CB" w:rsidRDefault="004F65E4" w:rsidP="004F65E4">
      <w:pPr>
        <w:pStyle w:val="Caption"/>
        <w:keepNext/>
        <w:rPr>
          <w:rFonts w:ascii="Times New Roman" w:hAnsi="Times New Roman" w:cs="Times New Roman"/>
          <w:b/>
          <w:lang w:val="en-GB"/>
        </w:rPr>
      </w:pPr>
      <w:bookmarkStart w:id="1345" w:name="_Ref428258185"/>
      <w:bookmarkStart w:id="1346" w:name="_Toc428423572"/>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33</w:t>
      </w:r>
      <w:r w:rsidR="009D7FC0" w:rsidRPr="009616CB">
        <w:rPr>
          <w:rFonts w:ascii="Times New Roman" w:hAnsi="Times New Roman" w:cs="Times New Roman"/>
          <w:lang w:val="en-GB"/>
        </w:rPr>
        <w:fldChar w:fldCharType="end"/>
      </w:r>
      <w:bookmarkEnd w:id="1345"/>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1346"/>
      <w:r w:rsidRPr="009616CB">
        <w:rPr>
          <w:rFonts w:ascii="Times New Roman" w:hAnsi="Times New Roman" w:cs="Times New Roman"/>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9616CB" w:rsidTr="006E32A4">
        <w:trPr>
          <w:cnfStyle w:val="100000000000"/>
        </w:trPr>
        <w:tc>
          <w:tcPr>
            <w:cnfStyle w:val="001000000000"/>
            <w:tcW w:w="679" w:type="pct"/>
          </w:tcPr>
          <w:p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Trade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detailed process to arrive at the trade data for all products, including sugar</w:t>
      </w:r>
      <w:ins w:id="1347" w:author="browningj" w:date="2015-08-28T16:27:00Z">
        <w:r w:rsidR="0057568A">
          <w:rPr>
            <w:rFonts w:ascii="Times New Roman" w:hAnsi="Times New Roman" w:cs="Times New Roman"/>
            <w:lang w:val="en-GB"/>
          </w:rPr>
          <w:t>,</w:t>
        </w:r>
      </w:ins>
      <w:r w:rsidRPr="009616CB">
        <w:rPr>
          <w:rFonts w:ascii="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34</w:t>
        </w:r>
      </w:fldSimple>
      <w:r w:rsidRPr="009616CB">
        <w:rPr>
          <w:rFonts w:ascii="Times New Roman" w:hAnsi="Times New Roman" w:cs="Times New Roman"/>
          <w:lang w:val="en-GB"/>
        </w:rPr>
        <w:t xml:space="preserve">, which now features both production and trade and hence almost the entire supply side of the sugar balance. </w:t>
      </w:r>
    </w:p>
    <w:p w:rsidR="004F65E4" w:rsidRPr="009616CB" w:rsidRDefault="004F65E4" w:rsidP="004F65E4">
      <w:pPr>
        <w:pStyle w:val="Caption"/>
        <w:keepNext/>
        <w:rPr>
          <w:rFonts w:ascii="Times New Roman" w:hAnsi="Times New Roman" w:cs="Times New Roman"/>
          <w:b/>
          <w:lang w:val="en-GB"/>
        </w:rPr>
      </w:pPr>
      <w:bookmarkStart w:id="1348" w:name="_Ref427907175"/>
      <w:bookmarkStart w:id="1349" w:name="_Toc428423573"/>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34</w:t>
      </w:r>
      <w:r w:rsidR="009D7FC0" w:rsidRPr="009616CB">
        <w:rPr>
          <w:rFonts w:ascii="Times New Roman" w:hAnsi="Times New Roman" w:cs="Times New Roman"/>
          <w:lang w:val="en-GB"/>
        </w:rPr>
        <w:fldChar w:fldCharType="end"/>
      </w:r>
      <w:bookmarkEnd w:id="1348"/>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1349"/>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9616CB" w:rsidTr="006E32A4">
        <w:trPr>
          <w:cnfStyle w:val="100000000000"/>
        </w:trPr>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Stock Changes</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Generally, stocks will be held for a select number of primary level products (such as wheat or rice). That’s neither the case for cane nor for beet</w:t>
      </w:r>
      <w:del w:id="1350" w:author="browningj" w:date="2015-08-28T16:27:00Z">
        <w:r w:rsidRPr="009616CB" w:rsidDel="0057568A">
          <w:rPr>
            <w:rFonts w:ascii="Times New Roman" w:hAnsi="Times New Roman" w:cs="Times New Roman"/>
            <w:lang w:val="en-GB"/>
          </w:rPr>
          <w:delText xml:space="preserve">, </w:delText>
        </w:r>
      </w:del>
      <w:ins w:id="1351" w:author="browningj" w:date="2015-08-28T16:27:00Z">
        <w:r w:rsidR="0057568A">
          <w:rPr>
            <w:rFonts w:ascii="Times New Roman" w:hAnsi="Times New Roman" w:cs="Times New Roman"/>
            <w:lang w:val="en-GB"/>
          </w:rPr>
          <w:t>;</w:t>
        </w:r>
        <w:r w:rsidR="0057568A"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both are indeed highly perishable products. Sugar is therefore stored as raw or refined sugar. The stock change in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1352" w:author="browningj" w:date="2015-08-28T16:28:00Z">
        <w:r w:rsidR="0057568A">
          <w:rPr>
            <w:rFonts w:ascii="Times New Roman" w:hAnsi="Times New Roman" w:cs="Times New Roman"/>
            <w:lang w:val="en-GB"/>
          </w:rPr>
          <w:t xml:space="preserve"> </w:t>
        </w:r>
      </w:ins>
      <w:r w:rsidRPr="009616CB">
        <w:rPr>
          <w:rFonts w:ascii="Times New Roman" w:hAnsi="Times New Roman" w:cs="Times New Roman"/>
          <w:lang w:val="en-GB"/>
        </w:rPr>
        <w:t>(</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 xml:space="preserve">) now completes the domestic supply side as shown in </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53" w:name="_Ref427907474"/>
      <w:bookmarkStart w:id="1354" w:name="_Toc428423574"/>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35</w:t>
      </w:r>
      <w:r w:rsidR="009D7FC0" w:rsidRPr="009616CB">
        <w:rPr>
          <w:rFonts w:ascii="Times New Roman" w:hAnsi="Times New Roman" w:cs="Times New Roman"/>
          <w:lang w:val="en-GB"/>
        </w:rPr>
        <w:fldChar w:fldCharType="end"/>
      </w:r>
      <w:bookmarkEnd w:id="1353"/>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1354"/>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9616CB" w:rsidTr="006E32A4">
        <w:trPr>
          <w:cnfStyle w:val="100000000000"/>
        </w:trPr>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36</w:t>
        </w:r>
      </w:fldSimple>
      <w:r w:rsidRPr="009616CB">
        <w:rPr>
          <w:rFonts w:ascii="Times New Roman" w:hAnsi="Times New Roman" w:cs="Times New Roman"/>
          <w:lang w:val="en-GB"/>
        </w:rPr>
        <w:t>).</w:t>
      </w:r>
    </w:p>
    <w:p w:rsidR="004F65E4" w:rsidRPr="009616CB" w:rsidRDefault="004F65E4" w:rsidP="007E09C4">
      <w:pPr>
        <w:pStyle w:val="Caption"/>
        <w:keepNext/>
        <w:rPr>
          <w:rFonts w:ascii="Times New Roman" w:hAnsi="Times New Roman" w:cs="Times New Roman"/>
          <w:b/>
          <w:lang w:val="en-GB"/>
        </w:rPr>
      </w:pPr>
      <w:bookmarkStart w:id="1355" w:name="_Ref428259140"/>
      <w:bookmarkStart w:id="1356" w:name="_Toc428423575"/>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36</w:t>
      </w:r>
      <w:r w:rsidR="009D7FC0" w:rsidRPr="009616CB">
        <w:rPr>
          <w:rFonts w:ascii="Times New Roman" w:hAnsi="Times New Roman" w:cs="Times New Roman"/>
          <w:lang w:val="en-GB"/>
        </w:rPr>
        <w:fldChar w:fldCharType="end"/>
      </w:r>
      <w:bookmarkEnd w:id="1355"/>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56"/>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9616CB" w:rsidTr="006E32A4">
        <w:trPr>
          <w:cnfStyle w:val="100000000000"/>
        </w:trPr>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1,513,800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9,795,900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w:rsidR="004F65E4" w:rsidRPr="009616CB" w:rsidRDefault="004F65E4" w:rsidP="004F65E4">
      <w:pPr>
        <w:pStyle w:val="Caption"/>
        <w:keepNext/>
        <w:rPr>
          <w:rFonts w:ascii="Times New Roman" w:hAnsi="Times New Roman" w:cs="Times New Roman"/>
          <w:b/>
          <w:lang w:val="en-GB"/>
        </w:rPr>
      </w:pPr>
      <w:bookmarkStart w:id="1357" w:name="_Toc42842357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37</w:t>
      </w:r>
      <w:r w:rsidR="009D7FC0"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1357"/>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9616CB" w:rsidTr="006E32A4">
        <w:trPr>
          <w:cnfStyle w:val="100000000000"/>
        </w:trPr>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205,500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213,300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9616CB" w:rsidRDefault="004F65E4" w:rsidP="004F65E4">
      <w:pPr>
        <w:pStyle w:val="Caption"/>
        <w:keepNext/>
        <w:rPr>
          <w:rFonts w:ascii="Times New Roman" w:hAnsi="Times New Roman" w:cs="Times New Roman"/>
          <w:lang w:val="en-GB"/>
        </w:rPr>
      </w:pPr>
      <w:bookmarkStart w:id="1358" w:name="_Toc428423577"/>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38</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58"/>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9616CB" w:rsidTr="006E32A4">
        <w:trPr>
          <w:cnfStyle w:val="100000000000"/>
        </w:trPr>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1,572,200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Industrial Utilization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w:rsidR="004F65E4" w:rsidRPr="009616CB" w:rsidRDefault="004F65E4" w:rsidP="004F65E4">
      <w:pPr>
        <w:pStyle w:val="Caption"/>
        <w:keepNext/>
        <w:rPr>
          <w:rFonts w:ascii="Times New Roman" w:hAnsi="Times New Roman" w:cs="Times New Roman"/>
          <w:lang w:val="en-GB"/>
        </w:rPr>
      </w:pPr>
      <w:bookmarkStart w:id="1359" w:name="_Toc42842357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39</w:t>
      </w:r>
      <w:r w:rsidR="009D7FC0"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1359"/>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Tourist Consumption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fldSimple w:instr=" REF _Ref42826002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40</w:t>
        </w:r>
      </w:fldSimple>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9616CB" w:rsidRDefault="004F65E4" w:rsidP="004F65E4">
      <w:pPr>
        <w:pStyle w:val="Caption"/>
        <w:keepNext/>
        <w:rPr>
          <w:rFonts w:ascii="Times New Roman" w:hAnsi="Times New Roman" w:cs="Times New Roman"/>
          <w:b/>
          <w:lang w:val="en-GB"/>
        </w:rPr>
      </w:pPr>
      <w:bookmarkStart w:id="1360" w:name="_Ref428260022"/>
      <w:bookmarkStart w:id="1361" w:name="_Toc428423579"/>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40</w:t>
      </w:r>
      <w:r w:rsidR="009D7FC0" w:rsidRPr="009616CB">
        <w:rPr>
          <w:rFonts w:ascii="Times New Roman" w:hAnsi="Times New Roman" w:cs="Times New Roman"/>
          <w:lang w:val="en-GB"/>
        </w:rPr>
        <w:fldChar w:fldCharType="end"/>
      </w:r>
      <w:bookmarkEnd w:id="1360"/>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1361"/>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In order to compute the total amount of molasses, we must</w:t>
      </w:r>
      <w:ins w:id="1362" w:author="browningj" w:date="2015-08-28T16:30:00Z">
        <w:r w:rsidR="0057568A">
          <w:rPr>
            <w:rFonts w:ascii="Times New Roman" w:hAnsi="Times New Roman" w:cs="Times New Roman"/>
            <w:lang w:val="en-GB"/>
          </w:rPr>
          <w:t xml:space="preserve"> first</w:t>
        </w:r>
      </w:ins>
      <w:r w:rsidRPr="009616CB">
        <w:rPr>
          <w:rFonts w:ascii="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9616CB" w:rsidRDefault="004F65E4" w:rsidP="004F65E4">
      <w:pPr>
        <w:pStyle w:val="Caption"/>
        <w:keepNext/>
        <w:rPr>
          <w:rFonts w:ascii="Times New Roman" w:hAnsi="Times New Roman" w:cs="Times New Roman"/>
          <w:b/>
          <w:lang w:val="en-GB"/>
        </w:rPr>
      </w:pPr>
      <w:bookmarkStart w:id="1363" w:name="_Toc428423580"/>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41</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1363"/>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9616CB" w:rsidTr="006E32A4">
        <w:trPr>
          <w:cnfStyle w:val="100000000000"/>
        </w:trPr>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lastRenderedPageBreak/>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24,730,000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9616CB" w:rsidRDefault="004F65E4" w:rsidP="004F65E4">
      <w:pPr>
        <w:pStyle w:val="Caption"/>
        <w:keepNext/>
        <w:rPr>
          <w:rFonts w:ascii="Times New Roman" w:hAnsi="Times New Roman" w:cs="Times New Roman"/>
          <w:b/>
          <w:lang w:val="en-GB"/>
        </w:rPr>
      </w:pPr>
      <w:bookmarkStart w:id="1364" w:name="_Toc428423581"/>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42</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1364"/>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9616CB" w:rsidTr="006E32A4">
        <w:trPr>
          <w:cnfStyle w:val="100000000000"/>
        </w:trPr>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fldSimple w:instr=" REF _Ref42826019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43</w:t>
        </w:r>
      </w:fldSimple>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9616CB" w:rsidRDefault="004F65E4" w:rsidP="004F65E4">
      <w:pPr>
        <w:pStyle w:val="Caption"/>
        <w:keepNext/>
        <w:rPr>
          <w:rFonts w:ascii="Times New Roman" w:hAnsi="Times New Roman" w:cs="Times New Roman"/>
          <w:b/>
          <w:lang w:val="en-GB"/>
        </w:rPr>
      </w:pPr>
      <w:bookmarkStart w:id="1365" w:name="_Ref428260199"/>
      <w:bookmarkStart w:id="1366" w:name="_Toc428423582"/>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43</w:t>
      </w:r>
      <w:r w:rsidR="009D7FC0" w:rsidRPr="009616CB">
        <w:rPr>
          <w:rFonts w:ascii="Times New Roman" w:hAnsi="Times New Roman" w:cs="Times New Roman"/>
          <w:lang w:val="en-GB"/>
        </w:rPr>
        <w:fldChar w:fldCharType="end"/>
      </w:r>
      <w:bookmarkEnd w:id="1365"/>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1366"/>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9616CB" w:rsidTr="006E32A4">
        <w:trPr>
          <w:cnfStyle w:val="100000000000"/>
        </w:trPr>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2,512,500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Standardization and Balancing</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6"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rPr>
          <w:rFonts w:ascii="Times New Roman" w:hAnsi="Times New Roman" w:cs="Times New Roman"/>
          <w:b/>
          <w:lang w:val="en-GB"/>
        </w:rPr>
      </w:pPr>
      <w:bookmarkStart w:id="1367" w:name="_Toc428383871"/>
      <w:bookmarkStart w:id="1368" w:name="_Toc428436803"/>
      <w:r w:rsidRPr="009616CB">
        <w:rPr>
          <w:rFonts w:ascii="Times New Roman" w:hAnsi="Times New Roman" w:cs="Times New Roman"/>
          <w:lang w:val="en-GB"/>
        </w:rPr>
        <w:t xml:space="preserve">Figure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1367"/>
      <w:bookmarkEnd w:id="1368"/>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rsidR="004F65E4" w:rsidRPr="009616CB" w:rsidRDefault="004F65E4" w:rsidP="004F65E4">
      <w:pPr>
        <w:pStyle w:val="Caption"/>
        <w:keepNext/>
        <w:rPr>
          <w:rFonts w:ascii="Times New Roman" w:hAnsi="Times New Roman" w:cs="Times New Roman"/>
          <w:b/>
          <w:lang w:val="en-GB"/>
        </w:rPr>
      </w:pPr>
      <w:bookmarkStart w:id="1369" w:name="_Toc428423583"/>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44</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1369"/>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9616CB" w:rsidRDefault="004F65E4" w:rsidP="006E32A4">
      <w:pPr>
        <w:pStyle w:val="Caption"/>
        <w:keepNext/>
        <w:rPr>
          <w:rFonts w:ascii="Times New Roman" w:hAnsi="Times New Roman" w:cs="Times New Roman"/>
          <w:b/>
          <w:lang w:val="en-GB"/>
        </w:rPr>
      </w:pPr>
      <w:bookmarkStart w:id="1370" w:name="_Toc428423584"/>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45</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1370"/>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b/>
                <w:sz w:val="16"/>
                <w:lang w:val="en-GB"/>
              </w:rPr>
              <w:t>9,012,200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9616CB" w:rsidRDefault="004F65E4" w:rsidP="004F65E4">
      <w:pPr>
        <w:pStyle w:val="Caption"/>
        <w:keepNext/>
        <w:rPr>
          <w:rFonts w:ascii="Times New Roman" w:hAnsi="Times New Roman" w:cs="Times New Roman"/>
          <w:b/>
          <w:lang w:val="en-GB"/>
        </w:rPr>
      </w:pPr>
      <w:bookmarkStart w:id="1371" w:name="_Toc428423585"/>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46</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1371"/>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9616CB" w:rsidTr="006E32A4">
        <w:trPr>
          <w:cnfStyle w:val="100000000000"/>
        </w:trPr>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169,200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9,012,200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10,100,000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47</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72" w:name="_Ref428274147"/>
      <w:bookmarkStart w:id="1373" w:name="_Toc42842358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47</w:t>
      </w:r>
      <w:r w:rsidR="009D7FC0" w:rsidRPr="009616CB">
        <w:rPr>
          <w:rFonts w:ascii="Times New Roman" w:hAnsi="Times New Roman" w:cs="Times New Roman"/>
          <w:lang w:val="en-GB"/>
        </w:rPr>
        <w:fldChar w:fldCharType="end"/>
      </w:r>
      <w:bookmarkEnd w:id="1372"/>
      <w:r w:rsidRPr="009616CB">
        <w:rPr>
          <w:rFonts w:ascii="Times New Roman" w:hAnsi="Times New Roman" w:cs="Times New Roman"/>
          <w:lang w:val="en-GB"/>
        </w:rPr>
        <w:t>: Initial (unbalanced) table for Raw sugar, containing all standardized products</w:t>
      </w:r>
      <w:bookmarkEnd w:id="1373"/>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9616CB" w:rsidTr="006E32A4">
        <w:trPr>
          <w:cnfStyle w:val="100000000000"/>
        </w:trPr>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50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43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644"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31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30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39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496"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298"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50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1,674,600</w:t>
            </w:r>
          </w:p>
        </w:tc>
        <w:tc>
          <w:tcPr>
            <w:tcW w:w="43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420,200</w:t>
            </w:r>
          </w:p>
        </w:tc>
        <w:tc>
          <w:tcPr>
            <w:tcW w:w="644"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86,400</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12,670,000</w:t>
            </w:r>
          </w:p>
        </w:tc>
        <w:tc>
          <w:tcPr>
            <w:tcW w:w="31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0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9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496"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298"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48</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74" w:name="_Ref428274218"/>
      <w:bookmarkStart w:id="1375" w:name="_Toc428423587"/>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48</w:t>
      </w:r>
      <w:r w:rsidR="009D7FC0" w:rsidRPr="009616CB">
        <w:rPr>
          <w:rFonts w:ascii="Times New Roman" w:hAnsi="Times New Roman" w:cs="Times New Roman"/>
          <w:lang w:val="en-GB"/>
        </w:rPr>
        <w:fldChar w:fldCharType="end"/>
      </w:r>
      <w:bookmarkEnd w:id="1374"/>
      <w:r w:rsidRPr="009616CB">
        <w:rPr>
          <w:rFonts w:ascii="Times New Roman" w:hAnsi="Times New Roman" w:cs="Times New Roman"/>
          <w:lang w:val="en-GB"/>
        </w:rPr>
        <w:t>: Unbalanced table for raw sugar, including standard deviations</w:t>
      </w:r>
      <w:bookmarkEnd w:id="1375"/>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9616CB" w:rsidTr="006E32A4">
        <w:trPr>
          <w:cnfStyle w:val="100000000000"/>
        </w:trPr>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1,674,600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420,200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12,670,000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1,203,600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the above tables, we have a new table (</w:t>
      </w:r>
      <w:fldSimple w:instr=" REF _Ref4282743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49</w:t>
        </w:r>
      </w:fldSimple>
      <w:r w:rsidRPr="009616CB">
        <w:rPr>
          <w:rFonts w:ascii="Times New Roman" w:hAnsi="Times New Roman" w:cs="Times New Roman"/>
          <w:lang w:val="en-GB"/>
        </w:rPr>
        <w:t>) with the following quantities. Note that the "Food" variable is the variable that receives most of the adjustment because it has a substantially higher variability</w:t>
      </w:r>
      <w:ins w:id="1376" w:author="browningj" w:date="2015-08-28T16:32:00Z">
        <w:r w:rsidR="0057568A">
          <w:rPr>
            <w:rFonts w:ascii="Times New Roman" w:hAnsi="Times New Roman" w:cs="Times New Roman"/>
            <w:lang w:val="en-GB"/>
          </w:rPr>
          <w:t xml:space="preserve"> than other variables</w:t>
        </w:r>
      </w:ins>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77" w:name="_Ref428274318"/>
      <w:bookmarkStart w:id="1378" w:name="_Toc42842358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49</w:t>
      </w:r>
      <w:r w:rsidR="009D7FC0" w:rsidRPr="009616CB">
        <w:rPr>
          <w:rFonts w:ascii="Times New Roman" w:hAnsi="Times New Roman" w:cs="Times New Roman"/>
          <w:lang w:val="en-GB"/>
        </w:rPr>
        <w:fldChar w:fldCharType="end"/>
      </w:r>
      <w:bookmarkEnd w:id="1377"/>
      <w:r w:rsidRPr="009616CB">
        <w:rPr>
          <w:rFonts w:ascii="Times New Roman" w:hAnsi="Times New Roman" w:cs="Times New Roman"/>
          <w:lang w:val="en-GB"/>
        </w:rPr>
        <w:t>: Final balanced table for raw sugar, including all processed commodities</w:t>
      </w:r>
      <w:bookmarkEnd w:id="1378"/>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Loss</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6,389,200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1,674,600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420,200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84,300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7,562,500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24,200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1,203,600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our example is to calculate the calories, fats, and proteins.  As with the wheat, this can be done as soon as we have food values available for the SUA level commodities (</w:t>
      </w:r>
      <w:fldSimple w:instr=" REF _Ref42827444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50</w:t>
        </w:r>
      </w:fldSimple>
      <w:r w:rsidRPr="009616CB">
        <w:rPr>
          <w:rFonts w:ascii="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1379" w:author="browningj" w:date="2015-08-28T16:32:00Z">
        <w:r w:rsidR="0057568A">
          <w:rPr>
            <w:rFonts w:ascii="Times New Roman" w:hAnsi="Times New Roman" w:cs="Times New Roman"/>
            <w:lang w:val="en-GB"/>
          </w:rPr>
          <w:t xml:space="preserve">(i.e. raw sugar) </w:t>
        </w:r>
      </w:ins>
      <w:r w:rsidRPr="009616CB">
        <w:rPr>
          <w:rFonts w:ascii="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9616CB" w:rsidRDefault="004F65E4" w:rsidP="004F65E4">
      <w:pPr>
        <w:pStyle w:val="Caption"/>
        <w:keepNext/>
        <w:rPr>
          <w:rFonts w:ascii="Times New Roman" w:hAnsi="Times New Roman" w:cs="Times New Roman"/>
          <w:b/>
          <w:lang w:val="en-GB"/>
        </w:rPr>
      </w:pPr>
      <w:bookmarkStart w:id="1380" w:name="_Ref428274442"/>
      <w:bookmarkStart w:id="1381" w:name="_Toc428423589"/>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50</w:t>
      </w:r>
      <w:r w:rsidR="009D7FC0" w:rsidRPr="009616CB">
        <w:rPr>
          <w:rFonts w:ascii="Times New Roman" w:hAnsi="Times New Roman" w:cs="Times New Roman"/>
          <w:lang w:val="en-GB"/>
        </w:rPr>
        <w:fldChar w:fldCharType="end"/>
      </w:r>
      <w:bookmarkEnd w:id="1380"/>
      <w:r w:rsidRPr="009616CB">
        <w:rPr>
          <w:rFonts w:ascii="Times New Roman" w:hAnsi="Times New Roman" w:cs="Times New Roman"/>
          <w:lang w:val="en-GB"/>
        </w:rPr>
        <w:t>: Calorie, protein, and fat quantities for consumed sugar products</w:t>
      </w:r>
      <w:bookmarkEnd w:id="1381"/>
    </w:p>
    <w:tbl>
      <w:tblPr>
        <w:tblStyle w:val="TableClassic1"/>
        <w:tblW w:w="0" w:type="auto"/>
        <w:tblLook w:val="04A0"/>
      </w:tblPr>
      <w:tblGrid>
        <w:gridCol w:w="1425"/>
        <w:gridCol w:w="936"/>
        <w:gridCol w:w="1131"/>
        <w:gridCol w:w="1091"/>
        <w:gridCol w:w="801"/>
        <w:gridCol w:w="1337"/>
        <w:gridCol w:w="1384"/>
        <w:gridCol w:w="113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Quantity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kJ Energy/kg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Protein/kg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Fat/kg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Energy (GJ/day)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Protein (Mg/day)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101,000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903,600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6,026,600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17,000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280,600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142,200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51</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82" w:name="_Ref428274506"/>
      <w:bookmarkStart w:id="1383" w:name="_Toc428423590"/>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51</w:t>
      </w:r>
      <w:r w:rsidR="009D7FC0" w:rsidRPr="009616CB">
        <w:rPr>
          <w:rFonts w:ascii="Times New Roman" w:hAnsi="Times New Roman" w:cs="Times New Roman"/>
          <w:lang w:val="en-GB"/>
        </w:rPr>
        <w:fldChar w:fldCharType="end"/>
      </w:r>
      <w:bookmarkEnd w:id="1382"/>
      <w:r w:rsidRPr="009616CB">
        <w:rPr>
          <w:rFonts w:ascii="Times New Roman" w:hAnsi="Times New Roman" w:cs="Times New Roman"/>
          <w:lang w:val="en-GB"/>
        </w:rPr>
        <w:t>: Total calories/proteins/fats from sugar (per year)</w:t>
      </w:r>
      <w:bookmarkEnd w:id="1383"/>
    </w:p>
    <w:tbl>
      <w:tblPr>
        <w:tblStyle w:val="TableClassic1"/>
        <w:tblW w:w="0" w:type="auto"/>
        <w:tblLook w:val="04A0"/>
      </w:tblPr>
      <w:tblGrid>
        <w:gridCol w:w="1231"/>
        <w:gridCol w:w="1689"/>
        <w:gridCol w:w="1750"/>
        <w:gridCol w:w="1396"/>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280,600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52</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384" w:name="_Ref428274557"/>
      <w:bookmarkStart w:id="1385" w:name="_Toc428423591"/>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52</w:t>
      </w:r>
      <w:r w:rsidR="009D7FC0" w:rsidRPr="009616CB">
        <w:rPr>
          <w:rFonts w:ascii="Times New Roman" w:hAnsi="Times New Roman" w:cs="Times New Roman"/>
          <w:lang w:val="en-GB"/>
        </w:rPr>
        <w:fldChar w:fldCharType="end"/>
      </w:r>
      <w:bookmarkEnd w:id="1384"/>
      <w:r w:rsidRPr="009616CB">
        <w:rPr>
          <w:rFonts w:ascii="Times New Roman" w:hAnsi="Times New Roman" w:cs="Times New Roman"/>
          <w:lang w:val="en-GB"/>
        </w:rPr>
        <w:t>: Daily per capita calories/proteins/fats for sugar</w:t>
      </w:r>
      <w:bookmarkEnd w:id="1385"/>
    </w:p>
    <w:tbl>
      <w:tblPr>
        <w:tblStyle w:val="TableClassic1"/>
        <w:tblW w:w="0" w:type="auto"/>
        <w:tblLook w:val="04A0"/>
      </w:tblPr>
      <w:tblGrid>
        <w:gridCol w:w="1231"/>
        <w:gridCol w:w="2013"/>
        <w:gridCol w:w="2080"/>
        <w:gridCol w:w="1726"/>
      </w:tblGrid>
      <w:tr w:rsidR="004F65E4" w:rsidRPr="009616CB" w:rsidTr="008B0C44">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112</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4F65E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E93C3B">
      <w:pPr>
        <w:pStyle w:val="Heading2"/>
      </w:pPr>
      <w:bookmarkStart w:id="1386" w:name="palm-oil"/>
      <w:bookmarkStart w:id="1387" w:name="_Toc428383849"/>
      <w:bookmarkStart w:id="1388" w:name="_Toc428436071"/>
      <w:bookmarkStart w:id="1389" w:name="_Toc428436372"/>
      <w:bookmarkStart w:id="1390" w:name="_Toc428436498"/>
      <w:bookmarkEnd w:id="1386"/>
      <w:r w:rsidRPr="009616CB">
        <w:lastRenderedPageBreak/>
        <w:t>Palm Oil</w:t>
      </w:r>
      <w:bookmarkEnd w:id="1387"/>
      <w:bookmarkEnd w:id="1388"/>
      <w:bookmarkEnd w:id="1389"/>
      <w:bookmarkEnd w:id="1390"/>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1" w:name="_Ref428299225"/>
      <w:bookmarkStart w:id="1392" w:name="_Toc428423592"/>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53</w:t>
      </w:r>
      <w:r w:rsidR="009D7FC0" w:rsidRPr="009616CB">
        <w:rPr>
          <w:rFonts w:ascii="Times New Roman" w:hAnsi="Times New Roman" w:cs="Times New Roman"/>
          <w:b/>
          <w:lang w:val="en-GB"/>
        </w:rPr>
        <w:fldChar w:fldCharType="end"/>
      </w:r>
      <w:bookmarkEnd w:id="1391"/>
      <w:r w:rsidRPr="009616CB">
        <w:rPr>
          <w:rFonts w:ascii="Times New Roman" w:hAnsi="Times New Roman" w:cs="Times New Roman"/>
          <w:lang w:val="en-GB"/>
        </w:rPr>
        <w:t>: Initial SUA table for palm oil</w:t>
      </w:r>
      <w:bookmarkEnd w:id="1392"/>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Production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3" w:name="_Ref428299196"/>
      <w:bookmarkStart w:id="1394" w:name="_Toc428423593"/>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54</w:t>
      </w:r>
      <w:r w:rsidR="009D7FC0" w:rsidRPr="009616CB">
        <w:rPr>
          <w:rFonts w:ascii="Times New Roman" w:hAnsi="Times New Roman" w:cs="Times New Roman"/>
          <w:b/>
          <w:lang w:val="en-GB"/>
        </w:rPr>
        <w:fldChar w:fldCharType="end"/>
      </w:r>
      <w:bookmarkEnd w:id="1393"/>
      <w:r w:rsidRPr="009616CB">
        <w:rPr>
          <w:rFonts w:ascii="Times New Roman" w:hAnsi="Times New Roman" w:cs="Times New Roman"/>
          <w:lang w:val="en-GB"/>
        </w:rPr>
        <w:t>: Adding production data to the SUA table for palm oil and products</w:t>
      </w:r>
      <w:bookmarkEnd w:id="1394"/>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Trade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55</w:t>
        </w:r>
      </w:fldSimple>
      <w:r w:rsidRPr="009616CB">
        <w:rPr>
          <w:rFonts w:ascii="Times New Roman" w:hAnsi="Times New Roman" w:cs="Times New Roman"/>
          <w:lang w:val="en-GB"/>
        </w:rPr>
        <w:t>).</w:t>
      </w:r>
    </w:p>
    <w:p w:rsidR="006E32A4" w:rsidRPr="009616CB" w:rsidRDefault="006E32A4" w:rsidP="007E09C4">
      <w:pPr>
        <w:pStyle w:val="Caption"/>
        <w:keepNext/>
        <w:rPr>
          <w:rFonts w:ascii="Times New Roman" w:hAnsi="Times New Roman" w:cs="Times New Roman"/>
          <w:b/>
          <w:lang w:val="en-GB"/>
        </w:rPr>
      </w:pPr>
      <w:bookmarkStart w:id="1395" w:name="_Ref428299158"/>
      <w:bookmarkStart w:id="1396" w:name="_Toc428423594"/>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55</w:t>
      </w:r>
      <w:r w:rsidR="009D7FC0" w:rsidRPr="009616CB">
        <w:rPr>
          <w:rFonts w:ascii="Times New Roman" w:hAnsi="Times New Roman" w:cs="Times New Roman"/>
          <w:b/>
          <w:lang w:val="en-GB"/>
        </w:rPr>
        <w:fldChar w:fldCharType="end"/>
      </w:r>
      <w:bookmarkEnd w:id="1395"/>
      <w:r w:rsidRPr="009616CB">
        <w:rPr>
          <w:rFonts w:ascii="Times New Roman" w:hAnsi="Times New Roman" w:cs="Times New Roman"/>
          <w:lang w:val="en-GB"/>
        </w:rPr>
        <w:t>: Adding trade estimates to the SUA table for palm oil</w:t>
      </w:r>
      <w:bookmarkEnd w:id="1396"/>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9616CB" w:rsidTr="006E32A4">
        <w:trPr>
          <w:cnfStyle w:val="100000000000"/>
        </w:trPr>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1,087,600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94,900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Stock Changes</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Generally, stocks will be held for a select number of primary level products (such as wheat or rice). Similar to </w:t>
      </w:r>
      <w:ins w:id="1397" w:author="browningj" w:date="2015-08-28T16:34:00Z">
        <w:r w:rsidR="0057568A">
          <w:rPr>
            <w:rFonts w:ascii="Times New Roman" w:hAnsi="Times New Roman" w:cs="Times New Roman"/>
            <w:lang w:val="en-GB"/>
          </w:rPr>
          <w:t xml:space="preserve">refined </w:t>
        </w:r>
      </w:ins>
      <w:r w:rsidRPr="009616CB">
        <w:rPr>
          <w:rFonts w:ascii="Times New Roman" w:hAnsi="Times New Roman" w:cs="Times New Roman"/>
          <w:lang w:val="en-GB"/>
        </w:rPr>
        <w:t>sugar, margarine is another exception to the rule: a processed product for which stocks are occasionally held (</w:t>
      </w:r>
      <w:fldSimple w:instr=" REF _Ref42829936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398" w:name="_Ref428299362"/>
      <w:bookmarkStart w:id="1399" w:name="_Toc428423595"/>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56</w:t>
      </w:r>
      <w:r w:rsidR="009D7FC0" w:rsidRPr="009616CB">
        <w:rPr>
          <w:rFonts w:ascii="Times New Roman" w:hAnsi="Times New Roman" w:cs="Times New Roman"/>
          <w:b/>
          <w:lang w:val="en-GB"/>
        </w:rPr>
        <w:fldChar w:fldCharType="end"/>
      </w:r>
      <w:bookmarkEnd w:id="1398"/>
      <w:r w:rsidRPr="009616CB">
        <w:rPr>
          <w:rFonts w:ascii="Times New Roman" w:hAnsi="Times New Roman" w:cs="Times New Roman"/>
          <w:lang w:val="en-GB"/>
        </w:rPr>
        <w:t>: Adding stock changes to the SUA table for stock changes</w:t>
      </w:r>
      <w:bookmarkEnd w:id="139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57</w:t>
        </w:r>
      </w:fldSimple>
      <w:r w:rsidRPr="009616CB">
        <w:rPr>
          <w:rFonts w:ascii="Times New Roman" w:hAnsi="Times New Roman" w:cs="Times New Roman"/>
          <w:lang w:val="en-GB"/>
        </w:rPr>
        <w:t>) that can be used to create margarine (and no other commodities in this country that could be processed into margarine):</w:t>
      </w:r>
    </w:p>
    <w:p w:rsidR="006E32A4" w:rsidRPr="009616CB" w:rsidRDefault="006E32A4" w:rsidP="007E09C4">
      <w:pPr>
        <w:pStyle w:val="Caption"/>
        <w:keepNext/>
        <w:rPr>
          <w:rFonts w:ascii="Times New Roman" w:hAnsi="Times New Roman" w:cs="Times New Roman"/>
          <w:b/>
          <w:lang w:val="en-GB"/>
        </w:rPr>
      </w:pPr>
      <w:bookmarkStart w:id="1400" w:name="_Ref428299606"/>
      <w:bookmarkStart w:id="1401" w:name="_Toc428423596"/>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57</w:t>
      </w:r>
      <w:r w:rsidR="009D7FC0" w:rsidRPr="009616CB">
        <w:rPr>
          <w:rFonts w:ascii="Times New Roman" w:hAnsi="Times New Roman" w:cs="Times New Roman"/>
          <w:b/>
          <w:lang w:val="en-GB"/>
        </w:rPr>
        <w:fldChar w:fldCharType="end"/>
      </w:r>
      <w:bookmarkEnd w:id="1400"/>
      <w:r w:rsidRPr="009616CB">
        <w:rPr>
          <w:rFonts w:ascii="Times New Roman" w:hAnsi="Times New Roman" w:cs="Times New Roman"/>
          <w:lang w:val="en-GB"/>
        </w:rPr>
        <w:t>: Primary products (oilseeds and crops) used to produce margarine</w:t>
      </w:r>
      <w:bookmarkEnd w:id="1401"/>
      <w:r w:rsidRPr="009616CB">
        <w:rPr>
          <w:rFonts w:ascii="Times New Roman" w:hAnsi="Times New Roman" w:cs="Times New Roman"/>
          <w:lang w:val="en-GB"/>
        </w:rPr>
        <w:t xml:space="preserve">  </w:t>
      </w:r>
    </w:p>
    <w:tbl>
      <w:tblPr>
        <w:tblStyle w:val="TableClassic1"/>
        <w:tblW w:w="0" w:type="auto"/>
        <w:tblLook w:val="04A0"/>
      </w:tblPr>
      <w:tblGrid>
        <w:gridCol w:w="1616"/>
        <w:gridCol w:w="1150"/>
        <w:gridCol w:w="2066"/>
        <w:gridCol w:w="785"/>
      </w:tblGrid>
      <w:tr w:rsidR="006E32A4" w:rsidRPr="009616CB" w:rsidTr="006E32A4">
        <w:trPr>
          <w:cnfStyle w:val="100000000000"/>
        </w:trPr>
        <w:tc>
          <w:tcPr>
            <w:cnfStyle w:val="001000000000"/>
            <w:tcW w:w="0" w:type="auto"/>
          </w:tcPr>
          <w:p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Availability</w:t>
            </w:r>
          </w:p>
        </w:tc>
        <w:tc>
          <w:tcPr>
            <w:tcW w:w="0" w:type="auto"/>
          </w:tcPr>
          <w:p w:rsidR="008B0C4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Equivalent Availability</w:t>
            </w:r>
          </w:p>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 xml:space="preserve"> for Margarine</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Share</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993,000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1,122,100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30.1%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3,874,100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788,000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21.1%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3,930,500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1,821,000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48.8%</w:t>
            </w:r>
          </w:p>
        </w:tc>
      </w:tr>
    </w:tbl>
    <w:p w:rsidR="006E32A4" w:rsidRPr="009616CB" w:rsidRDefault="006E32A4" w:rsidP="007E09C4">
      <w:pPr>
        <w:keepNext/>
        <w:jc w:val="center"/>
        <w:rPr>
          <w:rFonts w:ascii="Times New Roman" w:hAnsi="Times New Roman" w:cs="Times New Roman"/>
          <w:sz w:val="24"/>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02" w:name="_Ref428341079"/>
      <w:bookmarkStart w:id="1403" w:name="_Toc428423597"/>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58</w:t>
      </w:r>
      <w:r w:rsidR="009D7FC0" w:rsidRPr="009616CB">
        <w:rPr>
          <w:rFonts w:ascii="Times New Roman" w:hAnsi="Times New Roman" w:cs="Times New Roman"/>
          <w:b/>
          <w:lang w:val="en-GB"/>
        </w:rPr>
        <w:fldChar w:fldCharType="end"/>
      </w:r>
      <w:bookmarkEnd w:id="1402"/>
      <w:r w:rsidRPr="009616CB">
        <w:rPr>
          <w:rFonts w:ascii="Times New Roman" w:hAnsi="Times New Roman" w:cs="Times New Roman"/>
          <w:lang w:val="en-GB"/>
        </w:rPr>
        <w:t>: Adding food processing to the SUA table of palm oil</w:t>
      </w:r>
      <w:bookmarkEnd w:id="140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fldSimple w:instr=" REF _Ref42834129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59</w:t>
        </w:r>
      </w:fldSimple>
      <w:r w:rsidRPr="009616CB">
        <w:rPr>
          <w:rFonts w:ascii="Times New Roman" w:hAnsi="Times New Roman" w:cs="Times New Roman"/>
          <w:lang w:val="en-GB"/>
        </w:rPr>
        <w:t xml:space="preserve"> provides the updated information, inclusive of production estimates for margarine and shortening.</w:t>
      </w:r>
    </w:p>
    <w:p w:rsidR="006E32A4" w:rsidRPr="009616CB" w:rsidRDefault="006E32A4" w:rsidP="006E32A4">
      <w:pPr>
        <w:pStyle w:val="Caption"/>
        <w:keepNext/>
        <w:rPr>
          <w:rFonts w:ascii="Times New Roman" w:hAnsi="Times New Roman" w:cs="Times New Roman"/>
          <w:b/>
          <w:lang w:val="en-GB"/>
        </w:rPr>
      </w:pPr>
      <w:bookmarkStart w:id="1404" w:name="_Ref428341294"/>
      <w:bookmarkStart w:id="1405" w:name="_Toc428423598"/>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59</w:t>
      </w:r>
      <w:r w:rsidR="009D7FC0" w:rsidRPr="009616CB">
        <w:rPr>
          <w:rFonts w:ascii="Times New Roman" w:hAnsi="Times New Roman" w:cs="Times New Roman"/>
          <w:b/>
          <w:lang w:val="en-GB"/>
        </w:rPr>
        <w:fldChar w:fldCharType="end"/>
      </w:r>
      <w:bookmarkEnd w:id="1404"/>
      <w:r w:rsidRPr="009616CB">
        <w:rPr>
          <w:rFonts w:ascii="Times New Roman" w:hAnsi="Times New Roman" w:cs="Times New Roman"/>
          <w:lang w:val="en-GB"/>
        </w:rPr>
        <w:t>: Adding production of processed products to the SUA table for palm oil</w:t>
      </w:r>
      <w:bookmarkEnd w:id="1405"/>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 Losses and Waste (FLW)</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60</w:t>
        </w:r>
      </w:fldSimple>
      <w:r w:rsidRPr="009616CB">
        <w:rPr>
          <w:rFonts w:ascii="Times New Roman" w:hAnsi="Times New Roman" w:cs="Times New Roman"/>
          <w:lang w:val="en-GB"/>
        </w:rPr>
        <w:t xml:space="preserve">). If a country produces palm fruit, FLW would need to be imputed or, preferably,  measured with appropriate methods and reported in representative surveys. </w:t>
      </w:r>
    </w:p>
    <w:p w:rsidR="006E32A4" w:rsidRPr="009616CB" w:rsidRDefault="006E32A4" w:rsidP="006E32A4">
      <w:pPr>
        <w:pStyle w:val="Caption"/>
        <w:keepNext/>
        <w:rPr>
          <w:rFonts w:ascii="Times New Roman" w:hAnsi="Times New Roman" w:cs="Times New Roman"/>
          <w:b/>
          <w:lang w:val="en-GB"/>
        </w:rPr>
      </w:pPr>
      <w:bookmarkStart w:id="1406" w:name="_Ref428341776"/>
      <w:bookmarkStart w:id="1407" w:name="_Toc428423599"/>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60</w:t>
      </w:r>
      <w:r w:rsidR="009D7FC0" w:rsidRPr="009616CB">
        <w:rPr>
          <w:rFonts w:ascii="Times New Roman" w:hAnsi="Times New Roman" w:cs="Times New Roman"/>
          <w:b/>
          <w:lang w:val="en-GB"/>
        </w:rPr>
        <w:fldChar w:fldCharType="end"/>
      </w:r>
      <w:bookmarkEnd w:id="1406"/>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1407"/>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61</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08" w:name="_Ref428342155"/>
      <w:bookmarkStart w:id="1409" w:name="_Toc428423600"/>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61</w:t>
      </w:r>
      <w:r w:rsidR="009D7FC0" w:rsidRPr="009616CB">
        <w:rPr>
          <w:rFonts w:ascii="Times New Roman" w:hAnsi="Times New Roman" w:cs="Times New Roman"/>
          <w:b/>
          <w:lang w:val="en-GB"/>
        </w:rPr>
        <w:fldChar w:fldCharType="end"/>
      </w:r>
      <w:bookmarkEnd w:id="1408"/>
      <w:r w:rsidRPr="009616CB">
        <w:rPr>
          <w:rFonts w:ascii="Times New Roman" w:hAnsi="Times New Roman" w:cs="Times New Roman"/>
          <w:lang w:val="en-GB"/>
        </w:rPr>
        <w:t>: Adding seed use to the SUA table for palm oil</w:t>
      </w:r>
      <w:bookmarkEnd w:id="140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Industrial Utilization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1410" w:author="browningj" w:date="2015-08-28T16:36:00Z">
        <w:r w:rsidR="00006704">
          <w:rPr>
            <w:rFonts w:ascii="Times New Roman" w:hAnsi="Times New Roman" w:cs="Times New Roman"/>
            <w:lang w:val="en-GB"/>
          </w:rPr>
          <w:t>d</w:t>
        </w:r>
      </w:ins>
      <w:r w:rsidRPr="009616CB">
        <w:rPr>
          <w:rFonts w:ascii="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1411" w:author="browningj" w:date="2015-08-28T16:36:00Z">
        <w:r w:rsidR="00006704">
          <w:rPr>
            <w:rFonts w:ascii="Times New Roman" w:hAnsi="Times New Roman" w:cs="Times New Roman"/>
            <w:lang w:val="en-GB"/>
          </w:rPr>
          <w:t xml:space="preserve">of which </w:t>
        </w:r>
      </w:ins>
      <w:r w:rsidRPr="009616CB">
        <w:rPr>
          <w:rFonts w:ascii="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62</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12" w:name="_Ref428342875"/>
      <w:bookmarkStart w:id="1413" w:name="_Toc428423601"/>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62</w:t>
      </w:r>
      <w:r w:rsidR="009D7FC0" w:rsidRPr="009616CB">
        <w:rPr>
          <w:rFonts w:ascii="Times New Roman" w:hAnsi="Times New Roman" w:cs="Times New Roman"/>
          <w:b/>
          <w:lang w:val="en-GB"/>
        </w:rPr>
        <w:fldChar w:fldCharType="end"/>
      </w:r>
      <w:bookmarkEnd w:id="1412"/>
      <w:r w:rsidRPr="009616CB">
        <w:rPr>
          <w:rFonts w:ascii="Times New Roman" w:hAnsi="Times New Roman" w:cs="Times New Roman"/>
          <w:lang w:val="en-GB"/>
        </w:rPr>
        <w:t>: Adding industrial use to the SUA table for palm oil</w:t>
      </w:r>
      <w:bookmarkEnd w:id="141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Tourist Consumption</w:t>
      </w: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fldSimple w:instr=" REF _Ref4283430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14" w:name="_Ref428343057"/>
      <w:bookmarkStart w:id="1415" w:name="_Toc428423602"/>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63</w:t>
      </w:r>
      <w:r w:rsidR="009D7FC0" w:rsidRPr="009616CB">
        <w:rPr>
          <w:rFonts w:ascii="Times New Roman" w:hAnsi="Times New Roman" w:cs="Times New Roman"/>
          <w:b/>
          <w:lang w:val="en-GB"/>
        </w:rPr>
        <w:fldChar w:fldCharType="end"/>
      </w:r>
      <w:bookmarkEnd w:id="1414"/>
      <w:r w:rsidRPr="009616CB">
        <w:rPr>
          <w:rFonts w:ascii="Times New Roman" w:hAnsi="Times New Roman" w:cs="Times New Roman"/>
          <w:lang w:val="en-GB"/>
        </w:rPr>
        <w:t>: Adding tourist consumption to the SUA table for palm oil</w:t>
      </w:r>
      <w:bookmarkEnd w:id="1415"/>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fldSimple w:instr=" REF _Ref428343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16" w:name="_Ref428343147"/>
      <w:bookmarkStart w:id="1417" w:name="_Toc428423603"/>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64</w:t>
      </w:r>
      <w:r w:rsidR="009D7FC0" w:rsidRPr="009616CB">
        <w:rPr>
          <w:rFonts w:ascii="Times New Roman" w:hAnsi="Times New Roman" w:cs="Times New Roman"/>
          <w:b/>
          <w:lang w:val="en-GB"/>
        </w:rPr>
        <w:fldChar w:fldCharType="end"/>
      </w:r>
      <w:bookmarkEnd w:id="1416"/>
      <w:r w:rsidRPr="009616CB">
        <w:rPr>
          <w:rFonts w:ascii="Times New Roman" w:hAnsi="Times New Roman" w:cs="Times New Roman"/>
          <w:lang w:val="en-GB"/>
        </w:rPr>
        <w:t>: Adding feed use to the SUA table for palm oil</w:t>
      </w:r>
      <w:bookmarkEnd w:id="1417"/>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lastRenderedPageBreak/>
        <w:t>Standardization and Balancing</w:t>
      </w:r>
    </w:p>
    <w:p w:rsidR="006E32A4" w:rsidRPr="009616CB" w:rsidRDefault="006E32A4" w:rsidP="00E52F68">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1418" w:author="browningj" w:date="2015-08-28T16:38:00Z">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fldSimple w:instr=" REF _Ref428343532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7"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9616CB" w:rsidRDefault="006E32A4" w:rsidP="006E32A4">
      <w:pPr>
        <w:pStyle w:val="Caption"/>
        <w:keepNext/>
        <w:rPr>
          <w:rFonts w:ascii="Times New Roman" w:hAnsi="Times New Roman" w:cs="Times New Roman"/>
          <w:b/>
          <w:lang w:val="en-GB"/>
        </w:rPr>
      </w:pPr>
      <w:bookmarkStart w:id="1419" w:name="_Ref428343532"/>
      <w:bookmarkStart w:id="1420" w:name="_Toc428383872"/>
      <w:bookmarkStart w:id="1421" w:name="_Toc428436804"/>
      <w:r w:rsidRPr="009616CB">
        <w:rPr>
          <w:rFonts w:ascii="Times New Roman" w:hAnsi="Times New Roman" w:cs="Times New Roman"/>
          <w:lang w:val="en-GB"/>
        </w:rPr>
        <w:t xml:space="preserve">Figure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21</w:t>
      </w:r>
      <w:r w:rsidR="009D7FC0" w:rsidRPr="009616CB">
        <w:rPr>
          <w:rFonts w:ascii="Times New Roman" w:hAnsi="Times New Roman" w:cs="Times New Roman"/>
          <w:b/>
          <w:lang w:val="en-GB"/>
        </w:rPr>
        <w:fldChar w:fldCharType="end"/>
      </w:r>
      <w:bookmarkEnd w:id="1419"/>
      <w:r w:rsidRPr="009616CB">
        <w:rPr>
          <w:rFonts w:ascii="Times New Roman" w:hAnsi="Times New Roman" w:cs="Times New Roman"/>
          <w:lang w:val="en-GB"/>
        </w:rPr>
        <w:t>: Commodity tree for palm oil</w:t>
      </w:r>
      <w:bookmarkEnd w:id="1420"/>
      <w:bookmarkEnd w:id="1421"/>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fldSimple w:instr=" REF _Ref42834379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65</w:t>
        </w:r>
      </w:fldSimple>
      <w:r w:rsidRPr="009616CB">
        <w:rPr>
          <w:rFonts w:ascii="Times New Roman" w:hAnsi="Times New Roman" w:cs="Times New Roman"/>
          <w:lang w:val="en-GB"/>
        </w:rPr>
        <w:t>). It is the basis for the standardization process and indeed must contain all estimates for all input variables of this process.</w:t>
      </w:r>
    </w:p>
    <w:p w:rsidR="006E32A4" w:rsidRPr="009616CB" w:rsidRDefault="006E32A4" w:rsidP="006E32A4">
      <w:pPr>
        <w:pStyle w:val="Caption"/>
        <w:keepNext/>
        <w:rPr>
          <w:rFonts w:ascii="Times New Roman" w:hAnsi="Times New Roman" w:cs="Times New Roman"/>
          <w:b/>
          <w:lang w:val="en-GB"/>
        </w:rPr>
      </w:pPr>
      <w:bookmarkStart w:id="1422" w:name="_Ref428343795"/>
      <w:bookmarkStart w:id="1423" w:name="_Toc428423604"/>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65</w:t>
      </w:r>
      <w:r w:rsidR="009D7FC0" w:rsidRPr="009616CB">
        <w:rPr>
          <w:rFonts w:ascii="Times New Roman" w:hAnsi="Times New Roman" w:cs="Times New Roman"/>
          <w:b/>
          <w:lang w:val="en-GB"/>
        </w:rPr>
        <w:fldChar w:fldCharType="end"/>
      </w:r>
      <w:bookmarkEnd w:id="1422"/>
      <w:r w:rsidRPr="009616CB">
        <w:rPr>
          <w:rFonts w:ascii="Times New Roman" w:hAnsi="Times New Roman" w:cs="Times New Roman"/>
          <w:lang w:val="en-GB"/>
        </w:rPr>
        <w:t>: Initial SUA table, with all inputs to the standardization process</w:t>
      </w:r>
      <w:bookmarkEnd w:id="1423"/>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6E32A4">
      <w:pPr>
        <w:rPr>
          <w:rFonts w:ascii="Times New Roman" w:hAnsi="Times New Roman" w:cs="Times New Roman"/>
          <w:lang w:val="en-GB"/>
        </w:rPr>
      </w:pP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24" w:name="_Ref428344050"/>
      <w:bookmarkStart w:id="1425" w:name="_Toc428423605"/>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66</w:t>
      </w:r>
      <w:r w:rsidR="009D7FC0" w:rsidRPr="009616CB">
        <w:rPr>
          <w:rFonts w:ascii="Times New Roman" w:hAnsi="Times New Roman" w:cs="Times New Roman"/>
          <w:b/>
          <w:lang w:val="en-GB"/>
        </w:rPr>
        <w:fldChar w:fldCharType="end"/>
      </w:r>
      <w:bookmarkEnd w:id="1424"/>
      <w:r w:rsidRPr="009616CB">
        <w:rPr>
          <w:rFonts w:ascii="Times New Roman" w:hAnsi="Times New Roman" w:cs="Times New Roman"/>
          <w:lang w:val="en-GB"/>
        </w:rPr>
        <w:t>: Updating the SUA table with food processing information</w:t>
      </w:r>
      <w:bookmarkEnd w:id="142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1,182,600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67</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26" w:name="_Ref428344243"/>
      <w:bookmarkStart w:id="1427" w:name="_Toc428423606"/>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67</w:t>
      </w:r>
      <w:r w:rsidR="009D7FC0" w:rsidRPr="009616CB">
        <w:rPr>
          <w:rFonts w:ascii="Times New Roman" w:hAnsi="Times New Roman" w:cs="Times New Roman"/>
          <w:b/>
          <w:lang w:val="en-GB"/>
        </w:rPr>
        <w:fldChar w:fldCharType="end"/>
      </w:r>
      <w:bookmarkEnd w:id="1426"/>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1427"/>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9616CB" w:rsidTr="006E32A4">
        <w:trPr>
          <w:cnfStyle w:val="100000000000"/>
        </w:trPr>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1,182,600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1,113,100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428" w:name="_Ref428344378"/>
      <w:bookmarkStart w:id="1429" w:name="_Toc428423607"/>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68</w:t>
      </w:r>
      <w:r w:rsidR="009D7FC0" w:rsidRPr="009616CB">
        <w:rPr>
          <w:rFonts w:ascii="Times New Roman" w:hAnsi="Times New Roman" w:cs="Times New Roman"/>
          <w:b/>
          <w:lang w:val="en-GB"/>
        </w:rPr>
        <w:fldChar w:fldCharType="end"/>
      </w:r>
      <w:bookmarkEnd w:id="1428"/>
      <w:r w:rsidRPr="009616CB">
        <w:rPr>
          <w:rFonts w:ascii="Times New Roman" w:hAnsi="Times New Roman" w:cs="Times New Roman"/>
          <w:lang w:val="en-GB"/>
        </w:rPr>
        <w:t>: Aggregated FBS balance for palm oil</w:t>
      </w:r>
      <w:bookmarkEnd w:id="1429"/>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9616CB" w:rsidTr="006E32A4">
        <w:trPr>
          <w:cnfStyle w:val="100000000000"/>
        </w:trPr>
        <w:tc>
          <w:tcPr>
            <w:cnfStyle w:val="001000000000"/>
            <w:tcW w:w="445" w:type="pct"/>
          </w:tcPr>
          <w:p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43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65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31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31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4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5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304"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E32A4">
        <w:tc>
          <w:tcPr>
            <w:cnfStyle w:val="001000000000"/>
            <w:tcW w:w="445" w:type="pct"/>
          </w:tcPr>
          <w:p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43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65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3,400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1,179,200</w:t>
            </w:r>
          </w:p>
        </w:tc>
        <w:tc>
          <w:tcPr>
            <w:tcW w:w="31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1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4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04"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Now, we must balance to satisfy the FBS equation of supply equals utilization. To do this, we need to extract the computed standard deviations of each variable (</w:t>
      </w:r>
      <w:fldSimple w:instr=" REF _Ref42834450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69</w:t>
        </w:r>
      </w:fldSimple>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9616CB" w:rsidRDefault="006E32A4" w:rsidP="006E32A4">
      <w:pPr>
        <w:pStyle w:val="Caption"/>
        <w:keepNext/>
        <w:rPr>
          <w:rFonts w:ascii="Times New Roman" w:hAnsi="Times New Roman" w:cs="Times New Roman"/>
          <w:b/>
          <w:lang w:val="en-GB"/>
        </w:rPr>
      </w:pPr>
      <w:bookmarkStart w:id="1430" w:name="_Ref428344503"/>
      <w:bookmarkStart w:id="1431" w:name="_Toc428423608"/>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69</w:t>
      </w:r>
      <w:r w:rsidR="009D7FC0" w:rsidRPr="009616CB">
        <w:rPr>
          <w:rFonts w:ascii="Times New Roman" w:hAnsi="Times New Roman" w:cs="Times New Roman"/>
          <w:b/>
          <w:lang w:val="en-GB"/>
        </w:rPr>
        <w:fldChar w:fldCharType="end"/>
      </w:r>
      <w:bookmarkEnd w:id="1430"/>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1431"/>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9616CB" w:rsidTr="006E32A4">
        <w:trPr>
          <w:cnfStyle w:val="100000000000"/>
        </w:trPr>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415"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61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30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3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398"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49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291"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1,179,200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59,000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fldSimple w:instr=" REF _Ref42834461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70</w:t>
        </w:r>
      </w:fldSimple>
      <w:r w:rsidRPr="009616CB">
        <w:rPr>
          <w:rFonts w:ascii="Times New Roman" w:hAnsi="Times New Roman" w:cs="Times New Roman"/>
          <w:lang w:val="en-GB"/>
        </w:rPr>
        <w:t>). Note that the "Food" variable is the variable that receives most of the adjustment because it has a substantially higher variability.</w:t>
      </w:r>
    </w:p>
    <w:p w:rsidR="006E32A4" w:rsidRPr="009616CB" w:rsidRDefault="006E32A4" w:rsidP="006E32A4">
      <w:pPr>
        <w:pStyle w:val="Caption"/>
        <w:keepNext/>
        <w:rPr>
          <w:rFonts w:ascii="Times New Roman" w:hAnsi="Times New Roman" w:cs="Times New Roman"/>
          <w:b/>
          <w:lang w:val="en-GB"/>
        </w:rPr>
      </w:pPr>
      <w:bookmarkStart w:id="1432" w:name="_Ref428344616"/>
      <w:bookmarkStart w:id="1433" w:name="_Toc428423609"/>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70</w:t>
      </w:r>
      <w:r w:rsidR="009D7FC0" w:rsidRPr="009616CB">
        <w:rPr>
          <w:rFonts w:ascii="Times New Roman" w:hAnsi="Times New Roman" w:cs="Times New Roman"/>
          <w:b/>
          <w:lang w:val="en-GB"/>
        </w:rPr>
        <w:fldChar w:fldCharType="end"/>
      </w:r>
      <w:bookmarkEnd w:id="1432"/>
      <w:r w:rsidRPr="009616CB">
        <w:rPr>
          <w:rFonts w:ascii="Times New Roman" w:hAnsi="Times New Roman" w:cs="Times New Roman"/>
          <w:lang w:val="en-GB"/>
        </w:rPr>
        <w:t>: Fully balanced FBS table for palm oil</w:t>
      </w:r>
      <w:bookmarkEnd w:id="1433"/>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989,400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59,000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fldSimple w:instr=" REF _Ref4283447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71</w:t>
        </w:r>
      </w:fldSimple>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9616CB" w:rsidRDefault="006E32A4" w:rsidP="006E32A4">
      <w:pPr>
        <w:pStyle w:val="Caption"/>
        <w:keepNext/>
        <w:rPr>
          <w:rFonts w:ascii="Times New Roman" w:hAnsi="Times New Roman" w:cs="Times New Roman"/>
          <w:b/>
          <w:lang w:val="en-GB"/>
        </w:rPr>
      </w:pPr>
      <w:bookmarkStart w:id="1434" w:name="_Ref428344755"/>
      <w:bookmarkStart w:id="1435" w:name="_Toc428423610"/>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71</w:t>
      </w:r>
      <w:r w:rsidR="009D7FC0" w:rsidRPr="009616CB">
        <w:rPr>
          <w:rFonts w:ascii="Times New Roman" w:hAnsi="Times New Roman" w:cs="Times New Roman"/>
          <w:b/>
          <w:lang w:val="en-GB"/>
        </w:rPr>
        <w:fldChar w:fldCharType="end"/>
      </w:r>
      <w:bookmarkEnd w:id="1434"/>
      <w:r w:rsidRPr="009616CB">
        <w:rPr>
          <w:rFonts w:ascii="Times New Roman" w:hAnsi="Times New Roman" w:cs="Times New Roman"/>
          <w:lang w:val="en-GB"/>
        </w:rPr>
        <w:t>: Calculating the nutrient content of palm oil food supply</w:t>
      </w:r>
      <w:bookmarkEnd w:id="1435"/>
      <w:r w:rsidRPr="009616CB">
        <w:rPr>
          <w:rFonts w:ascii="Times New Roman" w:hAnsi="Times New Roman" w:cs="Times New Roman"/>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Quantity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kJ Energy/kg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Protein/kg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Fat/kg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Energy (GJ/day)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Protein (Mg/day)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37,000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1000.00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933,900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31,800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1.68</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856.79</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81,300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5</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2,200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162,900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9616CB" w:rsidRDefault="006E32A4" w:rsidP="006E32A4">
      <w:pPr>
        <w:pStyle w:val="Caption"/>
        <w:keepNext/>
        <w:rPr>
          <w:rFonts w:ascii="Times New Roman" w:hAnsi="Times New Roman" w:cs="Times New Roman"/>
          <w:b/>
          <w:lang w:val="en-GB"/>
        </w:rPr>
      </w:pPr>
      <w:bookmarkStart w:id="1436" w:name="_Toc428423611"/>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72</w:t>
      </w:r>
      <w:r w:rsidR="009D7FC0"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1436"/>
    </w:p>
    <w:tbl>
      <w:tblPr>
        <w:tblStyle w:val="TableClassic1"/>
        <w:tblW w:w="0" w:type="auto"/>
        <w:tblLook w:val="04A0"/>
      </w:tblPr>
      <w:tblGrid>
        <w:gridCol w:w="1231"/>
        <w:gridCol w:w="1689"/>
        <w:gridCol w:w="1750"/>
        <w:gridCol w:w="139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81,300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5</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2,200</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To convert these figures into something more meaningful, we may divide by the population of the country. If we assume this country has 600 million inhabitants, we have:</w:t>
      </w:r>
    </w:p>
    <w:p w:rsidR="006E32A4" w:rsidRPr="009616CB" w:rsidRDefault="006E32A4" w:rsidP="006E32A4">
      <w:pPr>
        <w:pStyle w:val="Caption"/>
        <w:keepNext/>
        <w:rPr>
          <w:rFonts w:ascii="Times New Roman" w:hAnsi="Times New Roman" w:cs="Times New Roman"/>
          <w:lang w:val="en-GB"/>
        </w:rPr>
      </w:pPr>
      <w:bookmarkStart w:id="1437" w:name="_Toc428423612"/>
      <w:r w:rsidRPr="009616CB">
        <w:rPr>
          <w:rFonts w:ascii="Times New Roman" w:hAnsi="Times New Roman" w:cs="Times New Roman"/>
          <w:lang w:val="en-GB"/>
        </w:rPr>
        <w:t xml:space="preserve">Table </w:t>
      </w:r>
      <w:r w:rsidR="009D7FC0"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73</w:t>
      </w:r>
      <w:r w:rsidR="009D7FC0"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1437"/>
    </w:p>
    <w:tbl>
      <w:tblPr>
        <w:tblStyle w:val="TableClassic1"/>
        <w:tblW w:w="0" w:type="auto"/>
        <w:tblLook w:val="04A0"/>
      </w:tblPr>
      <w:tblGrid>
        <w:gridCol w:w="1231"/>
        <w:gridCol w:w="2013"/>
        <w:gridCol w:w="2080"/>
        <w:gridCol w:w="172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Fat/person/day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32</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4</w:t>
            </w:r>
          </w:p>
        </w:tc>
      </w:tr>
    </w:tbl>
    <w:p w:rsidR="006E32A4" w:rsidRPr="009616CB" w:rsidRDefault="006E32A4" w:rsidP="006E32A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6E32A4">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1"/>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9616CB" w:rsidRDefault="006E32A4" w:rsidP="006E32A4">
      <w:pPr>
        <w:pStyle w:val="Heading3"/>
        <w:jc w:val="both"/>
        <w:rPr>
          <w:rFonts w:ascii="Times New Roman" w:hAnsi="Times New Roman"/>
          <w:lang w:val="en-GB"/>
        </w:rPr>
      </w:pPr>
      <w:bookmarkStart w:id="1438" w:name="raw-trade-data"/>
      <w:bookmarkEnd w:id="1438"/>
      <w:r w:rsidRPr="009616CB">
        <w:rPr>
          <w:rFonts w:ascii="Times New Roman" w:hAnsi="Times New Roman"/>
          <w:lang w:val="en-GB"/>
        </w:rPr>
        <w:t>UNSD Tariff-line dataset</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Statistics Division of FAO receives trade data for most countries from the </w:t>
      </w:r>
      <w:commentRangeStart w:id="1439"/>
      <w:r w:rsidR="009D7FC0" w:rsidRPr="009D7FC0">
        <w:fldChar w:fldCharType="begin"/>
      </w:r>
      <w:r w:rsidR="0063355B">
        <w:instrText xml:space="preserve"> HYPERLINK "http://unstats.un.org/unsd/default.htm" \h </w:instrText>
      </w:r>
      <w:r w:rsidR="009D7FC0" w:rsidRPr="009D7FC0">
        <w:fldChar w:fldCharType="separate"/>
      </w:r>
      <w:r w:rsidRPr="009616CB">
        <w:rPr>
          <w:rStyle w:val="Link"/>
          <w:rFonts w:cs="Times New Roman"/>
          <w:lang w:val="en-GB"/>
        </w:rPr>
        <w:t>United Nations Statistical Division</w:t>
      </w:r>
      <w:r w:rsidR="009D7FC0">
        <w:rPr>
          <w:rStyle w:val="Link"/>
          <w:rFonts w:cs="Times New Roman"/>
          <w:lang w:val="en-GB"/>
        </w:rPr>
        <w:fldChar w:fldCharType="end"/>
      </w:r>
      <w:commentRangeEnd w:id="1439"/>
      <w:r w:rsidR="001C1A41">
        <w:rPr>
          <w:rStyle w:val="CommentReference"/>
        </w:rPr>
        <w:commentReference w:id="1439"/>
      </w:r>
      <w:r w:rsidRPr="009616CB">
        <w:rPr>
          <w:rFonts w:ascii="Times New Roman" w:hAnsi="Times New Roman" w:cs="Times New Roman"/>
          <w:lang w:val="en-GB"/>
        </w:rPr>
        <w:t xml:space="preserve"> which collects the data from the countries and stores them in the </w:t>
      </w:r>
      <w:hyperlink r:id="rId58">
        <w:r w:rsidRPr="009616CB">
          <w:rPr>
            <w:rStyle w:val="Link"/>
            <w:rFonts w:cs="Times New Roman"/>
            <w:lang w:val="en-GB"/>
          </w:rPr>
          <w:t>Commodity Trade Statistics Database UN Comtrade</w:t>
        </w:r>
      </w:hyperlink>
      <w:r w:rsidRPr="009616CB">
        <w:rPr>
          <w:rFonts w:ascii="Times New Roman" w:hAnsi="Times New Roman" w:cs="Times New Roman"/>
          <w:lang w:val="en-GB"/>
        </w:rPr>
        <w:t xml:space="preserve">. These datasets are </w:t>
      </w:r>
      <w:ins w:id="1440" w:author="Josh Browning" w:date="2015-09-01T07:41:00Z">
        <w:r w:rsidR="001C1A41">
          <w:rPr>
            <w:rFonts w:ascii="Times New Roman" w:hAnsi="Times New Roman" w:cs="Times New Roman"/>
            <w:lang w:val="en-GB"/>
          </w:rPr>
          <w:t xml:space="preserve">usually provided </w:t>
        </w:r>
      </w:ins>
      <w:ins w:id="1441" w:author="Josh Browning" w:date="2015-09-01T07:42:00Z">
        <w:r w:rsidR="001C1A41">
          <w:rPr>
            <w:rFonts w:ascii="Times New Roman" w:hAnsi="Times New Roman" w:cs="Times New Roman"/>
            <w:lang w:val="en-GB"/>
          </w:rPr>
          <w:t xml:space="preserve">exactly </w:t>
        </w:r>
      </w:ins>
      <w:r w:rsidRPr="009616CB">
        <w:rPr>
          <w:rFonts w:ascii="Times New Roman" w:hAnsi="Times New Roman" w:cs="Times New Roman"/>
          <w:lang w:val="en-GB"/>
        </w:rPr>
        <w:t>as originally reported by the national customs offices</w:t>
      </w:r>
      <w:del w:id="1442" w:author="Josh Browning" w:date="2015-09-01T07:41:00Z">
        <w:r w:rsidRPr="009616CB" w:rsidDel="001C1A41">
          <w:rPr>
            <w:rFonts w:ascii="Times New Roman" w:hAnsi="Times New Roman" w:cs="Times New Roman"/>
            <w:lang w:val="en-GB"/>
          </w:rPr>
          <w:delText xml:space="preserve"> (usually)</w:delText>
        </w:r>
      </w:del>
      <w:r w:rsidRPr="009616CB">
        <w:rPr>
          <w:rFonts w:ascii="Times New Roman" w:hAnsi="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id="1443" w:author="Josh Browning" w:date="2015-09-01T07:42:00Z">
        <w:r w:rsidRPr="009616CB" w:rsidDel="001C1A41">
          <w:rPr>
            <w:rFonts w:ascii="Times New Roman" w:hAnsi="Times New Roman" w:cs="Times New Roman"/>
            <w:lang w:val="en-GB"/>
          </w:rPr>
          <w:delText xml:space="preserve">the </w:delText>
        </w:r>
      </w:del>
      <w:ins w:id="1444" w:author="Josh Browning" w:date="2015-09-01T07:42:00Z">
        <w:r w:rsidR="001C1A41">
          <w:rPr>
            <w:rFonts w:ascii="Times New Roman" w:hAnsi="Times New Roman" w:cs="Times New Roman"/>
            <w:lang w:val="en-GB"/>
          </w:rPr>
          <w:t xml:space="preserve">as much as </w:t>
        </w:r>
      </w:ins>
      <w:r w:rsidRPr="009616CB">
        <w:rPr>
          <w:rFonts w:ascii="Times New Roman" w:hAnsi="Times New Roman" w:cs="Times New Roman"/>
          <w:lang w:val="en-GB"/>
        </w:rPr>
        <w:t xml:space="preserve">12-digit HS detail.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Harmonized Commodity Description and Coding System (HS) is maintained by the World Customs Organization. The global coverage, by value, of this dataset is more than 90 percent</w:t>
      </w:r>
      <w:del w:id="1445" w:author="Josh Browning" w:date="2015-09-01T07:42: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in any given year. A typical non-standardized country trade dataset, at 10-digit HS level, </w:t>
      </w:r>
      <w:del w:id="1446" w:author="Josh Browning" w:date="2015-09-01T07:43:00Z">
        <w:r w:rsidRPr="009616CB" w:rsidDel="001C1A41">
          <w:rPr>
            <w:rFonts w:ascii="Times New Roman" w:hAnsi="Times New Roman" w:cs="Times New Roman"/>
            <w:lang w:val="en-GB"/>
          </w:rPr>
          <w:delText>would look like outlined in (</w:delText>
        </w:r>
      </w:del>
      <w:ins w:id="1447" w:author="Josh Browning" w:date="2015-09-01T07:43:00Z">
        <w:r w:rsidR="001C1A41">
          <w:rPr>
            <w:rFonts w:ascii="Times New Roman" w:hAnsi="Times New Roman" w:cs="Times New Roman"/>
            <w:lang w:val="en-GB"/>
          </w:rPr>
          <w:t xml:space="preserve">is provided in </w:t>
        </w:r>
      </w:ins>
      <w:fldSimple w:instr=" REF _Ref428346511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74</w:t>
        </w:r>
      </w:fldSimple>
      <w:del w:id="1448" w:author="Josh Browning" w:date="2015-09-01T07:43: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p>
    <w:p w:rsidR="006E32A4" w:rsidRPr="009616CB" w:rsidRDefault="006E32A4" w:rsidP="006E32A4">
      <w:pPr>
        <w:pStyle w:val="Caption"/>
        <w:keepNext/>
        <w:jc w:val="both"/>
        <w:rPr>
          <w:rFonts w:ascii="Times New Roman" w:hAnsi="Times New Roman" w:cs="Times New Roman"/>
          <w:lang w:val="en-GB"/>
        </w:rPr>
      </w:pPr>
      <w:bookmarkStart w:id="1449" w:name="_Ref428346511"/>
      <w:bookmarkStart w:id="1450" w:name="_Toc428423613"/>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74</w:t>
      </w:r>
      <w:r w:rsidR="009D7FC0" w:rsidRPr="009616CB">
        <w:rPr>
          <w:rFonts w:ascii="Times New Roman" w:hAnsi="Times New Roman" w:cs="Times New Roman"/>
          <w:lang w:val="en-GB"/>
        </w:rPr>
        <w:fldChar w:fldCharType="end"/>
      </w:r>
      <w:bookmarkEnd w:id="1449"/>
      <w:r w:rsidRPr="009616CB">
        <w:rPr>
          <w:rFonts w:ascii="Times New Roman" w:hAnsi="Times New Roman" w:cs="Times New Roman"/>
          <w:lang w:val="en-GB"/>
        </w:rPr>
        <w:t>: Basic trade information by commodity, partner and reporter</w:t>
      </w:r>
      <w:bookmarkEnd w:id="1450"/>
    </w:p>
    <w:tbl>
      <w:tblPr>
        <w:tblStyle w:val="TableClassic1"/>
        <w:tblW w:w="5000" w:type="pct"/>
        <w:tblLook w:val="04A0"/>
      </w:tblPr>
      <w:tblGrid>
        <w:gridCol w:w="715"/>
        <w:gridCol w:w="1062"/>
        <w:gridCol w:w="976"/>
        <w:gridCol w:w="1338"/>
        <w:gridCol w:w="925"/>
        <w:gridCol w:w="913"/>
        <w:gridCol w:w="1206"/>
        <w:gridCol w:w="791"/>
        <w:gridCol w:w="1316"/>
      </w:tblGrid>
      <w:tr w:rsidR="006E32A4" w:rsidRPr="009616CB" w:rsidTr="006E32A4">
        <w:trPr>
          <w:cnfStyle w:val="100000000000"/>
        </w:trPr>
        <w:tc>
          <w:tcPr>
            <w:cnfStyle w:val="001000000000"/>
            <w:tcW w:w="412"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600"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553"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Partner</w:t>
            </w:r>
          </w:p>
        </w:tc>
        <w:tc>
          <w:tcPr>
            <w:tcW w:w="7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HS code</w:t>
            </w:r>
          </w:p>
        </w:tc>
        <w:tc>
          <w:tcPr>
            <w:tcW w:w="40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51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Weight</w:t>
            </w:r>
          </w:p>
        </w:tc>
        <w:tc>
          <w:tcPr>
            <w:tcW w:w="62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453"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Q-unit</w:t>
            </w:r>
          </w:p>
        </w:tc>
        <w:tc>
          <w:tcPr>
            <w:tcW w:w="68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1451" w:author="Josh Browning" w:date="2015-09-01T07:43:00Z">
              <w:r w:rsidRPr="009616CB" w:rsidDel="001C1A41">
                <w:rPr>
                  <w:rFonts w:ascii="Times New Roman" w:hAnsi="Times New Roman" w:cs="Times New Roman"/>
                  <w:lang w:val="en-GB"/>
                </w:rPr>
                <w:delText>1</w:delText>
              </w:r>
            </w:del>
            <w:ins w:id="1452"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33</w:t>
            </w:r>
            <w:ins w:id="1453"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498</w:t>
            </w:r>
            <w:ins w:id="1454"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070</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ins w:id="1455"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057</w:t>
            </w:r>
            <w:ins w:id="1456"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280</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1457" w:author="Josh Browning" w:date="2015-09-01T07:43:00Z">
              <w:r w:rsidRPr="009616CB" w:rsidDel="001C1A41">
                <w:rPr>
                  <w:rFonts w:ascii="Times New Roman" w:hAnsi="Times New Roman" w:cs="Times New Roman"/>
                  <w:lang w:val="en-GB"/>
                </w:rPr>
                <w:delText>1</w:delText>
              </w:r>
            </w:del>
            <w:ins w:id="1458"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21</w:t>
            </w:r>
            <w:ins w:id="1459"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321</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591</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1460" w:author="Josh Browning" w:date="2015-09-01T07:44:00Z">
              <w:r w:rsidRPr="009616CB" w:rsidDel="001C1A41">
                <w:rPr>
                  <w:rFonts w:ascii="Times New Roman" w:hAnsi="Times New Roman" w:cs="Times New Roman"/>
                  <w:lang w:val="en-GB"/>
                </w:rPr>
                <w:delText>2</w:delText>
              </w:r>
            </w:del>
            <w:ins w:id="1461" w:author="Josh Browning" w:date="2015-09-01T07:44:00Z">
              <w:r w:rsidR="001C1A41">
                <w:rPr>
                  <w:rFonts w:ascii="Times New Roman" w:hAnsi="Times New Roman" w:cs="Times New Roman"/>
                  <w:lang w:val="en-GB"/>
                </w:rPr>
                <w:t>Export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ins w:id="1462"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896</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ins w:id="1463"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896</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13</w:t>
            </w:r>
            <w:ins w:id="1464"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011</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792</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1465" w:author="Josh Browning" w:date="2015-09-01T07:44:00Z">
              <w:r w:rsidRPr="009616CB" w:rsidDel="001C1A41">
                <w:rPr>
                  <w:rFonts w:ascii="Times New Roman" w:hAnsi="Times New Roman" w:cs="Times New Roman"/>
                  <w:lang w:val="en-GB"/>
                </w:rPr>
                <w:delText>1</w:delText>
              </w:r>
            </w:del>
            <w:ins w:id="1466"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829</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78</w:t>
            </w:r>
            <w:ins w:id="1467"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839</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699</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1468" w:author="Josh Browning" w:date="2015-09-01T07:44:00Z">
              <w:r w:rsidRPr="009616CB" w:rsidDel="001C1A41">
                <w:rPr>
                  <w:rFonts w:ascii="Times New Roman" w:hAnsi="Times New Roman" w:cs="Times New Roman"/>
                  <w:lang w:val="en-GB"/>
                </w:rPr>
                <w:delText>1</w:delText>
              </w:r>
            </w:del>
            <w:ins w:id="1469"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w:t>
            </w:r>
            <w:ins w:id="1470"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000</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w:t>
            </w:r>
            <w:ins w:id="1471"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000</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128</w:t>
            </w:r>
            <w:ins w:id="1472" w:author="Josh Browning" w:date="2015-09-01T07:44:00Z">
              <w:r w:rsidR="001C1A41">
                <w:rPr>
                  <w:rFonts w:ascii="Times New Roman" w:hAnsi="Times New Roman" w:cs="Times New Roman"/>
                  <w:lang w:val="en-GB"/>
                </w:rPr>
                <w:t>,</w:t>
              </w:r>
            </w:ins>
            <w:r w:rsidRPr="009616CB">
              <w:rPr>
                <w:rFonts w:ascii="Times New Roman" w:hAnsi="Times New Roman" w:cs="Times New Roman"/>
                <w:lang w:val="en-GB"/>
              </w:rPr>
              <w:t>598</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59">
        <w:r w:rsidRPr="001C1A41">
          <w:rPr>
            <w:rStyle w:val="Link"/>
            <w:rFonts w:cs="Times New Roman"/>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import </w:t>
      </w:r>
      <w:del w:id="1473" w:author="Josh Browning" w:date="2015-09-01T07:44:00Z">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id="1474" w:author="Josh Browning" w:date="2015-09-01T07:44:00Z">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id="1475" w:author="Josh Browning" w:date="2015-09-01T07:44:00Z">
        <w:r w:rsidRPr="009616CB" w:rsidDel="001C1A41">
          <w:rPr>
            <w:rFonts w:ascii="Times New Roman" w:hAnsi="Times New Roman" w:cs="Times New Roman"/>
            <w:lang w:val="en-GB"/>
          </w:rPr>
          <w:delText xml:space="preserve">(“2”), </w:delText>
        </w:r>
      </w:del>
      <w:ins w:id="1476" w:author="Josh Browning" w:date="2015-09-01T07:44:00Z">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id="1477" w:author="Josh Browning" w:date="2015-09-01T07:44:00Z">
        <w:r w:rsidRPr="009616CB" w:rsidDel="001C1A41">
          <w:rPr>
            <w:rFonts w:ascii="Times New Roman" w:hAnsi="Times New Roman" w:cs="Times New Roman"/>
            <w:lang w:val="en-GB"/>
          </w:rPr>
          <w:delText>(“3”)</w:delText>
        </w:r>
      </w:del>
      <w:del w:id="1478" w:author="Josh Browning" w:date="2015-09-01T07:45:00Z">
        <w:r w:rsidRPr="009616CB" w:rsidDel="001C1A41">
          <w:rPr>
            <w:rFonts w:ascii="Times New Roman" w:hAnsi="Times New Roman" w:cs="Times New Roman"/>
            <w:lang w:val="en-GB"/>
          </w:rPr>
          <w:delText xml:space="preserve"> and </w:delText>
        </w:r>
      </w:del>
      <w:ins w:id="1479" w:author="Josh Browning" w:date="2015-09-01T07:45:00Z">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id="1480" w:author="Josh Browning" w:date="2015-09-01T07:45:00Z">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2"/>
      </w:r>
      <w:r w:rsidRPr="009616CB">
        <w:rPr>
          <w:rFonts w:ascii="Times New Roman" w:hAnsi="Times New Roman" w:cs="Times New Roman"/>
          <w:lang w:val="en-GB"/>
        </w:rPr>
        <w:t xml:space="preserve">. The commodity codes, as mentioned above, follow an internationally comparable standard at the 6-digit level, but become country-specific at the higher digit levels (7 digits and </w:t>
      </w:r>
      <w:r w:rsidRPr="009616CB">
        <w:rPr>
          <w:rFonts w:ascii="Times New Roman" w:hAnsi="Times New Roman" w:cs="Times New Roman"/>
          <w:lang w:val="en-GB"/>
        </w:rPr>
        <w:lastRenderedPageBreak/>
        <w:t>above)</w:t>
      </w:r>
      <w:bookmarkStart w:id="1481" w:name="country-specific-hs-commodity-codes"/>
      <w:bookmarkEnd w:id="1481"/>
      <w:r w:rsidRPr="009616CB">
        <w:rPr>
          <w:rStyle w:val="FootnoteAnchor"/>
          <w:rFonts w:ascii="Times New Roman" w:hAnsi="Times New Roman" w:cs="Times New Roman"/>
          <w:lang w:val="en-GB"/>
        </w:rPr>
        <w:footnoteReference w:id="53"/>
      </w:r>
      <w:r w:rsidRPr="009616CB">
        <w:rPr>
          <w:rFonts w:ascii="Times New Roman" w:hAnsi="Times New Roman" w:cs="Times New Roman"/>
          <w:lang w:val="en-GB"/>
        </w:rPr>
        <w:t xml:space="preserve">. </w:t>
      </w:r>
      <w:del w:id="1482" w:author="Josh Browning" w:date="2015-09-01T07:45:00Z">
        <w:r w:rsidRPr="009616CB" w:rsidDel="001C1A41">
          <w:rPr>
            <w:rFonts w:ascii="Times New Roman" w:hAnsi="Times New Roman" w:cs="Times New Roman"/>
            <w:lang w:val="en-GB"/>
          </w:rPr>
          <w:delText>Below (</w:delText>
        </w:r>
      </w:del>
      <w:ins w:id="1483" w:author="Josh Browning" w:date="2015-09-01T07:45:00Z">
        <w:r w:rsidR="001C1A41">
          <w:rPr>
            <w:rFonts w:ascii="Times New Roman" w:hAnsi="Times New Roman" w:cs="Times New Roman"/>
            <w:lang w:val="en-GB"/>
          </w:rPr>
          <w:t xml:space="preserve">In </w:t>
        </w:r>
      </w:ins>
      <w:fldSimple w:instr=" REF _Ref42834677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75</w:t>
        </w:r>
      </w:fldSimple>
      <w:del w:id="1484" w:author="Josh Browning" w:date="2015-09-01T07:45: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ins w:id="1485" w:author="Josh Browning" w:date="2015-09-01T07:45:00Z">
        <w:r w:rsidR="001C1A41">
          <w:rPr>
            <w:rFonts w:ascii="Times New Roman" w:hAnsi="Times New Roman" w:cs="Times New Roman"/>
            <w:lang w:val="en-GB"/>
          </w:rPr>
          <w:t xml:space="preserve">there </w:t>
        </w:r>
      </w:ins>
      <w:r w:rsidRPr="009616CB">
        <w:rPr>
          <w:rFonts w:ascii="Times New Roman" w:hAnsi="Times New Roman" w:cs="Times New Roman"/>
          <w:lang w:val="en-GB"/>
        </w:rPr>
        <w:t>is an extract of the HS classification at 10-digit level reported by a country:</w:t>
      </w:r>
    </w:p>
    <w:p w:rsidR="006E32A4" w:rsidRPr="009616CB" w:rsidRDefault="006E32A4" w:rsidP="006E32A4">
      <w:pPr>
        <w:pStyle w:val="Caption"/>
        <w:keepNext/>
        <w:jc w:val="both"/>
        <w:rPr>
          <w:rFonts w:ascii="Times New Roman" w:hAnsi="Times New Roman" w:cs="Times New Roman"/>
          <w:lang w:val="en-GB"/>
        </w:rPr>
      </w:pPr>
      <w:bookmarkStart w:id="1486" w:name="_Ref428346772"/>
      <w:bookmarkStart w:id="1487" w:name="_Toc428423614"/>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75</w:t>
      </w:r>
      <w:r w:rsidR="009D7FC0" w:rsidRPr="009616CB">
        <w:rPr>
          <w:rFonts w:ascii="Times New Roman" w:hAnsi="Times New Roman" w:cs="Times New Roman"/>
          <w:lang w:val="en-GB"/>
        </w:rPr>
        <w:fldChar w:fldCharType="end"/>
      </w:r>
      <w:bookmarkEnd w:id="1486"/>
      <w:r w:rsidRPr="009616CB">
        <w:rPr>
          <w:rFonts w:ascii="Times New Roman" w:hAnsi="Times New Roman" w:cs="Times New Roman"/>
          <w:lang w:val="en-GB"/>
        </w:rPr>
        <w:t>: Example of trade flow disaggregation at the 10 digit level</w:t>
      </w:r>
      <w:bookmarkEnd w:id="1487"/>
      <w:r w:rsidRPr="009616CB">
        <w:rPr>
          <w:rFonts w:ascii="Times New Roman" w:hAnsi="Times New Roman" w:cs="Times New Roman"/>
          <w:lang w:val="en-GB"/>
        </w:rPr>
        <w:t xml:space="preserve"> </w:t>
      </w:r>
    </w:p>
    <w:tbl>
      <w:tblPr>
        <w:tblStyle w:val="TableClassic1"/>
        <w:tblW w:w="5000" w:type="pct"/>
        <w:tblLook w:val="04A0"/>
      </w:tblPr>
      <w:tblGrid>
        <w:gridCol w:w="1797"/>
        <w:gridCol w:w="7445"/>
      </w:tblGrid>
      <w:tr w:rsidR="006E32A4" w:rsidRPr="009616CB" w:rsidTr="006E32A4">
        <w:trPr>
          <w:cnfStyle w:val="100000000000"/>
        </w:trPr>
        <w:tc>
          <w:tcPr>
            <w:cnfStyle w:val="001000000000"/>
            <w:tcW w:w="972" w:type="pct"/>
          </w:tcPr>
          <w:p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006E32A4" w:rsidRPr="009616CB" w:rsidRDefault="006E32A4" w:rsidP="006E32A4">
            <w:pPr>
              <w:pStyle w:val="Compact"/>
              <w:keepNext/>
              <w:spacing w:before="0" w:after="0" w:line="276" w:lineRule="auto"/>
              <w:jc w:val="both"/>
              <w:cnfStyle w:val="100000000000"/>
              <w:rPr>
                <w:rFonts w:cs="Times New Roman"/>
                <w:lang w:val="en-GB"/>
              </w:rPr>
            </w:pPr>
            <w:r w:rsidRPr="009616CB">
              <w:rPr>
                <w:rFonts w:cs="Times New Roman"/>
                <w:lang w:val="en-GB"/>
              </w:rPr>
              <w:t>Description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006E32A4" w:rsidRPr="009616CB" w:rsidRDefault="006E32A4" w:rsidP="003C6AA5">
            <w:pPr>
              <w:pStyle w:val="Compact"/>
              <w:keepNext/>
              <w:numPr>
                <w:ilvl w:val="0"/>
                <w:numId w:val="28"/>
              </w:numPr>
              <w:suppressAutoHyphens/>
              <w:spacing w:before="0" w:after="0" w:line="276" w:lineRule="auto"/>
              <w:jc w:val="both"/>
              <w:cnfStyle w:val="000000000000"/>
              <w:rPr>
                <w:rFonts w:cs="Times New Roman"/>
                <w:lang w:val="en-GB"/>
              </w:rPr>
            </w:pPr>
            <w:r w:rsidRPr="009616CB">
              <w:rPr>
                <w:rFonts w:cs="Times New Roman"/>
                <w:lang w:val="en-GB"/>
              </w:rPr>
              <w:t>Carcases and half-carcases:</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006E32A4" w:rsidRPr="009616CB" w:rsidRDefault="006E32A4" w:rsidP="003C6AA5">
            <w:pPr>
              <w:pStyle w:val="Compact"/>
              <w:keepNext/>
              <w:numPr>
                <w:ilvl w:val="1"/>
                <w:numId w:val="29"/>
              </w:numPr>
              <w:suppressAutoHyphens/>
              <w:spacing w:before="0" w:after="0" w:line="276" w:lineRule="auto"/>
              <w:jc w:val="both"/>
              <w:cnfStyle w:val="000000000000"/>
              <w:rPr>
                <w:rFonts w:cs="Times New Roman"/>
                <w:lang w:val="en-GB"/>
              </w:rPr>
            </w:pPr>
            <w:r w:rsidRPr="009616CB">
              <w:rPr>
                <w:rFonts w:cs="Times New Roman"/>
                <w:lang w:val="en-GB"/>
              </w:rPr>
              <w:t>Described in general note 15 of the tariff schedule ...:</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006E32A4" w:rsidRPr="009616CB" w:rsidRDefault="006E32A4" w:rsidP="003C6AA5">
            <w:pPr>
              <w:pStyle w:val="Compact"/>
              <w:keepNext/>
              <w:numPr>
                <w:ilvl w:val="2"/>
                <w:numId w:val="30"/>
              </w:numPr>
              <w:suppressAutoHyphens/>
              <w:spacing w:before="0" w:after="0" w:line="276" w:lineRule="auto"/>
              <w:jc w:val="both"/>
              <w:cnfStyle w:val="000000000000"/>
              <w:rPr>
                <w:rFonts w:cs="Times New Roman"/>
                <w:lang w:val="en-GB"/>
              </w:rPr>
            </w:pPr>
            <w:r w:rsidRPr="009616CB">
              <w:rPr>
                <w:rFonts w:cs="Times New Roman"/>
                <w:lang w:val="en-GB"/>
              </w:rPr>
              <w:t>Veal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006E32A4" w:rsidRPr="009616CB" w:rsidRDefault="006E32A4" w:rsidP="003C6AA5">
            <w:pPr>
              <w:pStyle w:val="Compact"/>
              <w:keepNext/>
              <w:numPr>
                <w:ilvl w:val="2"/>
                <w:numId w:val="31"/>
              </w:numPr>
              <w:suppressAutoHyphens/>
              <w:spacing w:before="0" w:after="0" w:line="276" w:lineRule="auto"/>
              <w:jc w:val="both"/>
              <w:cnfStyle w:val="000000000000"/>
              <w:rPr>
                <w:rFonts w:cs="Times New Roman"/>
                <w:lang w:val="en-GB"/>
              </w:rPr>
            </w:pPr>
            <w:r w:rsidRPr="009616CB">
              <w:rPr>
                <w:rFonts w:cs="Times New Roman"/>
                <w:lang w:val="en-GB"/>
              </w:rPr>
              <w:t>Other</w:t>
            </w:r>
          </w:p>
        </w:tc>
      </w:tr>
    </w:tbl>
    <w:p w:rsidR="006E32A4" w:rsidRPr="009616CB" w:rsidRDefault="006E32A4" w:rsidP="006E32A4">
      <w:pPr>
        <w:jc w:val="both"/>
        <w:rPr>
          <w:rFonts w:ascii="Times New Roman" w:hAnsi="Times New Roman" w:cs="Times New Roman"/>
          <w:lang w:val="en-GB"/>
        </w:rPr>
      </w:pPr>
    </w:p>
    <w:p w:rsidR="006E32A4" w:rsidRPr="009616CB" w:rsidRDefault="006E32A4" w:rsidP="00E93C3B">
      <w:pPr>
        <w:pStyle w:val="Heading2"/>
      </w:pPr>
      <w:bookmarkStart w:id="1488" w:name="_Toc428383850"/>
      <w:bookmarkStart w:id="1489" w:name="_Toc428436072"/>
      <w:bookmarkStart w:id="1490" w:name="_Toc428436373"/>
      <w:bookmarkStart w:id="1491" w:name="_Toc428436499"/>
      <w:r w:rsidRPr="009616CB">
        <w:t>Key processing steps</w:t>
      </w:r>
      <w:bookmarkEnd w:id="1488"/>
      <w:bookmarkEnd w:id="1489"/>
      <w:bookmarkEnd w:id="1490"/>
      <w:bookmarkEnd w:id="1491"/>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FAO processing of trade data is organized around the following steps. To obtain a quick overview, </w:t>
      </w:r>
      <w:del w:id="1492" w:author="Josh Browning" w:date="2015-09-01T07:46:00Z">
        <w:r w:rsidRPr="009616CB" w:rsidDel="001C1A41">
          <w:rPr>
            <w:rFonts w:ascii="Times New Roman" w:hAnsi="Times New Roman" w:cs="Times New Roman"/>
            <w:lang w:val="en-GB"/>
          </w:rPr>
          <w:delText xml:space="preserve">FSB </w:delText>
        </w:r>
      </w:del>
      <w:ins w:id="1493" w:author="Josh Browning" w:date="2015-09-01T07:46:00Z">
        <w:r w:rsidR="001C1A41" w:rsidRPr="009616CB">
          <w:rPr>
            <w:rFonts w:ascii="Times New Roman" w:hAnsi="Times New Roman" w:cs="Times New Roman"/>
            <w:lang w:val="en-GB"/>
          </w:rPr>
          <w:t>F</w:t>
        </w:r>
        <w:r w:rsidR="001C1A41">
          <w:rPr>
            <w:rFonts w:ascii="Times New Roman" w:hAnsi="Times New Roman" w:cs="Times New Roman"/>
            <w:lang w:val="en-GB"/>
          </w:rPr>
          <w:t>BS</w:t>
        </w:r>
        <w:r w:rsidR="001C1A41"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compilers may also want to refer to the flow chart depicted in </w:t>
      </w:r>
      <w:fldSimple w:instr=" REF _Ref428347378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 xml:space="preserve"> below.</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Pre-validation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id="1494" w:author="Josh Browning" w:date="2015-09-01T07:47:00Z">
        <w:r w:rsidRPr="009616CB" w:rsidDel="001C1A41">
          <w:rPr>
            <w:rFonts w:ascii="Times New Roman" w:hAnsi="Times New Roman" w:cs="Times New Roman"/>
            <w:lang w:val="en-GB"/>
          </w:rPr>
          <w:delText xml:space="preserve">avoid </w:delText>
        </w:r>
      </w:del>
      <w:ins w:id="1495" w:author="Josh Browning" w:date="2015-09-01T07:47:00Z">
        <w:r w:rsidR="001C1A41">
          <w:rPr>
            <w:rFonts w:ascii="Times New Roman" w:hAnsi="Times New Roman" w:cs="Times New Roman"/>
            <w:lang w:val="en-GB"/>
          </w:rPr>
          <w:t xml:space="preserve">prevent </w:t>
        </w:r>
      </w:ins>
      <w:del w:id="1496" w:author="Josh Browning" w:date="2015-09-01T07:47:00Z">
        <w:r w:rsidRPr="009616CB" w:rsidDel="001C1A41">
          <w:rPr>
            <w:rFonts w:ascii="Times New Roman" w:hAnsi="Times New Roman" w:cs="Times New Roman"/>
            <w:lang w:val="en-GB"/>
          </w:rPr>
          <w:delText xml:space="preserve">that </w:delText>
        </w:r>
      </w:del>
      <w:r w:rsidRPr="009616CB">
        <w:rPr>
          <w:rFonts w:ascii="Times New Roman" w:hAnsi="Times New Roman" w:cs="Times New Roman"/>
          <w:lang w:val="en-GB"/>
        </w:rPr>
        <w:t xml:space="preserve">low quality information </w:t>
      </w:r>
      <w:del w:id="1497" w:author="Josh Browning" w:date="2015-09-01T07:47:00Z">
        <w:r w:rsidRPr="009616CB" w:rsidDel="001C1A41">
          <w:rPr>
            <w:rFonts w:ascii="Times New Roman" w:hAnsi="Times New Roman" w:cs="Times New Roman"/>
            <w:lang w:val="en-GB"/>
          </w:rPr>
          <w:delText xml:space="preserve">is maintained </w:delText>
        </w:r>
      </w:del>
      <w:ins w:id="1498" w:author="Josh Browning" w:date="2015-09-01T07:47:00Z">
        <w:r w:rsidR="001C1A41">
          <w:rPr>
            <w:rFonts w:ascii="Times New Roman" w:hAnsi="Times New Roman" w:cs="Times New Roman"/>
            <w:lang w:val="en-GB"/>
          </w:rPr>
          <w:t xml:space="preserve">from passing </w:t>
        </w:r>
      </w:ins>
      <w:r w:rsidRPr="009616CB">
        <w:rPr>
          <w:rFonts w:ascii="Times New Roman" w:hAnsi="Times New Roman" w:cs="Times New Roman"/>
          <w:lang w:val="en-GB"/>
        </w:rPr>
        <w:t>throughout the rest of the data processing</w:t>
      </w:r>
      <w:del w:id="1499" w:author="Josh Browning" w:date="2015-09-01T07:47:00Z">
        <w:r w:rsidRPr="009616CB" w:rsidDel="001C1A41">
          <w:rPr>
            <w:rFonts w:ascii="Times New Roman" w:hAnsi="Times New Roman" w:cs="Times New Roman"/>
            <w:lang w:val="en-GB"/>
          </w:rPr>
          <w:delText xml:space="preserve"> process</w:delText>
        </w:r>
      </w:del>
      <w:r w:rsidRPr="009616CB">
        <w:rPr>
          <w:rFonts w:ascii="Times New Roman" w:hAnsi="Times New Roman" w:cs="Times New Roman"/>
          <w:lang w:val="en-GB"/>
        </w:rPr>
        <w:t xml:space="preserve">.  </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Dataset Standardization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9616CB">
        <w:rPr>
          <w:rStyle w:val="FootnoteAnchor"/>
          <w:rFonts w:ascii="Times New Roman" w:hAnsi="Times New Roman" w:cs="Times New Roman"/>
          <w:lang w:val="en-GB"/>
        </w:rPr>
        <w:footnoteReference w:id="54"/>
      </w:r>
      <w:r w:rsidRPr="009616CB">
        <w:rPr>
          <w:rFonts w:ascii="Times New Roman" w:hAnsi="Times New Roman" w:cs="Times New Roman"/>
          <w:lang w:val="en-GB"/>
        </w:rPr>
        <w:t xml:space="preserve">. If/when successfully completed, these steps will produce the FAO standardized trade dataset.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lastRenderedPageBreak/>
        <w:t xml:space="preserve">The above steps are applied to all reporting countries. Once completed, we can also calculate regional and global </w:t>
      </w:r>
      <w:ins w:id="1500" w:author="Josh Browning" w:date="2015-09-01T07:48:00Z">
        <w:r w:rsidR="001C1A41">
          <w:rPr>
            <w:rFonts w:ascii="Times New Roman" w:hAnsi="Times New Roman" w:cs="Times New Roman"/>
            <w:lang w:val="en-GB"/>
          </w:rPr>
          <w:t xml:space="preserve">median </w:t>
        </w:r>
      </w:ins>
      <w:r w:rsidRPr="009616CB">
        <w:rPr>
          <w:rFonts w:ascii="Times New Roman" w:hAnsi="Times New Roman" w:cs="Times New Roman"/>
          <w:lang w:val="en-GB"/>
        </w:rPr>
        <w:t>unit-values</w:t>
      </w:r>
      <w:del w:id="1501" w:author="Josh Browning" w:date="2015-09-01T07:48:00Z">
        <w:r w:rsidRPr="009616CB" w:rsidDel="001C1A41">
          <w:rPr>
            <w:rFonts w:ascii="Times New Roman" w:hAnsi="Times New Roman" w:cs="Times New Roman"/>
            <w:lang w:val="en-GB"/>
          </w:rPr>
          <w:delText xml:space="preserve"> (medians)</w:delText>
        </w:r>
      </w:del>
      <w:r w:rsidRPr="009616CB">
        <w:rPr>
          <w:rFonts w:ascii="Times New Roman" w:hAnsi="Times New Roman" w:cs="Times New Roman"/>
          <w:lang w:val="en-GB"/>
        </w:rPr>
        <w:t xml:space="preserve"> for every commodity and for a specific year.  </w:t>
      </w:r>
      <w:ins w:id="1502" w:author="Josh Browning" w:date="2015-09-01T07:48:00Z">
        <w:r w:rsidR="001C1A41">
          <w:rPr>
            <w:rFonts w:ascii="Times New Roman" w:hAnsi="Times New Roman" w:cs="Times New Roman"/>
            <w:lang w:val="en-GB"/>
          </w:rPr>
          <w:t xml:space="preserve">Unit-values are defined as the </w:t>
        </w:r>
      </w:ins>
      <w:ins w:id="1503" w:author="Josh Browning" w:date="2015-09-01T07:49:00Z">
        <w:r w:rsidR="00BF4697">
          <w:rPr>
            <w:rFonts w:ascii="Times New Roman" w:hAnsi="Times New Roman" w:cs="Times New Roman"/>
            <w:lang w:val="en-GB"/>
          </w:rPr>
          <w:t>price</w:t>
        </w:r>
      </w:ins>
      <w:ins w:id="1504" w:author="Josh Browning" w:date="2015-09-01T07:48:00Z">
        <w:r w:rsidR="001C1A41">
          <w:rPr>
            <w:rFonts w:ascii="Times New Roman" w:hAnsi="Times New Roman" w:cs="Times New Roman"/>
            <w:lang w:val="en-GB"/>
          </w:rPr>
          <w:t xml:space="preserve"> of the commodity divided by the </w:t>
        </w:r>
      </w:ins>
      <w:ins w:id="1505" w:author="Josh Browning" w:date="2015-09-01T07:49:00Z">
        <w:r w:rsidR="00BF4697">
          <w:rPr>
            <w:rFonts w:ascii="Times New Roman" w:hAnsi="Times New Roman" w:cs="Times New Roman"/>
            <w:lang w:val="en-GB"/>
          </w:rPr>
          <w:t>quantity</w:t>
        </w:r>
      </w:ins>
      <w:ins w:id="1506" w:author="Josh Browning" w:date="2015-09-01T07:48:00Z">
        <w:r w:rsidR="001C1A41">
          <w:rPr>
            <w:rFonts w:ascii="Times New Roman" w:hAnsi="Times New Roman" w:cs="Times New Roman"/>
            <w:lang w:val="en-GB"/>
          </w:rPr>
          <w:t>.</w:t>
        </w:r>
      </w:ins>
    </w:p>
    <w:p w:rsidR="006E32A4" w:rsidRPr="009616CB" w:rsidRDefault="006E32A4" w:rsidP="006E32A4">
      <w:pPr>
        <w:keepNext/>
        <w:suppressAutoHyphens w:val="0"/>
        <w:spacing w:after="0"/>
        <w:jc w:val="both"/>
        <w:rPr>
          <w:rFonts w:ascii="Times New Roman" w:hAnsi="Times New Roman" w:cs="Times New Roman"/>
          <w:lang w:val="en-GB"/>
        </w:rPr>
      </w:pPr>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v:shape id="_x0000_i1029" type="#_x0000_t75" style="width:512.25pt;height:351.75pt" o:ole="">
            <v:imagedata r:id="rId60" o:title=""/>
          </v:shape>
          <o:OLEObject Type="Embed" ProgID="AcroExch.Document.11" ShapeID="_x0000_i1029" DrawAspect="Content" ObjectID="_1502622797" r:id="rId61"/>
        </w:object>
      </w:r>
    </w:p>
    <w:p w:rsidR="006E32A4" w:rsidRPr="009616CB" w:rsidRDefault="006E32A4" w:rsidP="006E32A4">
      <w:pPr>
        <w:pStyle w:val="Caption"/>
        <w:jc w:val="both"/>
        <w:rPr>
          <w:rFonts w:ascii="Times New Roman" w:hAnsi="Times New Roman" w:cs="Times New Roman"/>
          <w:lang w:val="en-GB"/>
        </w:rPr>
      </w:pPr>
      <w:bookmarkStart w:id="1507" w:name="_Ref428347378"/>
      <w:bookmarkStart w:id="1508" w:name="_Toc428383873"/>
      <w:bookmarkStart w:id="1509" w:name="_Toc428436805"/>
      <w:r w:rsidRPr="009616CB">
        <w:rPr>
          <w:rFonts w:ascii="Times New Roman" w:hAnsi="Times New Roman" w:cs="Times New Roman"/>
          <w:lang w:val="en-GB"/>
        </w:rPr>
        <w:t xml:space="preserve">Figure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9D7FC0" w:rsidRPr="009616CB">
        <w:rPr>
          <w:rFonts w:ascii="Times New Roman" w:hAnsi="Times New Roman" w:cs="Times New Roman"/>
          <w:lang w:val="en-GB"/>
        </w:rPr>
        <w:fldChar w:fldCharType="end"/>
      </w:r>
      <w:bookmarkEnd w:id="1507"/>
      <w:r w:rsidRPr="009616CB">
        <w:rPr>
          <w:rFonts w:ascii="Times New Roman" w:hAnsi="Times New Roman" w:cs="Times New Roman"/>
          <w:lang w:val="en-GB"/>
        </w:rPr>
        <w:t>: Trade processing steps at FAO</w:t>
      </w:r>
      <w:bookmarkEnd w:id="1508"/>
      <w:bookmarkEnd w:id="1509"/>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Validation of trade data</w:t>
      </w:r>
    </w:p>
    <w:p w:rsidR="006E32A4" w:rsidRPr="009616CB" w:rsidRDefault="006E32A4" w:rsidP="006E32A4">
      <w:pPr>
        <w:jc w:val="both"/>
        <w:rPr>
          <w:rFonts w:ascii="Times New Roman" w:hAnsi="Times New Roman" w:cs="Times New Roman"/>
          <w:lang w:val="en-GB"/>
        </w:rPr>
      </w:pPr>
      <w:bookmarkStart w:id="1510" w:name="self-trade"/>
      <w:bookmarkStart w:id="1511" w:name="missing-quantities"/>
      <w:bookmarkEnd w:id="1510"/>
      <w:bookmarkEnd w:id="1511"/>
      <w:r w:rsidRPr="009616CB">
        <w:rPr>
          <w:rFonts w:ascii="Times New Roman" w:hAnsi="Times New Roman" w:cs="Times New Roman"/>
          <w:lang w:val="en-GB"/>
        </w:rPr>
        <w:t>Based on the results of the missing data and outlier report, further initial validation steps (pre-validation) can be undertaken. These include:</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Adjust quantity outliers (out-of-range values) again based on the reporter trade flow median unit-value</w:t>
      </w:r>
      <w:del w:id="1512" w:author="Josh Browning" w:date="2015-09-01T07:52:00Z">
        <w:r w:rsidRPr="009616CB" w:rsidDel="00BF4697">
          <w:rPr>
            <w:rFonts w:ascii="Times New Roman" w:hAnsi="Times New Roman"/>
          </w:rPr>
          <w:delText xml:space="preserve"> (</w:delText>
        </w:r>
      </w:del>
      <w:ins w:id="1513" w:author="Josh Browning" w:date="2015-09-01T07:52:00Z">
        <w:r w:rsidR="00BF4697">
          <w:rPr>
            <w:rFonts w:ascii="Times New Roman" w:hAnsi="Times New Roman"/>
          </w:rPr>
          <w:t xml:space="preserve">.  </w:t>
        </w:r>
      </w:ins>
      <w:del w:id="1514" w:author="Josh Browning" w:date="2015-09-01T07:52:00Z">
        <w:r w:rsidRPr="009616CB" w:rsidDel="00BF4697">
          <w:rPr>
            <w:rFonts w:ascii="Times New Roman" w:hAnsi="Times New Roman"/>
          </w:rPr>
          <w:delText>often</w:delText>
        </w:r>
      </w:del>
      <w:ins w:id="1515" w:author="Josh Browning" w:date="2015-09-01T07:52:00Z">
        <w:r w:rsidR="00BF4697">
          <w:rPr>
            <w:rFonts w:ascii="Times New Roman" w:hAnsi="Times New Roman"/>
          </w:rPr>
          <w:t>O</w:t>
        </w:r>
        <w:r w:rsidR="00BF4697" w:rsidRPr="009616CB">
          <w:rPr>
            <w:rFonts w:ascii="Times New Roman" w:hAnsi="Times New Roman"/>
          </w:rPr>
          <w:t>ften</w:t>
        </w:r>
      </w:ins>
      <w:r w:rsidRPr="009616CB">
        <w:rPr>
          <w:rFonts w:ascii="Times New Roman" w:hAnsi="Times New Roman"/>
        </w:rPr>
        <w:t>, quantity errors can be due to incorrect decimal points/commas</w:t>
      </w:r>
      <w:del w:id="1516" w:author="Josh Browning" w:date="2015-09-01T07:52:00Z">
        <w:r w:rsidRPr="009616CB" w:rsidDel="00BF4697">
          <w:rPr>
            <w:rFonts w:ascii="Times New Roman" w:hAnsi="Times New Roman"/>
          </w:rPr>
          <w:delText>)</w:delText>
        </w:r>
      </w:del>
      <w:r w:rsidRPr="009616CB">
        <w:rPr>
          <w:rFonts w:ascii="Times New Roman" w:hAnsi="Times New Roman"/>
        </w:rPr>
        <w:t>.</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id="1517" w:author="Josh Browning" w:date="2015-09-01T07:52:00Z">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id="1518" w:author="Josh Browning" w:date="2015-09-01T07:52:00Z">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In some cases, the unit-value of the “mirrored” trading partner flow may be used. However, since imports are reported on a “free-on-board”</w:t>
      </w:r>
      <w:ins w:id="1519" w:author="Josh Browning" w:date="2015-09-01T07:53:00Z">
        <w:r w:rsidR="00BF4697">
          <w:rPr>
            <w:rFonts w:ascii="Times New Roman" w:hAnsi="Times New Roman"/>
          </w:rPr>
          <w:t xml:space="preserve"> </w:t>
        </w:r>
      </w:ins>
      <w:r w:rsidRPr="009616CB">
        <w:rPr>
          <w:rFonts w:ascii="Times New Roman" w:hAnsi="Times New Roman"/>
        </w:rPr>
        <w:t>(FOB) basis, while exports are on a “cost-insurance-freight</w:t>
      </w:r>
      <w:ins w:id="1520" w:author="Josh Browning" w:date="2015-09-01T07:53:00Z">
        <w:r w:rsidR="00BF4697">
          <w:rPr>
            <w:rFonts w:ascii="Times New Roman" w:hAnsi="Times New Roman"/>
          </w:rPr>
          <w:t>”</w:t>
        </w:r>
      </w:ins>
      <w:del w:id="1521" w:author="Josh Browning" w:date="2015-09-01T07:53:00Z">
        <w:r w:rsidRPr="009616CB" w:rsidDel="00BF4697">
          <w:rPr>
            <w:rFonts w:ascii="Times New Roman" w:hAnsi="Times New Roman"/>
          </w:rPr>
          <w:delText>“</w:delText>
        </w:r>
      </w:del>
      <w:r w:rsidRPr="009616CB">
        <w:rPr>
          <w:rFonts w:ascii="Times New Roman" w:hAnsi="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id="1522" w:author="Josh Browning" w:date="2015-09-01T07:53:00Z">
        <w:r w:rsidRPr="009616CB" w:rsidDel="00BF4697">
          <w:rPr>
            <w:rFonts w:ascii="Times New Roman" w:hAnsi="Times New Roman"/>
          </w:rPr>
          <w:delText xml:space="preserve">that </w:delText>
        </w:r>
      </w:del>
      <w:r w:rsidRPr="009616CB">
        <w:rPr>
          <w:rFonts w:ascii="Times New Roman" w:hAnsi="Times New Roman"/>
        </w:rPr>
        <w:t>they are specific to a specific commodity and year.</w:t>
      </w:r>
    </w:p>
    <w:p w:rsidR="006E32A4" w:rsidRPr="009616CB" w:rsidRDefault="006E32A4" w:rsidP="006E32A4">
      <w:pPr>
        <w:pStyle w:val="ListParagraph"/>
        <w:jc w:val="both"/>
        <w:rPr>
          <w:rFonts w:ascii="Times New Roman" w:hAnsi="Times New Roman"/>
        </w:rPr>
      </w:pPr>
    </w:p>
    <w:p w:rsidR="006E32A4" w:rsidRPr="00E93C3B" w:rsidRDefault="006E32A4" w:rsidP="006E32A4">
      <w:pPr>
        <w:pStyle w:val="ListParagraph"/>
        <w:ind w:left="0"/>
        <w:jc w:val="both"/>
        <w:rPr>
          <w:rFonts w:ascii="Times New Roman" w:hAnsi="Times New Roman"/>
          <w:sz w:val="24"/>
        </w:rPr>
      </w:pPr>
      <w:r w:rsidRPr="00E93C3B">
        <w:rPr>
          <w:rFonts w:ascii="Times New Roman" w:hAnsi="Times New Roman"/>
          <w:sz w:val="24"/>
        </w:rPr>
        <w:lastRenderedPageBreak/>
        <w:t xml:space="preserve">The above 4 steps warrant a more detailed description so that they can be repeated or modified by national FBS compilers. Obviously, also the more detailed description will </w:t>
      </w:r>
      <w:del w:id="1523" w:author="Josh Browning" w:date="2015-09-01T07:54:00Z">
        <w:r w:rsidRPr="00E93C3B" w:rsidDel="00BF4697">
          <w:rPr>
            <w:rFonts w:ascii="Times New Roman" w:hAnsi="Times New Roman"/>
            <w:sz w:val="24"/>
          </w:rPr>
          <w:delText xml:space="preserve">off </w:delText>
        </w:r>
      </w:del>
      <w:ins w:id="1524" w:author="Josh Browning" w:date="2015-09-01T07:54:00Z">
        <w:r w:rsidR="00BF4697">
          <w:rPr>
            <w:rFonts w:ascii="Times New Roman" w:hAnsi="Times New Roman"/>
            <w:sz w:val="24"/>
          </w:rPr>
          <w:t>aid</w:t>
        </w:r>
        <w:r w:rsidR="00BF4697" w:rsidRPr="00E93C3B">
          <w:rPr>
            <w:rFonts w:ascii="Times New Roman" w:hAnsi="Times New Roman"/>
            <w:sz w:val="24"/>
          </w:rPr>
          <w:t xml:space="preserve"> </w:t>
        </w:r>
      </w:ins>
      <w:r w:rsidRPr="00E93C3B">
        <w:rPr>
          <w:rFonts w:ascii="Times New Roman" w:hAnsi="Times New Roman"/>
          <w:sz w:val="24"/>
        </w:rPr>
        <w:t>with the outlier detection process.</w:t>
      </w:r>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Outlier detection</w:t>
      </w:r>
    </w:p>
    <w:p w:rsidR="006E32A4" w:rsidRPr="00E93C3B" w:rsidRDefault="006E32A4" w:rsidP="006E32A4">
      <w:pPr>
        <w:jc w:val="both"/>
        <w:rPr>
          <w:rFonts w:ascii="Times New Roman" w:hAnsi="Times New Roman" w:cs="Times New Roman"/>
          <w:sz w:val="24"/>
          <w:lang w:val="en-GB"/>
        </w:rPr>
      </w:pPr>
      <w:bookmarkStart w:id="1525" w:name="detection-of-outliers"/>
      <w:bookmarkEnd w:id="1525"/>
      <w:r w:rsidRPr="00E93C3B">
        <w:rPr>
          <w:rFonts w:ascii="Times New Roman" w:hAnsi="Times New Roman" w:cs="Times New Roman"/>
          <w:sz w:val="24"/>
          <w:lang w:val="en-GB"/>
        </w:rPr>
        <w:t>Unit value (UV=monetary value/quantity) outliers, as observations located outside the range, are identified using this formula:</w:t>
      </w:r>
    </w:p>
    <w:p w:rsidR="006E32A4" w:rsidRPr="00E93C3B" w:rsidRDefault="009D7FC0"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rsidR="006E32A4" w:rsidRPr="00E93C3B" w:rsidRDefault="006E32A4" w:rsidP="006E32A4">
      <w:pPr>
        <w:jc w:val="both"/>
        <w:rPr>
          <w:rFonts w:ascii="Times New Roman" w:hAnsi="Times New Roman" w:cs="Times New Roman"/>
          <w:sz w:val="24"/>
          <w:lang w:val="en-GB"/>
        </w:rPr>
      </w:pPr>
      <w:r w:rsidRPr="00E93C3B">
        <w:rPr>
          <w:rFonts w:ascii="Times New Roman" w:hAnsi="Times New Roman" w:cs="Times New Roman"/>
          <w:sz w:val="24"/>
          <w:lang w:val="en-GB"/>
        </w:rPr>
        <w:t xml:space="preserve">where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00E93C3B">
        <w:rPr>
          <w:rFonts w:ascii="Times New Roman" w:hAnsi="Times New Roman" w:cs="Times New Roman"/>
          <w:sz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00E93C3B">
        <w:rPr>
          <w:rFonts w:ascii="Times New Roman" w:hAnsi="Times New Roman" w:cs="Times New Roman"/>
          <w:sz w:val="24"/>
          <w:lang w:val="en-GB"/>
        </w:rPr>
        <w:t xml:space="preserve"> are the lower and upper quartiles respectively (25% to 75%, with the median at 50%), and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is a non negative constant. Here we use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 1.5, as was suggested by John Tukey</w:t>
      </w:r>
      <w:r w:rsidRPr="00E93C3B">
        <w:rPr>
          <w:rStyle w:val="FootnoteAnchor"/>
          <w:rFonts w:ascii="Times New Roman" w:hAnsi="Times New Roman" w:cs="Times New Roman"/>
          <w:sz w:val="24"/>
          <w:lang w:val="en-GB"/>
        </w:rPr>
        <w:footnoteReference w:id="55"/>
      </w:r>
      <w:r w:rsidRPr="00E93C3B">
        <w:rPr>
          <w:rFonts w:ascii="Times New Roman" w:hAnsi="Times New Roman" w:cs="Times New Roman"/>
          <w:sz w:val="24"/>
          <w:lang w:val="en-GB"/>
        </w:rPr>
        <w:t xml:space="preserve"> in his basic approach for detection of potential outliers. Such an approach is more outlier-robust</w:t>
      </w:r>
      <w:del w:id="1526" w:author="Josh Browning" w:date="2015-09-01T07:55:00Z">
        <w:r w:rsidRPr="00E93C3B" w:rsidDel="00BF4697">
          <w:rPr>
            <w:rFonts w:ascii="Times New Roman" w:hAnsi="Times New Roman" w:cs="Times New Roman"/>
            <w:sz w:val="24"/>
            <w:lang w:val="en-GB"/>
          </w:rPr>
          <w:delText>,</w:delText>
        </w:r>
      </w:del>
      <w:r w:rsidRPr="00E93C3B">
        <w:rPr>
          <w:rFonts w:ascii="Times New Roman" w:hAnsi="Times New Roman" w:cs="Times New Roman"/>
          <w:sz w:val="24"/>
          <w:lang w:val="en-GB"/>
        </w:rPr>
        <w:t xml:space="preserve"> than the arithmetic mean. The chart below (</w:t>
      </w:r>
      <w:fldSimple w:instr=" REF _Ref428347378 \h  \* MERGEFORMAT ">
        <w:r w:rsidR="000854D5" w:rsidRPr="00E93C3B">
          <w:rPr>
            <w:rFonts w:ascii="Times New Roman" w:hAnsi="Times New Roman" w:cs="Times New Roman"/>
            <w:sz w:val="24"/>
            <w:lang w:val="en-GB"/>
          </w:rPr>
          <w:t xml:space="preserve">Figure </w:t>
        </w:r>
        <w:r w:rsidR="000854D5" w:rsidRPr="00E93C3B">
          <w:rPr>
            <w:rFonts w:ascii="Times New Roman" w:hAnsi="Times New Roman" w:cs="Times New Roman"/>
            <w:noProof/>
            <w:sz w:val="24"/>
            <w:lang w:val="en-GB"/>
          </w:rPr>
          <w:t>22</w:t>
        </w:r>
      </w:fldSimple>
      <w:r w:rsidRPr="00E93C3B">
        <w:rPr>
          <w:rFonts w:ascii="Times New Roman" w:hAnsi="Times New Roman" w:cs="Times New Roman"/>
          <w:sz w:val="24"/>
          <w:lang w:val="en-GB"/>
        </w:rPr>
        <w:t>) shows the combination of missing quantities and unit-value outliers for reporting countries in a given year:</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2" cstate="print"/>
                    <a:stretch>
                      <a:fillRect/>
                    </a:stretch>
                  </pic:blipFill>
                  <pic:spPr bwMode="auto">
                    <a:xfrm>
                      <a:off x="0" y="0"/>
                      <a:ext cx="6089650" cy="4336745"/>
                    </a:xfrm>
                    <a:prstGeom prst="rect">
                      <a:avLst/>
                    </a:prstGeom>
                  </pic:spPr>
                </pic:pic>
              </a:graphicData>
            </a:graphic>
          </wp:inline>
        </w:drawing>
      </w:r>
    </w:p>
    <w:p w:rsidR="006E32A4" w:rsidRPr="009616CB" w:rsidRDefault="006E32A4" w:rsidP="006E32A4">
      <w:pPr>
        <w:pStyle w:val="Caption"/>
        <w:jc w:val="both"/>
        <w:rPr>
          <w:rFonts w:ascii="Times New Roman" w:hAnsi="Times New Roman" w:cs="Times New Roman"/>
          <w:lang w:val="en-GB"/>
        </w:rPr>
      </w:pPr>
      <w:bookmarkStart w:id="1527" w:name="_Toc428383874"/>
      <w:bookmarkStart w:id="1528" w:name="_Toc428436806"/>
      <w:r w:rsidRPr="009616CB">
        <w:rPr>
          <w:rFonts w:ascii="Times New Roman" w:hAnsi="Times New Roman" w:cs="Times New Roman"/>
          <w:lang w:val="en-GB"/>
        </w:rPr>
        <w:t xml:space="preserve">Figure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9D7FC0" w:rsidRPr="009616CB">
        <w:rPr>
          <w:rFonts w:ascii="Times New Roman" w:hAnsi="Times New Roman" w:cs="Times New Roman"/>
          <w:lang w:val="en-GB"/>
        </w:rPr>
        <w:fldChar w:fldCharType="end"/>
      </w:r>
      <w:r w:rsidR="005630C6" w:rsidRPr="009616CB">
        <w:rPr>
          <w:rFonts w:ascii="Times New Roman" w:hAnsi="Times New Roman" w:cs="Times New Roman"/>
          <w:lang w:val="en-GB"/>
        </w:rPr>
        <w:t>: R</w:t>
      </w:r>
      <w:r w:rsidRPr="009616CB">
        <w:rPr>
          <w:rFonts w:ascii="Times New Roman" w:hAnsi="Times New Roman" w:cs="Times New Roman"/>
          <w:lang w:val="en-GB"/>
        </w:rPr>
        <w:t>esults of outlier tests</w:t>
      </w:r>
      <w:bookmarkEnd w:id="1527"/>
      <w:bookmarkEnd w:id="1528"/>
    </w:p>
    <w:p w:rsidR="006E32A4" w:rsidRPr="009616CB" w:rsidRDefault="006E32A4" w:rsidP="006E32A4">
      <w:pPr>
        <w:pStyle w:val="Heading4"/>
        <w:jc w:val="both"/>
        <w:rPr>
          <w:rFonts w:ascii="Times New Roman" w:hAnsi="Times New Roman"/>
          <w:lang w:val="en-GB"/>
        </w:rPr>
      </w:pPr>
      <w:bookmarkStart w:id="1529" w:name="imputing-of-missing-quantities-and-repla"/>
      <w:bookmarkEnd w:id="1529"/>
      <w:r w:rsidRPr="009616CB">
        <w:rPr>
          <w:rFonts w:ascii="Times New Roman" w:hAnsi="Times New Roman"/>
          <w:lang w:val="en-GB"/>
        </w:rPr>
        <w:lastRenderedPageBreak/>
        <w:t>Imputation of missing quantities/values and replacement of outliers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As an example (</w:t>
      </w:r>
      <w:fldSimple w:instr=" REF _Ref42834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76</w:t>
        </w:r>
      </w:fldSimple>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9616CB" w:rsidRDefault="006E32A4" w:rsidP="006E32A4">
      <w:pPr>
        <w:pStyle w:val="Caption"/>
        <w:keepNext/>
        <w:jc w:val="both"/>
        <w:rPr>
          <w:rFonts w:ascii="Times New Roman" w:hAnsi="Times New Roman" w:cs="Times New Roman"/>
          <w:sz w:val="22"/>
          <w:szCs w:val="22"/>
          <w:lang w:val="en-GB"/>
        </w:rPr>
      </w:pPr>
      <w:bookmarkStart w:id="1530" w:name="_Ref428349140"/>
      <w:bookmarkStart w:id="1531" w:name="_Toc428423615"/>
      <w:r w:rsidRPr="009616CB">
        <w:rPr>
          <w:rFonts w:ascii="Times New Roman" w:hAnsi="Times New Roman" w:cs="Times New Roman"/>
          <w:sz w:val="22"/>
          <w:szCs w:val="22"/>
          <w:lang w:val="en-GB"/>
        </w:rPr>
        <w:t xml:space="preserve">Table </w:t>
      </w:r>
      <w:r w:rsidR="009D7FC0"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9D7FC0" w:rsidRPr="009616CB">
        <w:rPr>
          <w:rFonts w:ascii="Times New Roman" w:hAnsi="Times New Roman" w:cs="Times New Roman"/>
          <w:sz w:val="22"/>
          <w:szCs w:val="22"/>
          <w:lang w:val="en-GB"/>
        </w:rPr>
        <w:fldChar w:fldCharType="separate"/>
      </w:r>
      <w:r w:rsidR="000854D5" w:rsidRPr="009616CB">
        <w:rPr>
          <w:rFonts w:ascii="Times New Roman" w:hAnsi="Times New Roman" w:cs="Times New Roman"/>
          <w:noProof/>
          <w:sz w:val="22"/>
          <w:szCs w:val="22"/>
          <w:lang w:val="en-GB"/>
        </w:rPr>
        <w:t>76</w:t>
      </w:r>
      <w:r w:rsidR="009D7FC0" w:rsidRPr="009616CB">
        <w:rPr>
          <w:rFonts w:ascii="Times New Roman" w:hAnsi="Times New Roman" w:cs="Times New Roman"/>
          <w:sz w:val="22"/>
          <w:szCs w:val="22"/>
          <w:lang w:val="en-GB"/>
        </w:rPr>
        <w:fldChar w:fldCharType="end"/>
      </w:r>
      <w:bookmarkEnd w:id="1530"/>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id="1532" w:author="Josh Browning" w:date="2015-09-01T07:56:00Z">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1531"/>
    </w:p>
    <w:tbl>
      <w:tblPr>
        <w:tblStyle w:val="TableClassic1"/>
        <w:tblW w:w="5000" w:type="pct"/>
        <w:tblLook w:val="04A0"/>
      </w:tblPr>
      <w:tblGrid>
        <w:gridCol w:w="1551"/>
        <w:gridCol w:w="1656"/>
        <w:gridCol w:w="876"/>
        <w:gridCol w:w="1379"/>
        <w:gridCol w:w="1070"/>
        <w:gridCol w:w="969"/>
        <w:gridCol w:w="778"/>
        <w:gridCol w:w="963"/>
      </w:tblGrid>
      <w:tr w:rsidR="006E32A4" w:rsidRPr="009616CB" w:rsidTr="00B44757">
        <w:trPr>
          <w:cnfStyle w:val="100000000000"/>
        </w:trPr>
        <w:tc>
          <w:tcPr>
            <w:cnfStyle w:val="001000000000"/>
            <w:tcW w:w="839" w:type="pct"/>
          </w:tcPr>
          <w:p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47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74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bookmarkStart w:id="1533" w:name="__DdeLink__2811_269521773"/>
            <w:bookmarkEnd w:id="1533"/>
            <w:r w:rsidRPr="009616CB">
              <w:rPr>
                <w:rFonts w:cs="Times New Roman"/>
                <w:sz w:val="22"/>
                <w:szCs w:val="22"/>
                <w:lang w:val="en-GB"/>
              </w:rPr>
              <w:t>(FCL code)</w:t>
            </w:r>
          </w:p>
        </w:tc>
        <w:tc>
          <w:tcPr>
            <w:tcW w:w="579" w:type="pct"/>
          </w:tcPr>
          <w:p w:rsidR="006E32A4" w:rsidRPr="009616CB" w:rsidRDefault="006E32A4" w:rsidP="006E32A4">
            <w:pPr>
              <w:pStyle w:val="Compact"/>
              <w:keepNext/>
              <w:spacing w:before="0" w:after="0" w:line="276" w:lineRule="auto"/>
              <w:cnfStyle w:val="100000000000"/>
              <w:rPr>
                <w:rFonts w:cs="Times New Roman"/>
                <w:sz w:val="22"/>
                <w:szCs w:val="22"/>
                <w:lang w:val="en-GB"/>
              </w:rPr>
            </w:pPr>
            <w:r w:rsidRPr="009616CB">
              <w:rPr>
                <w:rFonts w:cs="Times New Roman"/>
                <w:sz w:val="22"/>
                <w:szCs w:val="22"/>
                <w:lang w:val="en-GB"/>
              </w:rPr>
              <w:t>Quantity</w:t>
            </w:r>
          </w:p>
        </w:tc>
        <w:tc>
          <w:tcPr>
            <w:tcW w:w="52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Value</w:t>
            </w:r>
          </w:p>
        </w:tc>
        <w:tc>
          <w:tcPr>
            <w:tcW w:w="4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w:t>
            </w:r>
          </w:p>
        </w:tc>
        <w:tc>
          <w:tcPr>
            <w:tcW w:w="5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commentRangeStart w:id="1534"/>
            <w:r w:rsidRPr="009616CB">
              <w:rPr>
                <w:rFonts w:cs="Times New Roman"/>
                <w:sz w:val="22"/>
                <w:szCs w:val="22"/>
                <w:lang w:val="en-GB"/>
              </w:rPr>
              <w:t>UV-me</w:t>
            </w:r>
            <w:commentRangeEnd w:id="1534"/>
            <w:r w:rsidR="00BF4697">
              <w:rPr>
                <w:rStyle w:val="CommentReference"/>
                <w:rFonts w:ascii="Book Antiqua" w:eastAsia="Arial" w:hAnsi="Book Antiqua" w:cs="Arial"/>
                <w:i w:val="0"/>
                <w:iCs w:val="0"/>
                <w:lang w:eastAsia="ar-SA"/>
              </w:rPr>
              <w:commentReference w:id="1534"/>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9</w:t>
            </w:r>
            <w:ins w:id="1535"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193</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3.71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w:t>
            </w:r>
            <w:ins w:id="1536"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267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194</w:t>
            </w:r>
            <w:ins w:id="1537"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271</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4.76</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keepNext/>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id="1538"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937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112</w:t>
            </w:r>
            <w:ins w:id="1539"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727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4.49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id="1540"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479</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1.88</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w:t>
            </w:r>
            <w:ins w:id="1541"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382</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1.69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w:t>
            </w:r>
            <w:ins w:id="1542"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030</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3.87</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w:t>
            </w:r>
            <w:ins w:id="1543"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833</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w:t>
            </w:r>
            <w:ins w:id="1544" w:author="Josh Browning" w:date="2015-09-01T07:56:00Z">
              <w:r w:rsidR="00BF4697">
                <w:rPr>
                  <w:rFonts w:ascii="Times New Roman" w:hAnsi="Times New Roman" w:cs="Times New Roman"/>
                  <w:lang w:val="en-GB"/>
                </w:rPr>
                <w:t>,</w:t>
              </w:r>
            </w:ins>
            <w:r w:rsidRPr="009616CB">
              <w:rPr>
                <w:rFonts w:ascii="Times New Roman" w:hAnsi="Times New Roman" w:cs="Times New Roman"/>
                <w:lang w:val="en-GB"/>
              </w:rPr>
              <w:t>842</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p>
        </w:tc>
      </w:tr>
    </w:tbl>
    <w:p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(for simplicity, not all the trade flows used to calculate the median unit values are shown)</w:t>
      </w:r>
    </w:p>
    <w:p w:rsidR="006E32A4" w:rsidRPr="009616CB" w:rsidRDefault="00BA5A82" w:rsidP="006E32A4">
      <w:pPr>
        <w:jc w:val="both"/>
        <w:rPr>
          <w:rFonts w:ascii="Times New Roman" w:hAnsi="Times New Roman" w:cs="Times New Roman"/>
          <w:lang w:val="en-GB"/>
        </w:rPr>
      </w:pPr>
      <w:bookmarkStart w:id="1545" w:name="imputing-using-reporter-median-unit-valu"/>
      <w:bookmarkEnd w:id="1545"/>
      <w:ins w:id="1546" w:author="Josh Browning" w:date="2015-09-01T08:20:00Z">
        <w:r>
          <w:rPr>
            <w:rFonts w:ascii="Times New Roman" w:hAnsi="Times New Roman" w:cs="Times New Roman"/>
            <w:lang w:val="en-GB"/>
          </w:rPr>
          <w:t xml:space="preserve">Note that the UV-me column represents the median unit value for that specific commodity.  </w:t>
        </w:r>
      </w:ins>
      <w:r w:rsidR="006E32A4" w:rsidRPr="009616CB">
        <w:rPr>
          <w:rFonts w:ascii="Times New Roman" w:hAnsi="Times New Roman" w:cs="Times New Roman"/>
          <w:lang w:val="en-GB"/>
        </w:rPr>
        <w:t xml:space="preserve">We can now impute a missing quantity, or adjust an outlier, using the </w:t>
      </w:r>
      <w:del w:id="1547" w:author="Josh Browning" w:date="2015-09-01T08:20:00Z">
        <w:r w:rsidR="006E32A4" w:rsidRPr="009616CB" w:rsidDel="00BA5A82">
          <w:rPr>
            <w:rFonts w:ascii="Times New Roman" w:hAnsi="Times New Roman" w:cs="Times New Roman"/>
            <w:lang w:val="en-GB"/>
          </w:rPr>
          <w:delText xml:space="preserve">reporter </w:delText>
        </w:r>
      </w:del>
      <w:r w:rsidR="006E32A4" w:rsidRPr="009616CB">
        <w:rPr>
          <w:rFonts w:ascii="Times New Roman" w:hAnsi="Times New Roman" w:cs="Times New Roman"/>
          <w:lang w:val="en-GB"/>
        </w:rPr>
        <w:t>median unit value for the respective commodity.</w:t>
      </w:r>
    </w:p>
    <w:p w:rsidR="006E32A4" w:rsidRPr="00BA5A82" w:rsidRDefault="006E32A4" w:rsidP="006E32A4">
      <w:pPr>
        <w:jc w:val="both"/>
        <w:rPr>
          <w:ins w:id="1548" w:author="Josh Browning" w:date="2015-09-01T08:21:00Z"/>
          <w:rFonts w:ascii="Times New Roman" w:hAnsi="Times New Roman" w:cs="Times New Roman"/>
          <w:lang w:val="en-GB"/>
        </w:rPr>
      </w:pPr>
      <m:oMathPara>
        <m:oMath>
          <m:r>
            <w:rPr>
              <w:rFonts w:ascii="Cambria Math" w:hAnsi="Cambria Math" w:cs="Times New Roman"/>
              <w:lang w:val="en-GB"/>
            </w:rPr>
            <m:t>Adjusted</m:t>
          </m:r>
          <w:ins w:id="1549" w:author="Josh Browning" w:date="2015-09-01T07:57:00Z">
            <m:r>
              <w:rPr>
                <w:rFonts w:ascii="Cambria Math" w:hAnsi="Cambria Math" w:cs="Times New Roman"/>
                <w:lang w:val="en-GB"/>
              </w:rPr>
              <m:t xml:space="preserve"> </m:t>
            </m:r>
          </w:ins>
          <m:r>
            <w:rPr>
              <w:rFonts w:ascii="Cambria Math" w:hAnsi="Cambria Math" w:cs="Times New Roman"/>
              <w:lang w:val="en-GB"/>
            </w:rPr>
            <m:t>Quantity=</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Reported</m:t>
                  </m:r>
                  <w:ins w:id="1550" w:author="Josh Browning" w:date="2015-09-01T07:57:00Z">
                    <m:r>
                      <w:rPr>
                        <w:rFonts w:ascii="Cambria Math" w:hAnsi="Cambria Math" w:cs="Times New Roman"/>
                        <w:lang w:val="en-GB"/>
                      </w:rPr>
                      <m:t xml:space="preserve"> </m:t>
                    </m:r>
                  </w:ins>
                  <m:r>
                    <w:rPr>
                      <w:rFonts w:ascii="Cambria Math" w:hAnsi="Cambria Math" w:cs="Times New Roman"/>
                      <w:lang w:val="en-GB"/>
                    </w:rPr>
                    <m:t>Value</m:t>
                  </m:r>
                </m:e>
              </m:eqArr>
            </m:num>
            <m:den>
              <m:r>
                <w:rPr>
                  <w:rFonts w:ascii="Cambria Math" w:hAnsi="Cambria Math" w:cs="Times New Roman"/>
                  <w:lang w:val="en-GB"/>
                </w:rPr>
                <m:t>Median</m:t>
              </m:r>
              <w:ins w:id="1551" w:author="Josh Browning" w:date="2015-09-01T07:57:00Z">
                <m:r>
                  <w:rPr>
                    <w:rFonts w:ascii="Cambria Math" w:hAnsi="Cambria Math" w:cs="Times New Roman"/>
                    <w:lang w:val="en-GB"/>
                  </w:rPr>
                  <m:t xml:space="preserve"> </m:t>
                </m:r>
              </w:ins>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p>
    <w:p w:rsidR="00BA5A82" w:rsidRPr="009616CB" w:rsidRDefault="00BA5A82" w:rsidP="006E32A4">
      <w:pPr>
        <w:jc w:val="both"/>
        <w:rPr>
          <w:rFonts w:ascii="Times New Roman" w:hAnsi="Times New Roman" w:cs="Times New Roman"/>
          <w:lang w:val="en-GB"/>
        </w:rPr>
      </w:pPr>
      <w:ins w:id="1552" w:author="Josh Browning" w:date="2015-09-01T08:21:00Z">
        <w:r>
          <w:rPr>
            <w:rFonts w:ascii="Times New Roman" w:hAnsi="Times New Roman" w:cs="Times New Roman"/>
            <w:lang w:val="en-GB"/>
          </w:rPr>
          <w:t xml:space="preserve">The first calculation, then, is 9,193/3.71 = </w:t>
        </w:r>
      </w:ins>
      <w:ins w:id="1553" w:author="Josh Browning" w:date="2015-09-01T08:23:00Z">
        <w:r>
          <w:rPr>
            <w:rFonts w:ascii="Times New Roman" w:hAnsi="Times New Roman" w:cs="Times New Roman"/>
            <w:lang w:val="en-GB"/>
          </w:rPr>
          <w:t xml:space="preserve">2478, and this value is shown in the table below.  The other calculations follow the same </w:t>
        </w:r>
      </w:ins>
      <w:ins w:id="1554" w:author="Josh Browning" w:date="2015-09-01T08:24:00Z">
        <w:r>
          <w:rPr>
            <w:rFonts w:ascii="Times New Roman" w:hAnsi="Times New Roman" w:cs="Times New Roman"/>
            <w:lang w:val="en-GB"/>
          </w:rPr>
          <w:t>procedure.</w:t>
        </w:r>
      </w:ins>
    </w:p>
    <w:p w:rsidR="006E32A4" w:rsidRPr="009616CB" w:rsidRDefault="006E32A4" w:rsidP="006E32A4">
      <w:pPr>
        <w:pStyle w:val="Caption"/>
        <w:keepNext/>
        <w:jc w:val="both"/>
        <w:rPr>
          <w:rFonts w:ascii="Times New Roman" w:hAnsi="Times New Roman" w:cs="Times New Roman"/>
          <w:lang w:val="en-GB"/>
        </w:rPr>
      </w:pPr>
      <w:bookmarkStart w:id="1555" w:name="_Toc428423616"/>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77</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1555"/>
    </w:p>
    <w:tbl>
      <w:tblPr>
        <w:tblStyle w:val="TableClassic1"/>
        <w:tblW w:w="5000" w:type="pct"/>
        <w:tblLook w:val="04A0"/>
      </w:tblPr>
      <w:tblGrid>
        <w:gridCol w:w="1122"/>
        <w:gridCol w:w="972"/>
        <w:gridCol w:w="954"/>
        <w:gridCol w:w="1869"/>
        <w:gridCol w:w="1246"/>
        <w:gridCol w:w="1497"/>
        <w:gridCol w:w="1582"/>
      </w:tblGrid>
      <w:tr w:rsidR="006E32A4" w:rsidRPr="009616CB" w:rsidTr="006E32A4">
        <w:trPr>
          <w:cnfStyle w:val="100000000000"/>
        </w:trPr>
        <w:tc>
          <w:tcPr>
            <w:cnfStyle w:val="001000000000"/>
            <w:tcW w:w="607" w:type="pct"/>
          </w:tcPr>
          <w:p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51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1011"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(FCL code)</w:t>
            </w:r>
          </w:p>
        </w:tc>
        <w:tc>
          <w:tcPr>
            <w:tcW w:w="674"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10"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Adjusted</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5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Difference</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id="1556"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478</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40</w:t>
            </w:r>
            <w:ins w:id="1557" w:author="Josh Browning" w:date="2015-09-01T07:58:00Z">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813</w:t>
            </w:r>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25</w:t>
            </w:r>
            <w:ins w:id="1558" w:author="Josh Browning" w:date="2015-09-01T07:58:00Z">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106</w:t>
            </w:r>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1</w:t>
            </w:r>
            <w:ins w:id="1559"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319</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id="1560"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593</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id="1561"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401</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id="1562"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853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id="1563"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209</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-3</w:t>
            </w:r>
            <w:ins w:id="1564"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356</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id="1565"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317</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id="1566"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241</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w:t>
            </w:r>
            <w:ins w:id="1567" w:author="Josh Browning" w:date="2015-09-01T07:58:00Z">
              <w:r w:rsidR="00BF4697">
                <w:rPr>
                  <w:rFonts w:ascii="Times New Roman" w:hAnsi="Times New Roman" w:cs="Times New Roman"/>
                  <w:lang w:val="en-GB"/>
                </w:rPr>
                <w:t>,</w:t>
              </w:r>
            </w:ins>
            <w:r w:rsidRPr="009616CB">
              <w:rPr>
                <w:rFonts w:ascii="Times New Roman" w:hAnsi="Times New Roman" w:cs="Times New Roman"/>
                <w:lang w:val="en-GB"/>
              </w:rPr>
              <w:t>472</w:t>
            </w:r>
          </w:p>
        </w:tc>
      </w:tr>
    </w:tbl>
    <w:p w:rsidR="006E32A4" w:rsidRPr="009616CB" w:rsidRDefault="006E32A4" w:rsidP="00E93C3B">
      <w:pPr>
        <w:pStyle w:val="Heading2"/>
      </w:pPr>
      <w:bookmarkStart w:id="1568" w:name="imputing-using-data-from-trade-partner-m"/>
      <w:bookmarkEnd w:id="1568"/>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id="1569" w:author="Josh Browning" w:date="2015-09-01T08:34:00Z">
        <w:r w:rsidRPr="009616CB" w:rsidDel="00EA5966">
          <w:rPr>
            <w:rFonts w:ascii="Times New Roman" w:hAnsi="Times New Roman" w:cs="Times New Roman"/>
            <w:lang w:val="en-GB"/>
          </w:rPr>
          <w:delText xml:space="preserve">outlier </w:delText>
        </w:r>
      </w:del>
      <w:ins w:id="1570" w:author="Josh Browning" w:date="2015-09-01T08:34:00Z">
        <w:r w:rsidR="00EA5966" w:rsidRPr="009616CB">
          <w:rPr>
            <w:rFonts w:ascii="Times New Roman" w:hAnsi="Times New Roman" w:cs="Times New Roman"/>
            <w:lang w:val="en-GB"/>
          </w:rPr>
          <w:t>outl</w:t>
        </w:r>
        <w:r w:rsidR="00EA5966">
          <w:rPr>
            <w:rFonts w:ascii="Times New Roman" w:hAnsi="Times New Roman" w:cs="Times New Roman"/>
            <w:lang w:val="en-GB"/>
          </w:rPr>
          <w:t>ying</w:t>
        </w:r>
        <w:r w:rsidR="00EA5966" w:rsidRPr="009616CB">
          <w:rPr>
            <w:rFonts w:ascii="Times New Roman" w:hAnsi="Times New Roman" w:cs="Times New Roman"/>
            <w:lang w:val="en-GB"/>
          </w:rPr>
          <w:t xml:space="preserve"> </w:t>
        </w:r>
      </w:ins>
      <w:r w:rsidRPr="009616CB">
        <w:rPr>
          <w:rFonts w:ascii="Times New Roman" w:hAnsi="Times New Roman" w:cs="Times New Roman"/>
          <w:lang w:val="en-GB"/>
        </w:rPr>
        <w:t>unit values:</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pStyle w:val="Caption"/>
        <w:keepNext/>
        <w:jc w:val="both"/>
        <w:rPr>
          <w:rFonts w:ascii="Times New Roman" w:hAnsi="Times New Roman" w:cs="Times New Roman"/>
          <w:lang w:val="en-GB"/>
        </w:rPr>
      </w:pPr>
      <w:bookmarkStart w:id="1571" w:name="_Toc428423617"/>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78</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1571"/>
    </w:p>
    <w:tbl>
      <w:tblPr>
        <w:tblStyle w:val="TableClassic1"/>
        <w:tblW w:w="4950" w:type="pct"/>
        <w:tblLook w:val="04A0"/>
      </w:tblPr>
      <w:tblGrid>
        <w:gridCol w:w="690"/>
        <w:gridCol w:w="1040"/>
        <w:gridCol w:w="1034"/>
        <w:gridCol w:w="1057"/>
        <w:gridCol w:w="1280"/>
        <w:gridCol w:w="1057"/>
        <w:gridCol w:w="1116"/>
        <w:gridCol w:w="882"/>
        <w:gridCol w:w="994"/>
      </w:tblGrid>
      <w:tr w:rsidR="006E32A4" w:rsidRPr="009616CB" w:rsidTr="006E32A4">
        <w:trPr>
          <w:cnfStyle w:val="100000000000"/>
        </w:trPr>
        <w:tc>
          <w:tcPr>
            <w:cnfStyle w:val="001000000000"/>
            <w:tcW w:w="748"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104"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1285"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1325"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35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170"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14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12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160</w:t>
            </w:r>
            <w:ins w:id="1572" w:author="Josh Browning" w:date="2015-09-01T08:37:00Z">
              <w:r w:rsidR="00EA5966">
                <w:rPr>
                  <w:rFonts w:ascii="Times New Roman" w:hAnsi="Times New Roman" w:cs="Times New Roman"/>
                  <w:b/>
                  <w:sz w:val="22"/>
                  <w:lang w:val="en-GB"/>
                </w:rPr>
                <w:t>,</w:t>
              </w:r>
            </w:ins>
            <w:r w:rsidRPr="009616CB">
              <w:rPr>
                <w:rFonts w:ascii="Times New Roman" w:hAnsi="Times New Roman" w:cs="Times New Roman"/>
                <w:b/>
                <w:sz w:val="22"/>
                <w:lang w:val="en-GB"/>
              </w:rPr>
              <w:t>571</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73" w:name="rstudio_console_output13"/>
            <w:bookmarkEnd w:id="1573"/>
            <w:r w:rsidRPr="009616CB">
              <w:rPr>
                <w:rFonts w:ascii="Times New Roman" w:hAnsi="Times New Roman" w:cs="Times New Roman"/>
                <w:sz w:val="22"/>
                <w:lang w:val="en-GB"/>
              </w:rPr>
              <w:t>4</w:t>
            </w:r>
            <w:ins w:id="1574"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932</w:t>
            </w:r>
            <w:ins w:id="1575"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146</w:t>
            </w:r>
          </w:p>
        </w:tc>
        <w:tc>
          <w:tcPr>
            <w:tcW w:w="112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76" w:name="rstudio_console_output20"/>
            <w:bookmarkEnd w:id="1576"/>
            <w:r w:rsidRPr="009616CB">
              <w:rPr>
                <w:rFonts w:ascii="Times New Roman" w:hAnsi="Times New Roman" w:cs="Times New Roman"/>
                <w:sz w:val="22"/>
                <w:lang w:val="en-GB"/>
              </w:rPr>
              <w:t>105</w:t>
            </w:r>
            <w:ins w:id="1577"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784</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78" w:name="rstudio_console_output23"/>
            <w:bookmarkEnd w:id="1578"/>
            <w:r w:rsidRPr="009616CB">
              <w:rPr>
                <w:rFonts w:ascii="Times New Roman" w:hAnsi="Times New Roman" w:cs="Times New Roman"/>
                <w:sz w:val="22"/>
                <w:lang w:val="en-GB"/>
              </w:rPr>
              <w:t>2</w:t>
            </w:r>
            <w:ins w:id="1579"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191</w:t>
            </w:r>
            <w:ins w:id="1580"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650</w:t>
            </w:r>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7.15</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81" w:name="rstudio_console_output21"/>
            <w:bookmarkEnd w:id="1581"/>
            <w:r w:rsidRPr="009616CB">
              <w:rPr>
                <w:rFonts w:ascii="Times New Roman" w:hAnsi="Times New Roman" w:cs="Times New Roman"/>
                <w:sz w:val="22"/>
                <w:lang w:val="en-GB"/>
              </w:rPr>
              <w:t>726</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82" w:name="rstudio_console_output22"/>
            <w:bookmarkEnd w:id="1582"/>
            <w:r w:rsidRPr="009616CB">
              <w:rPr>
                <w:rFonts w:ascii="Times New Roman" w:hAnsi="Times New Roman" w:cs="Times New Roman"/>
                <w:sz w:val="22"/>
                <w:lang w:val="en-GB"/>
              </w:rPr>
              <w:t>11</w:t>
            </w:r>
            <w:ins w:id="1583" w:author="Josh Browning" w:date="2015-09-01T08:37:00Z">
              <w:r w:rsidR="00EA5966">
                <w:rPr>
                  <w:rFonts w:ascii="Times New Roman" w:hAnsi="Times New Roman" w:cs="Times New Roman"/>
                  <w:sz w:val="22"/>
                  <w:lang w:val="en-GB"/>
                </w:rPr>
                <w:t>,</w:t>
              </w:r>
            </w:ins>
            <w:r w:rsidRPr="009616CB">
              <w:rPr>
                <w:rFonts w:ascii="Times New Roman" w:hAnsi="Times New Roman" w:cs="Times New Roman"/>
                <w:sz w:val="22"/>
                <w:lang w:val="en-GB"/>
              </w:rPr>
              <w:t>780</w:t>
            </w:r>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4.27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In this case, the </w:t>
      </w:r>
      <w:r w:rsidRPr="009616CB">
        <w:rPr>
          <w:rFonts w:ascii="Times New Roman" w:hAnsi="Times New Roman" w:cs="Times New Roman"/>
          <w:i/>
          <w:lang w:val="en-GB"/>
        </w:rPr>
        <w:t>import</w:t>
      </w:r>
      <w:r w:rsidRPr="009616CB">
        <w:rPr>
          <w:rFonts w:ascii="Times New Roman" w:hAnsi="Times New Roman" w:cs="Times New Roman"/>
          <w:lang w:val="en-GB"/>
        </w:rPr>
        <w:t xml:space="preserve"> quantity outlier will be adjusted using the </w:t>
      </w:r>
      <w:r w:rsidRPr="009616CB">
        <w:rPr>
          <w:rFonts w:ascii="Times New Roman" w:hAnsi="Times New Roman" w:cs="Times New Roman"/>
          <w:i/>
          <w:lang w:val="en-GB"/>
        </w:rPr>
        <w:t>export</w:t>
      </w:r>
      <w:r w:rsidRPr="009616CB">
        <w:rPr>
          <w:rFonts w:ascii="Times New Roman" w:hAnsi="Times New Roman" w:cs="Times New Roman"/>
          <w:lang w:val="en-GB"/>
        </w:rPr>
        <w:t xml:space="preserve"> “mirrored” trading partner data. </w:t>
      </w:r>
      <w:del w:id="1584" w:author="Josh Browning" w:date="2015-09-01T08:37:00Z">
        <w:r w:rsidRPr="009616CB" w:rsidDel="00EA5966">
          <w:rPr>
            <w:rFonts w:ascii="Times New Roman" w:hAnsi="Times New Roman" w:cs="Times New Roman"/>
            <w:lang w:val="en-GB"/>
          </w:rPr>
          <w:delText xml:space="preserve">Let's describe in more detail, how this “mirroring” is done with first row from table above. </w:delText>
        </w:r>
      </w:del>
      <w:ins w:id="1585" w:author="Josh Browning" w:date="2015-09-01T08:37:00Z">
        <w:r w:rsidR="00EA5966">
          <w:rPr>
            <w:rFonts w:ascii="Times New Roman" w:hAnsi="Times New Roman" w:cs="Times New Roman"/>
            <w:lang w:val="en-GB"/>
          </w:rPr>
          <w:t>Therefore, we must find the corresponding records in the partner data</w:t>
        </w:r>
      </w:ins>
      <w:ins w:id="1586" w:author="Josh Browning" w:date="2015-09-01T08:38:00Z">
        <w:r w:rsidR="00EA5966">
          <w:rPr>
            <w:rFonts w:ascii="Times New Roman" w:hAnsi="Times New Roman" w:cs="Times New Roman"/>
            <w:lang w:val="en-GB"/>
          </w:rPr>
          <w:t xml:space="preserve">, as shown in </w:t>
        </w:r>
        <w:r w:rsidR="009D7FC0">
          <w:rPr>
            <w:rFonts w:ascii="Times New Roman" w:hAnsi="Times New Roman" w:cs="Times New Roman"/>
            <w:lang w:val="en-GB"/>
          </w:rPr>
          <w:fldChar w:fldCharType="begin"/>
        </w:r>
        <w:r w:rsidR="00EA5966">
          <w:rPr>
            <w:rFonts w:ascii="Times New Roman" w:hAnsi="Times New Roman" w:cs="Times New Roman"/>
            <w:lang w:val="en-GB"/>
          </w:rPr>
          <w:instrText xml:space="preserve"> REF _Ref428860059 \h </w:instrText>
        </w:r>
      </w:ins>
      <w:r w:rsidR="009D7FC0">
        <w:rPr>
          <w:rFonts w:ascii="Times New Roman" w:hAnsi="Times New Roman" w:cs="Times New Roman"/>
          <w:lang w:val="en-GB"/>
        </w:rPr>
      </w:r>
      <w:r w:rsidR="009D7FC0">
        <w:rPr>
          <w:rFonts w:ascii="Times New Roman" w:hAnsi="Times New Roman" w:cs="Times New Roman"/>
          <w:lang w:val="en-GB"/>
        </w:rPr>
        <w:fldChar w:fldCharType="separate"/>
      </w:r>
      <w:ins w:id="1587" w:author="Josh Browning" w:date="2015-09-01T08:38:00Z">
        <w:r w:rsidR="00EA5966" w:rsidRPr="009616CB">
          <w:rPr>
            <w:rFonts w:ascii="Times New Roman" w:hAnsi="Times New Roman" w:cs="Times New Roman"/>
            <w:lang w:val="en-GB"/>
          </w:rPr>
          <w:t xml:space="preserve">Table </w:t>
        </w:r>
        <w:r w:rsidR="00EA5966" w:rsidRPr="009616CB">
          <w:rPr>
            <w:rFonts w:ascii="Times New Roman" w:hAnsi="Times New Roman" w:cs="Times New Roman"/>
            <w:noProof/>
            <w:lang w:val="en-GB"/>
          </w:rPr>
          <w:t>79</w:t>
        </w:r>
        <w:r w:rsidR="009D7FC0">
          <w:rPr>
            <w:rFonts w:ascii="Times New Roman" w:hAnsi="Times New Roman" w:cs="Times New Roman"/>
            <w:lang w:val="en-GB"/>
          </w:rPr>
          <w:fldChar w:fldCharType="end"/>
        </w:r>
        <w:r w:rsidR="00EA5966">
          <w:rPr>
            <w:rFonts w:ascii="Times New Roman" w:hAnsi="Times New Roman" w:cs="Times New Roman"/>
            <w:lang w:val="en-GB"/>
          </w:rPr>
          <w:t>.</w:t>
        </w:r>
      </w:ins>
    </w:p>
    <w:p w:rsidR="006E32A4" w:rsidRPr="009616CB" w:rsidRDefault="006E32A4" w:rsidP="006E32A4">
      <w:pPr>
        <w:jc w:val="both"/>
        <w:rPr>
          <w:rFonts w:ascii="Times New Roman" w:hAnsi="Times New Roman" w:cs="Times New Roman"/>
          <w:lang w:val="en-GB"/>
        </w:rPr>
      </w:pPr>
      <w:del w:id="1588" w:author="Josh Browning" w:date="2015-09-01T08:38:00Z">
        <w:r w:rsidRPr="009616CB" w:rsidDel="00EA5966">
          <w:rPr>
            <w:rFonts w:ascii="Times New Roman" w:hAnsi="Times New Roman" w:cs="Times New Roman"/>
            <w:lang w:val="en-GB"/>
          </w:rPr>
          <w:delText xml:space="preserve">Now we check the mirrored data as reported by the partner Y5: </w:delText>
        </w:r>
      </w:del>
    </w:p>
    <w:p w:rsidR="006E32A4" w:rsidRPr="009616CB" w:rsidRDefault="006E32A4" w:rsidP="006E32A4">
      <w:pPr>
        <w:pStyle w:val="Caption"/>
        <w:jc w:val="both"/>
        <w:rPr>
          <w:rFonts w:ascii="Times New Roman" w:hAnsi="Times New Roman" w:cs="Times New Roman"/>
          <w:lang w:val="en-GB"/>
        </w:rPr>
      </w:pPr>
      <w:bookmarkStart w:id="1589" w:name="_Ref428860059"/>
      <w:bookmarkStart w:id="1590" w:name="_Toc428423618"/>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79</w:t>
      </w:r>
      <w:r w:rsidR="009D7FC0" w:rsidRPr="009616CB">
        <w:rPr>
          <w:rFonts w:ascii="Times New Roman" w:hAnsi="Times New Roman" w:cs="Times New Roman"/>
          <w:lang w:val="en-GB"/>
        </w:rPr>
        <w:fldChar w:fldCharType="end"/>
      </w:r>
      <w:bookmarkEnd w:id="1589"/>
      <w:r w:rsidRPr="009616CB">
        <w:rPr>
          <w:rFonts w:ascii="Times New Roman" w:hAnsi="Times New Roman" w:cs="Times New Roman"/>
          <w:lang w:val="en-GB"/>
        </w:rPr>
        <w:t>: Step-by-step introduction into the “mirroring” process</w:t>
      </w:r>
      <w:bookmarkEnd w:id="1590"/>
    </w:p>
    <w:tbl>
      <w:tblPr>
        <w:tblStyle w:val="TableClassic1"/>
        <w:tblW w:w="4950" w:type="pct"/>
        <w:tblLook w:val="04A0"/>
      </w:tblPr>
      <w:tblGrid>
        <w:gridCol w:w="688"/>
        <w:gridCol w:w="1107"/>
        <w:gridCol w:w="925"/>
        <w:gridCol w:w="892"/>
        <w:gridCol w:w="1305"/>
        <w:gridCol w:w="1093"/>
        <w:gridCol w:w="1176"/>
        <w:gridCol w:w="954"/>
        <w:gridCol w:w="1010"/>
      </w:tblGrid>
      <w:tr w:rsidR="006E32A4" w:rsidRPr="009616CB" w:rsidTr="006E32A4">
        <w:trPr>
          <w:cnfStyle w:val="100000000000"/>
        </w:trPr>
        <w:tc>
          <w:tcPr>
            <w:cnfStyle w:val="001000000000"/>
            <w:tcW w:w="731"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249"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989"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912"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40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23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280"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24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31"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91" w:name="rstudio_console_output15"/>
            <w:bookmarkEnd w:id="1591"/>
            <w:r w:rsidRPr="009616CB">
              <w:rPr>
                <w:rFonts w:ascii="Times New Roman" w:hAnsi="Times New Roman" w:cs="Times New Roman"/>
                <w:sz w:val="22"/>
                <w:lang w:val="en-GB"/>
              </w:rPr>
              <w:t>131</w:t>
            </w:r>
            <w:ins w:id="1592"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206</w:t>
            </w:r>
          </w:p>
        </w:tc>
        <w:tc>
          <w:tcPr>
            <w:tcW w:w="128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1593" w:name="rstudio_console_output16"/>
            <w:bookmarkEnd w:id="1593"/>
            <w:r w:rsidRPr="009616CB">
              <w:rPr>
                <w:rFonts w:ascii="Times New Roman" w:hAnsi="Times New Roman" w:cs="Times New Roman"/>
                <w:sz w:val="22"/>
                <w:lang w:val="en-GB"/>
              </w:rPr>
              <w:t>2</w:t>
            </w:r>
            <w:ins w:id="1594"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665</w:t>
            </w:r>
            <w:ins w:id="1595" w:author="Josh Browning" w:date="2015-09-01T08:40:00Z">
              <w:r w:rsidR="00EA5966">
                <w:rPr>
                  <w:rFonts w:ascii="Times New Roman" w:hAnsi="Times New Roman" w:cs="Times New Roman"/>
                  <w:sz w:val="22"/>
                  <w:lang w:val="en-GB"/>
                </w:rPr>
                <w:t>,</w:t>
              </w:r>
            </w:ins>
            <w:r w:rsidRPr="009616CB">
              <w:rPr>
                <w:rFonts w:ascii="Times New Roman" w:hAnsi="Times New Roman" w:cs="Times New Roman"/>
                <w:sz w:val="22"/>
                <w:lang w:val="en-GB"/>
              </w:rPr>
              <w:t>550</w:t>
            </w:r>
          </w:p>
        </w:tc>
        <w:tc>
          <w:tcPr>
            <w:tcW w:w="12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5.07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 corresponding export unit value is calculated based on th</w:t>
      </w:r>
      <w:del w:id="1596" w:author="Josh Browning" w:date="2015-09-01T08:39:00Z">
        <w:r w:rsidRPr="009616CB" w:rsidDel="00EA5966">
          <w:rPr>
            <w:rFonts w:ascii="Times New Roman" w:hAnsi="Times New Roman" w:cs="Times New Roman"/>
            <w:lang w:val="en-GB"/>
          </w:rPr>
          <w:delText>e corresponding</w:delText>
        </w:r>
      </w:del>
      <w:ins w:id="1597" w:author="Josh Browning" w:date="2015-09-01T08:39:00Z">
        <w:r w:rsidR="00EA5966">
          <w:rPr>
            <w:rFonts w:ascii="Times New Roman" w:hAnsi="Times New Roman" w:cs="Times New Roman"/>
            <w:lang w:val="en-GB"/>
          </w:rPr>
          <w:t>is</w:t>
        </w:r>
      </w:ins>
      <w:r w:rsidRPr="009616CB">
        <w:rPr>
          <w:rFonts w:ascii="Times New Roman" w:hAnsi="Times New Roman" w:cs="Times New Roman"/>
          <w:lang w:val="en-GB"/>
        </w:rPr>
        <w:t xml:space="preserve"> quantity and value data</w:t>
      </w:r>
      <w:ins w:id="1598" w:author="Josh Browning" w:date="2015-09-01T08:39:00Z">
        <w:r w:rsidR="00EA5966">
          <w:rPr>
            <w:rFonts w:ascii="Times New Roman" w:hAnsi="Times New Roman" w:cs="Times New Roman"/>
            <w:lang w:val="en-GB"/>
          </w:rPr>
          <w:t xml:space="preserve"> of the partner</w:t>
        </w:r>
      </w:ins>
      <w:r w:rsidRPr="009616CB">
        <w:rPr>
          <w:rFonts w:ascii="Times New Roman" w:hAnsi="Times New Roman" w:cs="Times New Roman"/>
          <w:lang w:val="en-GB"/>
        </w:rPr>
        <w:t xml:space="preserve">: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Partner export Value/Partner export Quantity =  Partner export UVF</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266</w:t>
      </w:r>
      <w:ins w:id="1599" w:author="Josh Browning" w:date="2015-09-01T08:39:00Z">
        <w:r w:rsidR="00EA5966">
          <w:rPr>
            <w:rFonts w:ascii="Times New Roman" w:hAnsi="Times New Roman" w:cs="Times New Roman"/>
            <w:lang w:val="en-GB"/>
          </w:rPr>
          <w:t>,</w:t>
        </w:r>
      </w:ins>
      <w:r w:rsidRPr="009616CB">
        <w:rPr>
          <w:rFonts w:ascii="Times New Roman" w:hAnsi="Times New Roman" w:cs="Times New Roman"/>
          <w:lang w:val="en-GB"/>
        </w:rPr>
        <w:t>550/131</w:t>
      </w:r>
      <w:ins w:id="1600" w:author="Josh Browning" w:date="2015-09-01T08:39:00Z">
        <w:r w:rsidR="00EA5966">
          <w:rPr>
            <w:rFonts w:ascii="Times New Roman" w:hAnsi="Times New Roman" w:cs="Times New Roman"/>
            <w:lang w:val="en-GB"/>
          </w:rPr>
          <w:t>,</w:t>
        </w:r>
      </w:ins>
      <w:r w:rsidRPr="009616CB">
        <w:rPr>
          <w:rFonts w:ascii="Times New Roman" w:hAnsi="Times New Roman" w:cs="Times New Roman"/>
          <w:lang w:val="en-GB"/>
        </w:rPr>
        <w:t>206 = 20.32</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However, since usually exports are reported on a “free-on-board”</w:t>
      </w:r>
      <w:ins w:id="1601" w:author="Josh Browning" w:date="2015-09-01T08:39:00Z">
        <w:r w:rsidR="00EA5966">
          <w:rPr>
            <w:rFonts w:ascii="Times New Roman" w:hAnsi="Times New Roman" w:cs="Times New Roman"/>
            <w:lang w:val="en-GB"/>
          </w:rPr>
          <w:t xml:space="preserve"> </w:t>
        </w:r>
      </w:ins>
      <w:r w:rsidRPr="009616CB">
        <w:rPr>
          <w:rFonts w:ascii="Times New Roman" w:hAnsi="Times New Roman" w:cs="Times New Roman"/>
          <w:lang w:val="en-GB"/>
        </w:rPr>
        <w:t>(FOB) basis (which excludes additional costs such as transport, insurance, etc.), while imports are on a “cost-insurance-freight</w:t>
      </w:r>
      <w:ins w:id="1602" w:author="Josh Browning" w:date="2015-09-01T08:39:00Z">
        <w:r w:rsidR="00EA5966">
          <w:rPr>
            <w:rFonts w:ascii="Times New Roman" w:hAnsi="Times New Roman" w:cs="Times New Roman"/>
            <w:lang w:val="en-GB"/>
          </w:rPr>
          <w:t>”</w:t>
        </w:r>
      </w:ins>
      <w:del w:id="1603" w:author="Josh Browning" w:date="2015-09-01T08:39: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(CIF) basis, the export UV is </w:t>
      </w:r>
      <w:del w:id="1604" w:author="Josh Browning" w:date="2015-09-01T08:39:00Z">
        <w:r w:rsidRPr="009616CB" w:rsidDel="00EA5966">
          <w:rPr>
            <w:rFonts w:ascii="Times New Roman" w:hAnsi="Times New Roman" w:cs="Times New Roman"/>
            <w:lang w:val="en-GB"/>
          </w:rPr>
          <w:delText xml:space="preserve">thus </w:delText>
        </w:r>
      </w:del>
      <w:r w:rsidRPr="009616CB">
        <w:rPr>
          <w:rFonts w:ascii="Times New Roman" w:hAnsi="Times New Roman" w:cs="Times New Roman"/>
          <w:lang w:val="en-GB"/>
        </w:rPr>
        <w:t xml:space="preserve">expected to be lower than the import UV. To adjust for this, an FOB/CIF adjustment factor is </w:t>
      </w:r>
      <w:del w:id="1605" w:author="Josh Browning" w:date="2015-09-01T08:39:00Z">
        <w:r w:rsidRPr="009616CB" w:rsidDel="00EA5966">
          <w:rPr>
            <w:rFonts w:ascii="Times New Roman" w:hAnsi="Times New Roman" w:cs="Times New Roman"/>
            <w:lang w:val="en-GB"/>
          </w:rPr>
          <w:delText xml:space="preserve">being </w:delText>
        </w:r>
      </w:del>
      <w:r w:rsidRPr="009616CB">
        <w:rPr>
          <w:rFonts w:ascii="Times New Roman" w:hAnsi="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id="1606" w:author="Josh Browning" w:date="2015-09-01T08:40:00Z">
        <w:r w:rsidRPr="009616CB" w:rsidDel="00EA5966">
          <w:rPr>
            <w:rFonts w:ascii="Times New Roman" w:hAnsi="Times New Roman" w:cs="Times New Roman"/>
            <w:lang w:val="en-GB"/>
          </w:rPr>
          <w:delText xml:space="preserve">is </w:delText>
        </w:r>
      </w:del>
      <w:ins w:id="1607" w:author="Josh Browning" w:date="2015-09-01T08:40:00Z">
        <w:r w:rsidR="00EA5966">
          <w:rPr>
            <w:rFonts w:ascii="Times New Roman" w:hAnsi="Times New Roman" w:cs="Times New Roman"/>
            <w:lang w:val="en-GB"/>
          </w:rPr>
          <w:t xml:space="preserve">are </w:t>
        </w:r>
      </w:ins>
      <w:r w:rsidRPr="009616CB">
        <w:rPr>
          <w:rFonts w:ascii="Times New Roman" w:hAnsi="Times New Roman" w:cs="Times New Roman"/>
          <w:lang w:val="en-GB"/>
        </w:rPr>
        <w:t>also a number of studies that provide standard factors for adjustment,</w:t>
      </w:r>
      <w:del w:id="1608" w:author="Josh Browning" w:date="2015-09-01T08:40:00Z">
        <w:r w:rsidRPr="009616CB" w:rsidDel="00EA5966">
          <w:rPr>
            <w:rFonts w:ascii="Times New Roman" w:hAnsi="Times New Roman" w:cs="Times New Roman"/>
            <w:lang w:val="en-GB"/>
          </w:rPr>
          <w:delText xml:space="preserve"> </w:delText>
        </w:r>
      </w:del>
      <w:r w:rsidRPr="009616CB">
        <w:rPr>
          <w:rFonts w:ascii="Times New Roman" w:hAnsi="Times New Roman" w:cs="Times New Roman"/>
          <w:lang w:val="en-GB"/>
        </w:rPr>
        <w:t xml:space="preserve"> broadly applicable to most commodities and trading partners.  Let us assume, for this example, that the FOB/CIF factor here is 1:1.15 (i.e. 15%).</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20.32 x 1.15 = 23.</w:t>
      </w:r>
      <w:commentRangeStart w:id="1609"/>
      <w:r w:rsidRPr="009616CB">
        <w:rPr>
          <w:rFonts w:ascii="Times New Roman" w:hAnsi="Times New Roman" w:cs="Times New Roman"/>
          <w:lang w:val="en-GB"/>
        </w:rPr>
        <w:t>34</w:t>
      </w:r>
      <w:commentRangeEnd w:id="1609"/>
      <w:r w:rsidR="00EA5966">
        <w:rPr>
          <w:rStyle w:val="CommentReference"/>
          <w:rFonts w:ascii="Book Antiqua" w:eastAsia="Arial" w:hAnsi="Book Antiqua" w:cs="Arial"/>
          <w:color w:val="auto"/>
          <w:lang w:eastAsia="ar-SA"/>
        </w:rPr>
        <w:commentReference w:id="1609"/>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4</w:t>
      </w:r>
      <w:ins w:id="1610"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932</w:t>
      </w:r>
      <w:ins w:id="1611"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146 / 23.34 = 279</w:t>
      </w:r>
      <w:ins w:id="1612"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132.3</w:t>
      </w:r>
    </w:p>
    <w:p w:rsidR="006E32A4" w:rsidRPr="009616CB" w:rsidRDefault="006E32A4" w:rsidP="006E32A4">
      <w:pPr>
        <w:pStyle w:val="Caption"/>
        <w:keepNext/>
        <w:jc w:val="both"/>
        <w:rPr>
          <w:rFonts w:ascii="Times New Roman" w:hAnsi="Times New Roman" w:cs="Times New Roman"/>
          <w:lang w:val="en-GB"/>
        </w:rPr>
      </w:pPr>
      <w:bookmarkStart w:id="1613" w:name="_Toc428423619"/>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80</w:t>
      </w:r>
      <w:r w:rsidR="009D7FC0"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1613"/>
    </w:p>
    <w:tbl>
      <w:tblPr>
        <w:tblStyle w:val="TableClassic1"/>
        <w:tblW w:w="5000" w:type="pct"/>
        <w:tblLook w:val="04A0"/>
      </w:tblPr>
      <w:tblGrid>
        <w:gridCol w:w="729"/>
        <w:gridCol w:w="1057"/>
        <w:gridCol w:w="900"/>
        <w:gridCol w:w="908"/>
        <w:gridCol w:w="1469"/>
        <w:gridCol w:w="1360"/>
        <w:gridCol w:w="1569"/>
        <w:gridCol w:w="1250"/>
      </w:tblGrid>
      <w:tr w:rsidR="006E32A4" w:rsidRPr="009616CB" w:rsidTr="006E32A4">
        <w:trPr>
          <w:cnfStyle w:val="100000000000"/>
        </w:trPr>
        <w:tc>
          <w:tcPr>
            <w:cnfStyle w:val="001000000000"/>
            <w:tcW w:w="394"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487"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491"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79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3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Mirrored UV</w:t>
            </w:r>
          </w:p>
        </w:tc>
        <w:tc>
          <w:tcPr>
            <w:tcW w:w="8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67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Corrected quantity</w:t>
            </w:r>
          </w:p>
        </w:tc>
      </w:tr>
      <w:tr w:rsidR="006E32A4" w:rsidRPr="009616CB" w:rsidTr="006E32A4">
        <w:tc>
          <w:tcPr>
            <w:cnfStyle w:val="001000000000"/>
            <w:tcW w:w="394" w:type="pct"/>
          </w:tcPr>
          <w:p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w:t>
            </w:r>
            <w:ins w:id="1614"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932</w:t>
            </w:r>
            <w:ins w:id="1615" w:author="Josh Browning" w:date="2015-09-01T08:40:00Z">
              <w:r w:rsidR="00EA5966">
                <w:rPr>
                  <w:rFonts w:ascii="Times New Roman" w:hAnsi="Times New Roman" w:cs="Times New Roman"/>
                  <w:lang w:val="en-GB"/>
                </w:rPr>
                <w:t>,</w:t>
              </w:r>
            </w:ins>
            <w:r w:rsidRPr="009616CB">
              <w:rPr>
                <w:rFonts w:ascii="Times New Roman" w:hAnsi="Times New Roman" w:cs="Times New Roman"/>
                <w:lang w:val="en-GB"/>
              </w:rPr>
              <w:t>146</w:t>
            </w:r>
          </w:p>
        </w:tc>
        <w:tc>
          <w:tcPr>
            <w:tcW w:w="676"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r w:rsidRPr="009616CB">
              <w:rPr>
                <w:rFonts w:ascii="Times New Roman" w:hAnsi="Times New Roman" w:cs="Times New Roman"/>
                <w:b/>
                <w:sz w:val="22"/>
                <w:lang w:val="en-GB"/>
              </w:rPr>
              <w:t>279</w:t>
            </w:r>
            <w:ins w:id="1616" w:author="Josh Browning" w:date="2015-09-01T08:40:00Z">
              <w:r w:rsidR="00EA5966">
                <w:rPr>
                  <w:rFonts w:ascii="Times New Roman" w:hAnsi="Times New Roman" w:cs="Times New Roman"/>
                  <w:b/>
                  <w:sz w:val="22"/>
                  <w:lang w:val="en-GB"/>
                </w:rPr>
                <w:t>,</w:t>
              </w:r>
            </w:ins>
            <w:r w:rsidRPr="009616CB">
              <w:rPr>
                <w:rFonts w:ascii="Times New Roman" w:hAnsi="Times New Roman" w:cs="Times New Roman"/>
                <w:b/>
                <w:sz w:val="22"/>
                <w:lang w:val="en-GB"/>
              </w:rPr>
              <w:t>132.3</w:t>
            </w:r>
          </w:p>
        </w:tc>
      </w:tr>
    </w:tbl>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Not all the countries of the world provide their trade data to the United Nations Statistical Department</w:t>
      </w:r>
      <w:del w:id="1617" w:author="Josh Browning" w:date="2015-09-01T08:42: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(UNSD). Thus, </w:t>
      </w:r>
      <w:del w:id="1618" w:author="Josh Browning" w:date="2015-09-01T08:43:00Z">
        <w:r w:rsidRPr="009616CB" w:rsidDel="00EA5966">
          <w:rPr>
            <w:rFonts w:ascii="Times New Roman" w:hAnsi="Times New Roman" w:cs="Times New Roman"/>
            <w:lang w:val="en-GB"/>
          </w:rPr>
          <w:delText xml:space="preserve">also </w:delText>
        </w:r>
      </w:del>
      <w:r w:rsidRPr="009616CB">
        <w:rPr>
          <w:rFonts w:ascii="Times New Roman" w:hAnsi="Times New Roman" w:cs="Times New Roman"/>
          <w:lang w:val="en-GB"/>
        </w:rPr>
        <w:t xml:space="preserve">the trade dataset obtained by FAO from the UNSD </w:t>
      </w:r>
      <w:ins w:id="1619" w:author="Josh Browning" w:date="2015-09-01T08:43:00Z">
        <w:r w:rsidR="00EA5966">
          <w:rPr>
            <w:rFonts w:ascii="Times New Roman" w:hAnsi="Times New Roman" w:cs="Times New Roman"/>
            <w:lang w:val="en-GB"/>
          </w:rPr>
          <w:t xml:space="preserve">also </w:t>
        </w:r>
      </w:ins>
      <w:r w:rsidRPr="009616CB">
        <w:rPr>
          <w:rFonts w:ascii="Times New Roman" w:hAnsi="Times New Roman" w:cs="Times New Roman"/>
          <w:lang w:val="en-GB"/>
        </w:rPr>
        <w:t xml:space="preserve">does not have </w:t>
      </w:r>
      <w:del w:id="1620" w:author="Josh Browning" w:date="2015-09-01T08:43:00Z">
        <w:r w:rsidRPr="009616CB" w:rsidDel="00EA5966">
          <w:rPr>
            <w:rFonts w:ascii="Times New Roman" w:hAnsi="Times New Roman" w:cs="Times New Roman"/>
            <w:lang w:val="en-GB"/>
          </w:rPr>
          <w:delText xml:space="preserve">a </w:delText>
        </w:r>
      </w:del>
      <w:r w:rsidRPr="009616CB">
        <w:rPr>
          <w:rFonts w:ascii="Times New Roman" w:hAnsi="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9616CB" w:rsidRDefault="00EA5966" w:rsidP="006E32A4">
      <w:pPr>
        <w:jc w:val="both"/>
        <w:rPr>
          <w:rFonts w:ascii="Times New Roman" w:hAnsi="Times New Roman" w:cs="Times New Roman"/>
          <w:lang w:val="en-GB"/>
        </w:rPr>
      </w:pPr>
      <w:ins w:id="1621" w:author="Josh Browning" w:date="2015-09-01T08:43:00Z">
        <w:r>
          <w:rPr>
            <w:rFonts w:ascii="Times New Roman" w:hAnsi="Times New Roman" w:cs="Times New Roman"/>
            <w:lang w:val="en-GB"/>
          </w:rPr>
          <w:t xml:space="preserve">1. </w:t>
        </w:r>
      </w:ins>
      <w:del w:id="1622" w:author="Josh Browning" w:date="2015-09-01T08:44:00Z">
        <w:r w:rsidR="006E32A4" w:rsidRPr="009616CB" w:rsidDel="00EA5966">
          <w:rPr>
            <w:rFonts w:ascii="Times New Roman" w:hAnsi="Times New Roman" w:cs="Times New Roman"/>
            <w:lang w:val="en-GB"/>
          </w:rPr>
          <w:delText>In a first step, w</w:delText>
        </w:r>
      </w:del>
      <w:ins w:id="1623" w:author="Josh Browning" w:date="2015-09-01T08:44:00Z">
        <w:r>
          <w:rPr>
            <w:rFonts w:ascii="Times New Roman" w:hAnsi="Times New Roman" w:cs="Times New Roman"/>
            <w:lang w:val="en-GB"/>
          </w:rPr>
          <w:t>W</w:t>
        </w:r>
      </w:ins>
      <w:r w:rsidR="006E32A4" w:rsidRPr="009616CB">
        <w:rPr>
          <w:rFonts w:ascii="Times New Roman" w:hAnsi="Times New Roman" w:cs="Times New Roman"/>
          <w:lang w:val="en-GB"/>
        </w:rPr>
        <w:t>e identify</w:t>
      </w:r>
      <w:ins w:id="1624" w:author="Josh Browning" w:date="2015-09-01T08:44:00Z">
        <w:r w:rsidR="00F228AD">
          <w:rPr>
            <w:rFonts w:ascii="Times New Roman" w:hAnsi="Times New Roman" w:cs="Times New Roman"/>
            <w:lang w:val="en-GB"/>
          </w:rPr>
          <w:t>,</w:t>
        </w:r>
      </w:ins>
      <w:del w:id="1625" w:author="Josh Browning" w:date="2015-09-01T08:44:00Z">
        <w:r w:rsidR="006E32A4" w:rsidRPr="009616CB" w:rsidDel="00F228AD">
          <w:rPr>
            <w:rFonts w:ascii="Times New Roman" w:hAnsi="Times New Roman" w:cs="Times New Roman"/>
            <w:lang w:val="en-GB"/>
          </w:rPr>
          <w:delText>/filter</w:delText>
        </w:r>
      </w:del>
      <w:r w:rsidR="006E32A4" w:rsidRPr="009616CB">
        <w:rPr>
          <w:rFonts w:ascii="Times New Roman" w:hAnsi="Times New Roman" w:cs="Times New Roman"/>
          <w:lang w:val="en-GB"/>
        </w:rPr>
        <w:t xml:space="preserve"> for each non-reporting country</w:t>
      </w:r>
      <w:ins w:id="1626" w:author="Josh Browning" w:date="2015-09-01T08:44:00Z">
        <w:r w:rsidR="00F228AD">
          <w:rPr>
            <w:rFonts w:ascii="Times New Roman" w:hAnsi="Times New Roman" w:cs="Times New Roman"/>
            <w:lang w:val="en-GB"/>
          </w:rPr>
          <w:t>,</w:t>
        </w:r>
      </w:ins>
      <w:r w:rsidR="006E32A4" w:rsidRPr="009616CB">
        <w:rPr>
          <w:rFonts w:ascii="Times New Roman" w:hAnsi="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81</w:t>
        </w:r>
      </w:fldSimple>
      <w:r w:rsidR="006E32A4" w:rsidRPr="009616CB">
        <w:rPr>
          <w:rFonts w:ascii="Times New Roman" w:hAnsi="Times New Roman" w:cs="Times New Roman"/>
          <w:lang w:val="en-GB"/>
        </w:rPr>
        <w:t>).</w:t>
      </w:r>
    </w:p>
    <w:p w:rsidR="006E32A4" w:rsidRPr="009616CB" w:rsidRDefault="006E32A4" w:rsidP="006E32A4">
      <w:pPr>
        <w:pStyle w:val="Caption"/>
        <w:jc w:val="both"/>
        <w:rPr>
          <w:rFonts w:ascii="Times New Roman" w:hAnsi="Times New Roman" w:cs="Times New Roman"/>
          <w:lang w:val="en-GB"/>
        </w:rPr>
      </w:pPr>
      <w:bookmarkStart w:id="1627" w:name="_Ref428351744"/>
      <w:bookmarkStart w:id="1628" w:name="_Toc428423620"/>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81</w:t>
      </w:r>
      <w:r w:rsidR="009D7FC0" w:rsidRPr="009616CB">
        <w:rPr>
          <w:rFonts w:ascii="Times New Roman" w:hAnsi="Times New Roman" w:cs="Times New Roman"/>
          <w:lang w:val="en-GB"/>
        </w:rPr>
        <w:fldChar w:fldCharType="end"/>
      </w:r>
      <w:bookmarkEnd w:id="1627"/>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1628"/>
    </w:p>
    <w:tbl>
      <w:tblPr>
        <w:tblStyle w:val="TableClassic1"/>
        <w:tblW w:w="5000" w:type="pct"/>
        <w:tblLook w:val="04A0"/>
      </w:tblPr>
      <w:tblGrid>
        <w:gridCol w:w="873"/>
        <w:gridCol w:w="1396"/>
        <w:gridCol w:w="1477"/>
        <w:gridCol w:w="1091"/>
        <w:gridCol w:w="1725"/>
        <w:gridCol w:w="1272"/>
        <w:gridCol w:w="1408"/>
      </w:tblGrid>
      <w:tr w:rsidR="006E32A4" w:rsidRPr="009616CB" w:rsidTr="006E32A4">
        <w:trPr>
          <w:cnfStyle w:val="100000000000"/>
        </w:trPr>
        <w:tc>
          <w:tcPr>
            <w:cnfStyle w:val="001000000000"/>
            <w:tcW w:w="473" w:type="pct"/>
          </w:tcPr>
          <w:p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All</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Reporters</w:t>
            </w:r>
          </w:p>
        </w:tc>
        <w:tc>
          <w:tcPr>
            <w:tcW w:w="799"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“non-reporting”</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Trade partner</w:t>
            </w:r>
          </w:p>
        </w:tc>
        <w:tc>
          <w:tcPr>
            <w:tcW w:w="590"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Flow</w:t>
            </w:r>
          </w:p>
        </w:tc>
        <w:tc>
          <w:tcPr>
            <w:tcW w:w="93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(FCL code)</w:t>
            </w:r>
          </w:p>
        </w:tc>
        <w:tc>
          <w:tcPr>
            <w:tcW w:w="688"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Quantity</w:t>
            </w:r>
          </w:p>
        </w:tc>
        <w:tc>
          <w:tcPr>
            <w:tcW w:w="76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id="1629" w:author="Josh Browning" w:date="2015-09-01T08:45:00Z">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160</w:t>
            </w:r>
            <w:ins w:id="1630"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571</w:t>
            </w:r>
          </w:p>
        </w:tc>
        <w:tc>
          <w:tcPr>
            <w:tcW w:w="763"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id="1631" w:author="Josh Browning" w:date="2015-09-01T08:45:00Z">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4</w:t>
            </w:r>
            <w:ins w:id="1632"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932</w:t>
            </w:r>
            <w:ins w:id="1633"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146</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id="1634" w:author="Josh Browning" w:date="2015-09-01T08:45:00Z">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80</w:t>
            </w:r>
            <w:ins w:id="1635"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120</w:t>
            </w:r>
          </w:p>
        </w:tc>
        <w:tc>
          <w:tcPr>
            <w:tcW w:w="763"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id="1636" w:author="Josh Browning" w:date="2015-09-01T08:45:00Z">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2</w:t>
            </w:r>
            <w:ins w:id="1637"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301</w:t>
            </w:r>
            <w:ins w:id="1638"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650</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1639" w:author="Josh Browning" w:date="2015-09-01T08:45: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726</w:t>
            </w:r>
          </w:p>
        </w:tc>
        <w:tc>
          <w:tcPr>
            <w:tcW w:w="763"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1640" w:author="Josh Browning" w:date="2015-09-01T08:45: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11</w:t>
            </w:r>
            <w:ins w:id="1641"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1642" w:author="Josh Browning" w:date="2015-09-01T08:45: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2</w:t>
            </w:r>
            <w:ins w:id="1643"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000</w:t>
            </w:r>
          </w:p>
        </w:tc>
        <w:tc>
          <w:tcPr>
            <w:tcW w:w="763" w:type="pct"/>
          </w:tcPr>
          <w:p w:rsidR="008608E6"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1644" w:author="Josh Browning" w:date="2015-09-01T08:45: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35</w:t>
            </w:r>
            <w:ins w:id="1645" w:author="Josh Browning" w:date="2015-09-01T08:45:00Z">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bl>
    <w:p w:rsidR="006E32A4" w:rsidRPr="009616CB" w:rsidRDefault="006E32A4" w:rsidP="006E32A4">
      <w:pPr>
        <w:jc w:val="both"/>
        <w:rPr>
          <w:rFonts w:ascii="Times New Roman" w:hAnsi="Times New Roman" w:cs="Times New Roman"/>
          <w:lang w:val="en-GB"/>
        </w:rPr>
      </w:pPr>
      <w:del w:id="1646" w:author="Josh Browning" w:date="2015-09-01T08:46:00Z">
        <w:r w:rsidRPr="009616CB" w:rsidDel="00F228AD">
          <w:rPr>
            <w:rFonts w:ascii="Times New Roman" w:hAnsi="Times New Roman" w:cs="Times New Roman"/>
            <w:lang w:val="en-GB"/>
          </w:rPr>
          <w:delText xml:space="preserve">In a second step, </w:delText>
        </w:r>
      </w:del>
      <w:ins w:id="1647" w:author="Josh Browning" w:date="2015-09-01T08:46:00Z">
        <w:r w:rsidR="00F228AD">
          <w:rPr>
            <w:rFonts w:ascii="Times New Roman" w:hAnsi="Times New Roman" w:cs="Times New Roman"/>
            <w:lang w:val="en-GB"/>
          </w:rPr>
          <w:t xml:space="preserve">2. </w:t>
        </w:r>
      </w:ins>
      <w:del w:id="1648" w:author="Josh Browning" w:date="2015-09-01T08:46:00Z">
        <w:r w:rsidRPr="009616CB" w:rsidDel="00F228AD">
          <w:rPr>
            <w:rFonts w:ascii="Times New Roman" w:hAnsi="Times New Roman" w:cs="Times New Roman"/>
            <w:lang w:val="en-GB"/>
          </w:rPr>
          <w:delText xml:space="preserve">we </w:delText>
        </w:r>
      </w:del>
      <w:ins w:id="1649" w:author="Josh Browning" w:date="2015-09-01T08:46:00Z">
        <w:r w:rsidR="00F228AD">
          <w:rPr>
            <w:rFonts w:ascii="Times New Roman" w:hAnsi="Times New Roman" w:cs="Times New Roman"/>
            <w:lang w:val="en-GB"/>
          </w:rPr>
          <w:t>W</w:t>
        </w:r>
        <w:r w:rsidR="00F228AD" w:rsidRPr="009616CB">
          <w:rPr>
            <w:rFonts w:ascii="Times New Roman" w:hAnsi="Times New Roman" w:cs="Times New Roman"/>
            <w:lang w:val="en-GB"/>
          </w:rPr>
          <w:t xml:space="preserve">e </w:t>
        </w:r>
      </w:ins>
      <w:r w:rsidRPr="009616CB">
        <w:rPr>
          <w:rFonts w:ascii="Times New Roman" w:hAnsi="Times New Roman" w:cs="Times New Roman"/>
          <w:lang w:val="en-GB"/>
        </w:rPr>
        <w:t xml:space="preserve">undertake 3 distinct operations: </w:t>
      </w: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 xml:space="preserve">The non-reporting country is now listed as a “reporter”, and the reporters become </w:t>
      </w:r>
      <w:ins w:id="1650" w:author="Josh Browning" w:date="2015-09-01T08:46:00Z">
        <w:r w:rsidR="00F228AD">
          <w:rPr>
            <w:rFonts w:ascii="Times New Roman" w:hAnsi="Times New Roman"/>
          </w:rPr>
          <w:t>“</w:t>
        </w:r>
      </w:ins>
      <w:r w:rsidRPr="009616CB">
        <w:rPr>
          <w:rFonts w:ascii="Times New Roman" w:hAnsi="Times New Roman"/>
        </w:rPr>
        <w:t xml:space="preserve">partners”. </w:t>
      </w:r>
    </w:p>
    <w:p w:rsidR="006E32A4" w:rsidRPr="009616CB" w:rsidRDefault="006E32A4" w:rsidP="006E32A4">
      <w:pPr>
        <w:pStyle w:val="Caption"/>
        <w:keepNext/>
        <w:jc w:val="both"/>
        <w:rPr>
          <w:rFonts w:ascii="Times New Roman" w:hAnsi="Times New Roman" w:cs="Times New Roman"/>
          <w:lang w:val="en-GB"/>
        </w:rPr>
      </w:pPr>
      <w:bookmarkStart w:id="1651" w:name="_Ref428863300"/>
      <w:bookmarkStart w:id="1652" w:name="_Toc428423621"/>
      <w:r w:rsidRPr="009616CB">
        <w:rPr>
          <w:rFonts w:ascii="Times New Roman" w:hAnsi="Times New Roman" w:cs="Times New Roman"/>
          <w:lang w:val="en-GB"/>
        </w:rPr>
        <w:lastRenderedPageBreak/>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82</w:t>
      </w:r>
      <w:r w:rsidR="009D7FC0" w:rsidRPr="009616CB">
        <w:rPr>
          <w:rFonts w:ascii="Times New Roman" w:hAnsi="Times New Roman" w:cs="Times New Roman"/>
          <w:lang w:val="en-GB"/>
        </w:rPr>
        <w:fldChar w:fldCharType="end"/>
      </w:r>
      <w:bookmarkEnd w:id="1651"/>
      <w:r w:rsidRPr="009616CB">
        <w:rPr>
          <w:rFonts w:ascii="Times New Roman" w:hAnsi="Times New Roman" w:cs="Times New Roman"/>
          <w:lang w:val="en-GB"/>
        </w:rPr>
        <w:t>: Final trade matrix after mirroring</w:t>
      </w:r>
      <w:bookmarkEnd w:id="1652"/>
    </w:p>
    <w:tbl>
      <w:tblPr>
        <w:tblStyle w:val="TableClassic1"/>
        <w:tblW w:w="5000" w:type="pct"/>
        <w:tblLook w:val="04A0"/>
      </w:tblPr>
      <w:tblGrid>
        <w:gridCol w:w="867"/>
        <w:gridCol w:w="1281"/>
        <w:gridCol w:w="1519"/>
        <w:gridCol w:w="941"/>
        <w:gridCol w:w="1909"/>
        <w:gridCol w:w="1211"/>
        <w:gridCol w:w="1514"/>
      </w:tblGrid>
      <w:tr w:rsidR="006E32A4" w:rsidRPr="009616CB" w:rsidTr="006E32A4">
        <w:trPr>
          <w:cnfStyle w:val="100000000000"/>
        </w:trPr>
        <w:tc>
          <w:tcPr>
            <w:cnfStyle w:val="001000000000"/>
            <w:tcW w:w="469" w:type="pct"/>
          </w:tcPr>
          <w:p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Reporter</w:t>
            </w:r>
          </w:p>
        </w:tc>
        <w:tc>
          <w:tcPr>
            <w:tcW w:w="822"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Partner</w:t>
            </w:r>
          </w:p>
        </w:tc>
        <w:tc>
          <w:tcPr>
            <w:tcW w:w="50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Flow</w:t>
            </w:r>
          </w:p>
        </w:tc>
        <w:tc>
          <w:tcPr>
            <w:tcW w:w="103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(FCL code)</w:t>
            </w:r>
          </w:p>
        </w:tc>
        <w:tc>
          <w:tcPr>
            <w:tcW w:w="655"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Quantity</w:t>
            </w:r>
          </w:p>
        </w:tc>
        <w:tc>
          <w:tcPr>
            <w:tcW w:w="81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41455</w:t>
            </w:r>
          </w:p>
        </w:tc>
      </w:tr>
    </w:tbl>
    <w:p w:rsidR="006E32A4" w:rsidRPr="009616CB" w:rsidRDefault="006E32A4" w:rsidP="006E32A4">
      <w:pPr>
        <w:pStyle w:val="ListParagraph"/>
        <w:jc w:val="both"/>
        <w:rPr>
          <w:rFonts w:ascii="Times New Roman" w:hAnsi="Times New Roman"/>
        </w:rPr>
      </w:pP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fldSimple w:instr=" REF _Ref428347378 \h  \* MERGEFORMAT ">
        <w:r w:rsidR="000854D5" w:rsidRPr="009616CB">
          <w:rPr>
            <w:rFonts w:ascii="Times New Roman" w:hAnsi="Times New Roman"/>
          </w:rPr>
          <w:t xml:space="preserve">Figure </w:t>
        </w:r>
        <w:r w:rsidR="000854D5" w:rsidRPr="009616CB">
          <w:rPr>
            <w:rFonts w:ascii="Times New Roman" w:hAnsi="Times New Roman"/>
            <w:noProof/>
          </w:rPr>
          <w:t>22</w:t>
        </w:r>
      </w:fldSimple>
      <w:r w:rsidRPr="009616CB">
        <w:rPr>
          <w:rFonts w:ascii="Times New Roman" w:hAnsi="Times New Roman"/>
        </w:rPr>
        <w:t>) which will be disseminated through the FAOSTAT website.</w:t>
      </w:r>
    </w:p>
    <w:p w:rsidR="006E32A4" w:rsidRPr="009616CB" w:rsidRDefault="006E32A4" w:rsidP="00E93C3B">
      <w:pPr>
        <w:pStyle w:val="Heading2"/>
      </w:pPr>
      <w:bookmarkStart w:id="1653" w:name="_Toc428383851"/>
      <w:bookmarkStart w:id="1654" w:name="_Toc428436073"/>
      <w:bookmarkStart w:id="1655" w:name="_Toc428436374"/>
      <w:bookmarkStart w:id="1656" w:name="_Toc428436500"/>
      <w:r w:rsidRPr="009616CB">
        <w:t>Trade flow aggregation and commodity balances</w:t>
      </w:r>
      <w:bookmarkEnd w:id="1653"/>
      <w:bookmarkEnd w:id="1654"/>
      <w:bookmarkEnd w:id="1655"/>
      <w:bookmarkEnd w:id="1656"/>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All the trade flows are now aggregated by reporter, commodity and flow (import/export) for that year. So, the trade flows in </w:t>
      </w:r>
      <w:ins w:id="1657" w:author="Josh Browning" w:date="2015-09-01T09:32:00Z">
        <w:r w:rsidR="009D7FC0">
          <w:rPr>
            <w:rFonts w:ascii="Times New Roman" w:hAnsi="Times New Roman" w:cs="Times New Roman"/>
            <w:lang w:val="en-GB"/>
          </w:rPr>
          <w:fldChar w:fldCharType="begin"/>
        </w:r>
        <w:r w:rsidR="003804F3">
          <w:rPr>
            <w:rFonts w:ascii="Times New Roman" w:hAnsi="Times New Roman" w:cs="Times New Roman"/>
            <w:lang w:val="en-GB"/>
          </w:rPr>
          <w:instrText xml:space="preserve"> REF _Ref428863300 \h </w:instrText>
        </w:r>
      </w:ins>
      <w:r w:rsidR="009D7FC0">
        <w:rPr>
          <w:rFonts w:ascii="Times New Roman" w:hAnsi="Times New Roman" w:cs="Times New Roman"/>
          <w:lang w:val="en-GB"/>
        </w:rPr>
      </w:r>
      <w:r w:rsidR="009D7FC0">
        <w:rPr>
          <w:rFonts w:ascii="Times New Roman" w:hAnsi="Times New Roman" w:cs="Times New Roman"/>
          <w:lang w:val="en-GB"/>
        </w:rPr>
        <w:fldChar w:fldCharType="separate"/>
      </w:r>
      <w:ins w:id="1658" w:author="Josh Browning" w:date="2015-09-01T09:32:00Z">
        <w:r w:rsidR="003804F3" w:rsidRPr="009616CB">
          <w:rPr>
            <w:rFonts w:ascii="Times New Roman" w:hAnsi="Times New Roman" w:cs="Times New Roman"/>
            <w:lang w:val="en-GB"/>
          </w:rPr>
          <w:t xml:space="preserve">Table </w:t>
        </w:r>
        <w:r w:rsidR="003804F3" w:rsidRPr="009616CB">
          <w:rPr>
            <w:rFonts w:ascii="Times New Roman" w:hAnsi="Times New Roman" w:cs="Times New Roman"/>
            <w:noProof/>
            <w:lang w:val="en-GB"/>
          </w:rPr>
          <w:t>82</w:t>
        </w:r>
        <w:r w:rsidR="009D7FC0">
          <w:rPr>
            <w:rFonts w:ascii="Times New Roman" w:hAnsi="Times New Roman" w:cs="Times New Roman"/>
            <w:lang w:val="en-GB"/>
          </w:rPr>
          <w:fldChar w:fldCharType="end"/>
        </w:r>
      </w:ins>
      <w:del w:id="1659" w:author="Josh Browning" w:date="2015-09-01T09:31:00Z">
        <w:r w:rsidRPr="009616CB" w:rsidDel="003804F3">
          <w:rPr>
            <w:rFonts w:ascii="Times New Roman" w:hAnsi="Times New Roman" w:cs="Times New Roman"/>
            <w:lang w:val="en-GB"/>
          </w:rPr>
          <w:delText xml:space="preserve">the table above </w:delText>
        </w:r>
      </w:del>
      <w:r w:rsidRPr="009616CB">
        <w:rPr>
          <w:rFonts w:ascii="Times New Roman" w:hAnsi="Times New Roman" w:cs="Times New Roman"/>
          <w:lang w:val="en-GB"/>
        </w:rPr>
        <w:t xml:space="preserve">would be aggregated as </w:t>
      </w:r>
      <w:del w:id="1660" w:author="Josh Browning" w:date="2015-09-01T09:33:00Z">
        <w:r w:rsidRPr="009616CB" w:rsidDel="003804F3">
          <w:rPr>
            <w:rFonts w:ascii="Times New Roman" w:hAnsi="Times New Roman" w:cs="Times New Roman"/>
            <w:lang w:val="en-GB"/>
          </w:rPr>
          <w:delText xml:space="preserve">below </w:delText>
        </w:r>
      </w:del>
      <w:ins w:id="1661" w:author="Josh Browning" w:date="2015-09-01T09:33:00Z">
        <w:r w:rsidR="003804F3">
          <w:rPr>
            <w:rFonts w:ascii="Times New Roman" w:hAnsi="Times New Roman" w:cs="Times New Roman"/>
            <w:lang w:val="en-GB"/>
          </w:rPr>
          <w:t>in</w:t>
        </w:r>
        <w:r w:rsidR="003804F3" w:rsidRPr="009616CB">
          <w:rPr>
            <w:rFonts w:ascii="Times New Roman" w:hAnsi="Times New Roman" w:cs="Times New Roman"/>
            <w:lang w:val="en-GB"/>
          </w:rPr>
          <w:t xml:space="preserve"> </w:t>
        </w:r>
      </w:ins>
      <w:del w:id="1662" w:author="Josh Browning" w:date="2015-09-01T09:33:00Z">
        <w:r w:rsidRPr="009616CB" w:rsidDel="003804F3">
          <w:rPr>
            <w:rFonts w:ascii="Times New Roman" w:hAnsi="Times New Roman" w:cs="Times New Roman"/>
            <w:lang w:val="en-GB"/>
          </w:rPr>
          <w:delText>(</w:delText>
        </w:r>
      </w:del>
      <w:fldSimple w:instr=" REF _Ref42835192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83</w:t>
        </w:r>
      </w:fldSimple>
      <w:del w:id="1663"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w:t>
      </w:r>
    </w:p>
    <w:p w:rsidR="006E32A4" w:rsidRPr="009616CB" w:rsidRDefault="006E32A4" w:rsidP="006E32A4">
      <w:pPr>
        <w:pStyle w:val="Caption"/>
        <w:keepNext/>
        <w:jc w:val="both"/>
        <w:rPr>
          <w:rFonts w:ascii="Times New Roman" w:hAnsi="Times New Roman" w:cs="Times New Roman"/>
          <w:lang w:val="en-GB"/>
        </w:rPr>
      </w:pPr>
      <w:bookmarkStart w:id="1664" w:name="_Ref428351929"/>
      <w:bookmarkStart w:id="1665" w:name="_Toc428423622"/>
      <w:r w:rsidRPr="009616CB">
        <w:rPr>
          <w:rFonts w:ascii="Times New Roman" w:hAnsi="Times New Roman" w:cs="Times New Roman"/>
          <w:lang w:val="en-GB"/>
        </w:rPr>
        <w:t xml:space="preserve">Table </w:t>
      </w:r>
      <w:r w:rsidR="009D7FC0"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9D7FC0"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83</w:t>
      </w:r>
      <w:r w:rsidR="009D7FC0" w:rsidRPr="009616CB">
        <w:rPr>
          <w:rFonts w:ascii="Times New Roman" w:hAnsi="Times New Roman" w:cs="Times New Roman"/>
          <w:lang w:val="en-GB"/>
        </w:rPr>
        <w:fldChar w:fldCharType="end"/>
      </w:r>
      <w:bookmarkEnd w:id="1664"/>
      <w:r w:rsidRPr="009616CB">
        <w:rPr>
          <w:rFonts w:ascii="Times New Roman" w:hAnsi="Times New Roman" w:cs="Times New Roman"/>
          <w:lang w:val="en-GB"/>
        </w:rPr>
        <w:t>: Aggregated, total flows for dissemination</w:t>
      </w:r>
      <w:bookmarkEnd w:id="1665"/>
    </w:p>
    <w:tbl>
      <w:tblPr>
        <w:tblStyle w:val="TableClassic1"/>
        <w:tblW w:w="5000" w:type="pct"/>
        <w:tblLook w:val="04A0"/>
      </w:tblPr>
      <w:tblGrid>
        <w:gridCol w:w="998"/>
        <w:gridCol w:w="1710"/>
        <w:gridCol w:w="1503"/>
        <w:gridCol w:w="1863"/>
        <w:gridCol w:w="1427"/>
        <w:gridCol w:w="1741"/>
      </w:tblGrid>
      <w:tr w:rsidR="006E32A4" w:rsidRPr="009616CB" w:rsidTr="006E32A4">
        <w:trPr>
          <w:cnfStyle w:val="100000000000"/>
        </w:trPr>
        <w:tc>
          <w:tcPr>
            <w:cnfStyle w:val="001000000000"/>
            <w:tcW w:w="540" w:type="pct"/>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Country</w:t>
            </w:r>
          </w:p>
        </w:tc>
        <w:tc>
          <w:tcPr>
            <w:tcW w:w="813"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008"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7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94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55265</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This “totals” dataset by commodity, by country, by region and world, exists alongside the original validated trade flow dataset, </w:t>
      </w:r>
      <w:del w:id="1666" w:author="Josh Browning" w:date="2015-09-01T09:33:00Z">
        <w:r w:rsidRPr="009616CB" w:rsidDel="003804F3">
          <w:rPr>
            <w:rFonts w:ascii="Times New Roman" w:hAnsi="Times New Roman" w:cs="Times New Roman"/>
            <w:lang w:val="en-GB"/>
          </w:rPr>
          <w:delText xml:space="preserve">and </w:delText>
        </w:r>
      </w:del>
      <w:ins w:id="1667" w:author="Josh Browning" w:date="2015-09-01T09:33:00Z">
        <w:r w:rsidR="003804F3">
          <w:rPr>
            <w:rFonts w:ascii="Times New Roman" w:hAnsi="Times New Roman" w:cs="Times New Roman"/>
            <w:lang w:val="en-GB"/>
          </w:rPr>
          <w:t xml:space="preserve">it </w:t>
        </w:r>
      </w:ins>
      <w:r w:rsidRPr="009616CB">
        <w:rPr>
          <w:rFonts w:ascii="Times New Roman" w:hAnsi="Times New Roman" w:cs="Times New Roman"/>
          <w:lang w:val="en-GB"/>
        </w:rPr>
        <w:t>allows for the manual input of commodity/country data from other sources</w:t>
      </w:r>
      <w:ins w:id="1668" w:author="Josh Browning" w:date="2015-09-01T09:33:00Z">
        <w:r w:rsidR="003804F3">
          <w:rPr>
            <w:rFonts w:ascii="Times New Roman" w:hAnsi="Times New Roman" w:cs="Times New Roman"/>
            <w:lang w:val="en-GB"/>
          </w:rPr>
          <w:t>,</w:t>
        </w:r>
      </w:ins>
      <w:del w:id="1669"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 xml:space="preserve"> and </w:t>
      </w:r>
      <w:ins w:id="1670" w:author="Josh Browning" w:date="2015-09-01T09:34:00Z">
        <w:r w:rsidR="003804F3">
          <w:rPr>
            <w:rFonts w:ascii="Times New Roman" w:hAnsi="Times New Roman" w:cs="Times New Roman"/>
            <w:lang w:val="en-GB"/>
          </w:rPr>
          <w:t xml:space="preserve">it </w:t>
        </w:r>
      </w:ins>
      <w:r w:rsidRPr="009616CB">
        <w:rPr>
          <w:rFonts w:ascii="Times New Roman" w:hAnsi="Times New Roman" w:cs="Times New Roman"/>
          <w:lang w:val="en-GB"/>
        </w:rPr>
        <w:t xml:space="preserve">shows the global totals by commodity per year (to check the import vs. export commodity balances).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id="1671" w:author="Josh Browning" w:date="2015-09-01T09:34:00Z">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 xml:space="preserve">in the near future,  these data will also be “harvested” in an automated manner (similar to the download of data from UNSD). </w:t>
      </w:r>
    </w:p>
    <w:p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w:rsidR="00EB7AF1" w:rsidRPr="009616CB" w:rsidRDefault="00EB7AF1" w:rsidP="00374C82">
      <w:pPr>
        <w:pStyle w:val="Heading1"/>
      </w:pPr>
      <w:bookmarkStart w:id="1672" w:name="_Toc428436074"/>
      <w:bookmarkStart w:id="1673" w:name="_Toc428436375"/>
      <w:bookmarkStart w:id="1674" w:name="_Toc428436501"/>
      <w:r w:rsidRPr="009616CB">
        <w:lastRenderedPageBreak/>
        <w:t>Commodity Classifications</w:t>
      </w:r>
      <w:bookmarkEnd w:id="1672"/>
      <w:bookmarkEnd w:id="1673"/>
      <w:bookmarkEnd w:id="1674"/>
    </w:p>
    <w:p w:rsidR="00A33A15" w:rsidRPr="009616CB" w:rsidRDefault="00A33A15" w:rsidP="00E93C3B">
      <w:pPr>
        <w:pStyle w:val="Heading2"/>
      </w:pPr>
      <w:bookmarkStart w:id="1675" w:name="_Toc428436075"/>
      <w:bookmarkStart w:id="1676" w:name="_Toc428436376"/>
      <w:bookmarkStart w:id="1677" w:name="_Toc428436502"/>
      <w:bookmarkStart w:id="1678" w:name="_Ref428817515"/>
      <w:r w:rsidRPr="009616CB">
        <w:t>Overview of classification systems</w:t>
      </w:r>
      <w:bookmarkEnd w:id="1675"/>
      <w:bookmarkEnd w:id="1676"/>
      <w:bookmarkEnd w:id="1677"/>
      <w:bookmarkEnd w:id="1678"/>
    </w:p>
    <w:p w:rsidR="00EB7AF1" w:rsidRPr="008608E6" w:rsidRDefault="00EB7AF1" w:rsidP="00EB7AF1">
      <w:pPr>
        <w:jc w:val="both"/>
        <w:rPr>
          <w:rFonts w:ascii="Times New Roman" w:hAnsi="Times New Roman" w:cs="Times New Roman"/>
          <w:lang w:val="en-GB"/>
          <w:rPrChange w:id="1679" w:author="Valentina Ramaschiello (ESS)" w:date="2015-09-01T11:03:00Z">
            <w:rPr>
              <w:rFonts w:ascii="Times New Roman" w:hAnsi="Times New Roman" w:cs="Times New Roman"/>
              <w:sz w:val="24"/>
              <w:szCs w:val="24"/>
              <w:lang w:val="en-GB"/>
            </w:rPr>
          </w:rPrChange>
        </w:rPr>
      </w:pPr>
      <w:r w:rsidRPr="008608E6">
        <w:rPr>
          <w:rFonts w:ascii="Times New Roman" w:hAnsi="Times New Roman" w:cs="Times New Roman"/>
          <w:lang w:val="en-GB"/>
          <w:rPrChange w:id="1680" w:author="Valentina Ramaschiello (ESS)" w:date="2015-09-01T11:03:00Z">
            <w:rPr>
              <w:rFonts w:ascii="Times New Roman" w:hAnsi="Times New Roman" w:cs="Times New Roman"/>
              <w:sz w:val="24"/>
              <w:szCs w:val="24"/>
              <w:lang w:val="en-GB"/>
            </w:rPr>
          </w:rPrChange>
        </w:rPr>
        <w:t xml:space="preserve">The </w:t>
      </w:r>
      <w:r w:rsidRPr="008608E6">
        <w:rPr>
          <w:rFonts w:ascii="Times New Roman" w:hAnsi="Times New Roman" w:cs="Times New Roman"/>
          <w:b/>
          <w:lang w:val="en-GB"/>
          <w:rPrChange w:id="1681" w:author="Valentina Ramaschiello (ESS)" w:date="2015-09-01T11:03:00Z">
            <w:rPr>
              <w:rFonts w:ascii="Times New Roman" w:hAnsi="Times New Roman" w:cs="Times New Roman"/>
              <w:b/>
              <w:sz w:val="24"/>
              <w:szCs w:val="24"/>
              <w:lang w:val="en-GB"/>
            </w:rPr>
          </w:rPrChange>
        </w:rPr>
        <w:t>FAOSTAT commodity list (FCL)</w:t>
      </w:r>
      <w:r w:rsidRPr="008608E6">
        <w:rPr>
          <w:rStyle w:val="FootnoteReference"/>
          <w:rFonts w:ascii="Times New Roman" w:hAnsi="Times New Roman" w:cs="Times New Roman"/>
          <w:lang w:val="en-GB"/>
          <w:rPrChange w:id="1682" w:author="Valentina Ramaschiello (ESS)" w:date="2015-09-01T11:03:00Z">
            <w:rPr>
              <w:rStyle w:val="FootnoteReference"/>
              <w:rFonts w:ascii="Times New Roman" w:hAnsi="Times New Roman" w:cs="Times New Roman"/>
              <w:sz w:val="24"/>
              <w:szCs w:val="24"/>
              <w:lang w:val="en-GB"/>
            </w:rPr>
          </w:rPrChange>
        </w:rPr>
        <w:footnoteReference w:id="56"/>
      </w:r>
      <w:r w:rsidRPr="008608E6">
        <w:rPr>
          <w:rFonts w:ascii="Times New Roman" w:hAnsi="Times New Roman" w:cs="Times New Roman"/>
          <w:lang w:val="en-GB"/>
          <w:rPrChange w:id="1683" w:author="Valentina Ramaschiello (ESS)" w:date="2015-09-01T11:03:00Z">
            <w:rPr>
              <w:rFonts w:ascii="Times New Roman" w:hAnsi="Times New Roman" w:cs="Times New Roman"/>
              <w:sz w:val="24"/>
              <w:szCs w:val="24"/>
              <w:lang w:val="en-GB"/>
            </w:rPr>
          </w:rPrChange>
        </w:rPr>
        <w:t xml:space="preserve"> is the classification of commodities used in FAOSTAT since the 1960’s. Originally it was based on the UN Standard International Trade Classification (SITC)</w:t>
      </w:r>
      <w:r w:rsidRPr="008608E6">
        <w:rPr>
          <w:rStyle w:val="FootnoteReference"/>
          <w:rFonts w:ascii="Times New Roman" w:hAnsi="Times New Roman" w:cs="Times New Roman"/>
          <w:rPrChange w:id="1684" w:author="Valentina Ramaschiello (ESS)" w:date="2015-09-01T11:03:00Z">
            <w:rPr>
              <w:rStyle w:val="FootnoteReference"/>
              <w:rFonts w:ascii="Times New Roman" w:hAnsi="Times New Roman" w:cs="Times New Roman"/>
              <w:sz w:val="24"/>
              <w:szCs w:val="24"/>
            </w:rPr>
          </w:rPrChange>
        </w:rPr>
        <w:footnoteReference w:id="57"/>
      </w:r>
      <w:r w:rsidRPr="008608E6">
        <w:rPr>
          <w:rFonts w:ascii="Times New Roman" w:hAnsi="Times New Roman" w:cs="Times New Roman"/>
          <w:lang w:val="en-GB"/>
          <w:rPrChange w:id="1685" w:author="Valentina Ramaschiello (ESS)" w:date="2015-09-01T11:03:00Z">
            <w:rPr>
              <w:rFonts w:ascii="Times New Roman" w:hAnsi="Times New Roman" w:cs="Times New Roman"/>
              <w:sz w:val="24"/>
              <w:szCs w:val="24"/>
              <w:lang w:val="en-GB"/>
            </w:rPr>
          </w:rPrChange>
        </w:rPr>
        <w:t>. It includes 683 commodities, grouped in 20 chapters (or groups) and covers crops, livestock and their derived products. It excludes agricultural inputs (such as fertilizers, pesticides and machinery</w:t>
      </w:r>
      <w:del w:id="1686" w:author="Josh Browning" w:date="2015-09-01T09:35:00Z">
        <w:r w:rsidRPr="008608E6" w:rsidDel="003804F3">
          <w:rPr>
            <w:rFonts w:ascii="Times New Roman" w:hAnsi="Times New Roman" w:cs="Times New Roman"/>
            <w:lang w:val="en-GB"/>
            <w:rPrChange w:id="1687" w:author="Valentina Ramaschiello (ESS)" w:date="2015-09-01T11:03:00Z">
              <w:rPr>
                <w:rFonts w:ascii="Times New Roman" w:hAnsi="Times New Roman" w:cs="Times New Roman"/>
                <w:sz w:val="24"/>
                <w:szCs w:val="24"/>
                <w:lang w:val="en-GB"/>
              </w:rPr>
            </w:rPrChange>
          </w:rPr>
          <w:delText xml:space="preserve">), </w:delText>
        </w:r>
      </w:del>
      <w:ins w:id="1688" w:author="Josh Browning" w:date="2015-09-01T09:35:00Z">
        <w:r w:rsidR="003804F3" w:rsidRPr="008608E6">
          <w:rPr>
            <w:rFonts w:ascii="Times New Roman" w:hAnsi="Times New Roman" w:cs="Times New Roman"/>
            <w:lang w:val="en-GB"/>
            <w:rPrChange w:id="1689" w:author="Valentina Ramaschiello (ESS)" w:date="2015-09-01T11:03:00Z">
              <w:rPr>
                <w:rFonts w:ascii="Times New Roman" w:hAnsi="Times New Roman" w:cs="Times New Roman"/>
                <w:sz w:val="24"/>
                <w:szCs w:val="24"/>
                <w:lang w:val="en-GB"/>
              </w:rPr>
            </w:rPrChange>
          </w:rPr>
          <w:t xml:space="preserve">) and </w:t>
        </w:r>
      </w:ins>
      <w:r w:rsidRPr="008608E6">
        <w:rPr>
          <w:rFonts w:ascii="Times New Roman" w:hAnsi="Times New Roman" w:cs="Times New Roman"/>
          <w:lang w:val="en-GB"/>
          <w:rPrChange w:id="1690" w:author="Valentina Ramaschiello (ESS)" w:date="2015-09-01T11:03:00Z">
            <w:rPr>
              <w:rFonts w:ascii="Times New Roman" w:hAnsi="Times New Roman" w:cs="Times New Roman"/>
              <w:sz w:val="24"/>
              <w:szCs w:val="24"/>
              <w:lang w:val="en-GB"/>
            </w:rPr>
          </w:rPrChange>
        </w:rPr>
        <w:t xml:space="preserve">fishery and forest products, for which different classifications and lists are used in FAOSTAT. </w:t>
      </w:r>
    </w:p>
    <w:p w:rsidR="00EB7AF1" w:rsidRPr="008608E6" w:rsidRDefault="00EB7AF1" w:rsidP="00EB7AF1">
      <w:pPr>
        <w:jc w:val="both"/>
        <w:rPr>
          <w:rFonts w:ascii="Times New Roman" w:hAnsi="Times New Roman" w:cs="Times New Roman"/>
          <w:lang w:val="en-GB" w:eastAsia="en-GB"/>
          <w:rPrChange w:id="1691" w:author="Valentina Ramaschiello (ESS)" w:date="2015-09-01T11:03:00Z">
            <w:rPr>
              <w:rFonts w:ascii="Times New Roman" w:hAnsi="Times New Roman" w:cs="Times New Roman"/>
              <w:sz w:val="24"/>
              <w:szCs w:val="24"/>
              <w:lang w:val="en-GB" w:eastAsia="en-GB"/>
            </w:rPr>
          </w:rPrChange>
        </w:rPr>
      </w:pPr>
      <w:r w:rsidRPr="008608E6">
        <w:rPr>
          <w:rFonts w:ascii="Times New Roman" w:hAnsi="Times New Roman" w:cs="Times New Roman"/>
          <w:lang w:val="en-GB"/>
          <w:rPrChange w:id="1692" w:author="Valentina Ramaschiello (ESS)" w:date="2015-09-01T11:03:00Z">
            <w:rPr>
              <w:rFonts w:ascii="Times New Roman" w:hAnsi="Times New Roman" w:cs="Times New Roman"/>
              <w:sz w:val="24"/>
              <w:szCs w:val="24"/>
              <w:lang w:val="en-GB"/>
            </w:rPr>
          </w:rPrChange>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8608E6">
        <w:rPr>
          <w:rFonts w:ascii="Times New Roman" w:hAnsi="Times New Roman" w:cs="Times New Roman"/>
          <w:i/>
          <w:lang w:val="en-GB"/>
          <w:rPrChange w:id="1693" w:author="Valentina Ramaschiello (ESS)" w:date="2015-09-01T11:03:00Z">
            <w:rPr>
              <w:rFonts w:ascii="Times New Roman" w:hAnsi="Times New Roman" w:cs="Times New Roman"/>
              <w:i/>
              <w:sz w:val="24"/>
              <w:szCs w:val="24"/>
              <w:lang w:val="en-GB"/>
            </w:rPr>
          </w:rPrChange>
        </w:rPr>
        <w:t>ad hoc</w:t>
      </w:r>
      <w:r w:rsidRPr="008608E6">
        <w:rPr>
          <w:rFonts w:ascii="Times New Roman" w:hAnsi="Times New Roman" w:cs="Times New Roman"/>
          <w:lang w:val="en-GB"/>
          <w:rPrChange w:id="1694" w:author="Valentina Ramaschiello (ESS)" w:date="2015-09-01T11:03:00Z">
            <w:rPr>
              <w:rFonts w:ascii="Times New Roman" w:hAnsi="Times New Roman" w:cs="Times New Roman"/>
              <w:sz w:val="24"/>
              <w:szCs w:val="24"/>
              <w:lang w:val="en-GB"/>
            </w:rPr>
          </w:rPrChange>
        </w:rPr>
        <w:t xml:space="preserve"> codification.</w:t>
      </w:r>
    </w:p>
    <w:p w:rsidR="00EB7AF1" w:rsidRPr="008608E6" w:rsidRDefault="00EB7AF1" w:rsidP="00EB7AF1">
      <w:pPr>
        <w:jc w:val="both"/>
        <w:rPr>
          <w:rFonts w:ascii="Times New Roman" w:hAnsi="Times New Roman" w:cs="Times New Roman"/>
          <w:lang w:val="en-GB"/>
          <w:rPrChange w:id="1695" w:author="Valentina Ramaschiello (ESS)" w:date="2015-09-01T11:03:00Z">
            <w:rPr>
              <w:rFonts w:ascii="Times New Roman" w:hAnsi="Times New Roman" w:cs="Times New Roman"/>
              <w:sz w:val="24"/>
              <w:szCs w:val="24"/>
              <w:lang w:val="en-GB"/>
            </w:rPr>
          </w:rPrChange>
        </w:rPr>
      </w:pPr>
      <w:r w:rsidRPr="008608E6">
        <w:rPr>
          <w:rFonts w:ascii="Times New Roman" w:hAnsi="Times New Roman" w:cs="Times New Roman"/>
          <w:lang w:val="en-GB" w:eastAsia="en-GB"/>
        </w:rPr>
        <w:t>The FAO Statistics Division (ESS)</w:t>
      </w:r>
      <w:r w:rsidRPr="008608E6">
        <w:rPr>
          <w:rFonts w:ascii="Times New Roman" w:hAnsi="Times New Roman" w:cs="Times New Roman"/>
          <w:lang w:val="en-GB" w:eastAsia="en-GB"/>
          <w:rPrChange w:id="1696" w:author="Valentina Ramaschiello (ESS)" w:date="2015-09-01T11:03:00Z">
            <w:rPr>
              <w:rFonts w:ascii="Times New Roman" w:hAnsi="Times New Roman" w:cs="Times New Roman"/>
              <w:sz w:val="24"/>
              <w:szCs w:val="24"/>
              <w:lang w:val="en-GB" w:eastAsia="en-GB"/>
            </w:rPr>
          </w:rPrChange>
        </w:rPr>
        <w:t xml:space="preserve"> collects </w:t>
      </w:r>
      <w:r w:rsidRPr="008608E6">
        <w:rPr>
          <w:rFonts w:ascii="Times New Roman" w:hAnsi="Times New Roman" w:cs="Times New Roman"/>
          <w:b/>
          <w:color w:val="C0504D" w:themeColor="accent2"/>
          <w:lang w:val="en-GB" w:eastAsia="en-GB"/>
          <w:rPrChange w:id="1697" w:author="Valentina Ramaschiello (ESS)" w:date="2015-09-01T11:03:00Z">
            <w:rPr>
              <w:rFonts w:ascii="Times New Roman" w:hAnsi="Times New Roman" w:cs="Times New Roman"/>
              <w:b/>
              <w:color w:val="C0504D" w:themeColor="accent2"/>
              <w:sz w:val="24"/>
              <w:szCs w:val="24"/>
              <w:lang w:val="en-GB" w:eastAsia="en-GB"/>
            </w:rPr>
          </w:rPrChange>
        </w:rPr>
        <w:t>production data</w:t>
      </w:r>
      <w:r w:rsidRPr="008608E6">
        <w:rPr>
          <w:rFonts w:ascii="Times New Roman" w:hAnsi="Times New Roman" w:cs="Times New Roman"/>
          <w:lang w:val="en-GB"/>
          <w:rPrChange w:id="1698" w:author="Valentina Ramaschiello (ESS)" w:date="2015-09-01T11:03:00Z">
            <w:rPr>
              <w:rFonts w:ascii="Times New Roman" w:hAnsi="Times New Roman" w:cs="Times New Roman"/>
              <w:sz w:val="24"/>
              <w:szCs w:val="24"/>
              <w:lang w:val="en-GB"/>
            </w:rPr>
          </w:rPrChange>
        </w:rPr>
        <w:t xml:space="preserve"> through a production questionnaire (PQ) that is sent on </w:t>
      </w:r>
      <w:ins w:id="1699" w:author="Josh Browning" w:date="2015-09-01T09:36:00Z">
        <w:r w:rsidR="003804F3" w:rsidRPr="008608E6">
          <w:rPr>
            <w:rFonts w:ascii="Times New Roman" w:hAnsi="Times New Roman" w:cs="Times New Roman"/>
            <w:lang w:val="en-GB"/>
            <w:rPrChange w:id="1700" w:author="Valentina Ramaschiello (ESS)" w:date="2015-09-01T11:03:00Z">
              <w:rPr>
                <w:rFonts w:ascii="Times New Roman" w:hAnsi="Times New Roman" w:cs="Times New Roman"/>
                <w:sz w:val="24"/>
                <w:szCs w:val="24"/>
                <w:lang w:val="en-GB"/>
              </w:rPr>
            </w:rPrChange>
          </w:rPr>
          <w:t xml:space="preserve">an </w:t>
        </w:r>
      </w:ins>
      <w:r w:rsidRPr="008608E6">
        <w:rPr>
          <w:rFonts w:ascii="Times New Roman" w:hAnsi="Times New Roman" w:cs="Times New Roman"/>
          <w:lang w:val="en-GB"/>
          <w:rPrChange w:id="1701" w:author="Valentina Ramaschiello (ESS)" w:date="2015-09-01T11:03:00Z">
            <w:rPr>
              <w:rFonts w:ascii="Times New Roman" w:hAnsi="Times New Roman" w:cs="Times New Roman"/>
              <w:sz w:val="24"/>
              <w:szCs w:val="24"/>
              <w:lang w:val="en-GB"/>
            </w:rPr>
          </w:rPrChange>
        </w:rPr>
        <w:t>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8608E6">
        <w:rPr>
          <w:rFonts w:ascii="Times New Roman" w:hAnsi="Times New Roman" w:cs="Times New Roman"/>
          <w:b/>
          <w:lang w:val="en-GB"/>
          <w:rPrChange w:id="1702" w:author="Valentina Ramaschiello (ESS)" w:date="2015-09-01T11:03:00Z">
            <w:rPr>
              <w:rFonts w:ascii="Times New Roman" w:hAnsi="Times New Roman" w:cs="Times New Roman"/>
              <w:b/>
              <w:sz w:val="24"/>
              <w:szCs w:val="24"/>
              <w:lang w:val="en-GB"/>
            </w:rPr>
          </w:rPrChange>
        </w:rPr>
        <w:t xml:space="preserve"> </w:t>
      </w:r>
      <w:r w:rsidRPr="008608E6">
        <w:rPr>
          <w:rFonts w:ascii="Times New Roman" w:hAnsi="Times New Roman" w:cs="Times New Roman"/>
          <w:lang w:val="en-GB"/>
          <w:rPrChange w:id="1703" w:author="Valentina Ramaschiello (ESS)" w:date="2015-09-01T11:03:00Z">
            <w:rPr>
              <w:rFonts w:ascii="Times New Roman" w:hAnsi="Times New Roman" w:cs="Times New Roman"/>
              <w:sz w:val="24"/>
              <w:szCs w:val="24"/>
              <w:lang w:val="en-GB"/>
            </w:rPr>
          </w:rPrChange>
        </w:rPr>
        <w:t>(34 vegetable oils and cakes, 4 dried fruit</w:t>
      </w:r>
      <w:ins w:id="1704" w:author="Josh Browning" w:date="2015-09-01T09:36:00Z">
        <w:r w:rsidR="003804F3" w:rsidRPr="008608E6">
          <w:rPr>
            <w:rFonts w:ascii="Times New Roman" w:hAnsi="Times New Roman" w:cs="Times New Roman"/>
            <w:lang w:val="en-GB"/>
            <w:rPrChange w:id="1705" w:author="Valentina Ramaschiello (ESS)" w:date="2015-09-01T11:03:00Z">
              <w:rPr>
                <w:rFonts w:ascii="Times New Roman" w:hAnsi="Times New Roman" w:cs="Times New Roman"/>
                <w:sz w:val="24"/>
                <w:szCs w:val="24"/>
                <w:lang w:val="en-GB"/>
              </w:rPr>
            </w:rPrChange>
          </w:rPr>
          <w:t>s</w:t>
        </w:r>
      </w:ins>
      <w:r w:rsidRPr="008608E6">
        <w:rPr>
          <w:rFonts w:ascii="Times New Roman" w:hAnsi="Times New Roman" w:cs="Times New Roman"/>
          <w:lang w:val="en-GB"/>
          <w:rPrChange w:id="1706" w:author="Valentina Ramaschiello (ESS)" w:date="2015-09-01T11:03:00Z">
            <w:rPr>
              <w:rFonts w:ascii="Times New Roman" w:hAnsi="Times New Roman" w:cs="Times New Roman"/>
              <w:sz w:val="24"/>
              <w:szCs w:val="24"/>
              <w:lang w:val="en-GB"/>
            </w:rPr>
          </w:rPrChange>
        </w:rPr>
        <w:t xml:space="preserve">, 6 alcoholic beverages, </w:t>
      </w:r>
      <w:ins w:id="1707" w:author="Josh Browning" w:date="2015-09-01T09:36:00Z">
        <w:r w:rsidR="003804F3" w:rsidRPr="008608E6">
          <w:rPr>
            <w:rFonts w:ascii="Times New Roman" w:hAnsi="Times New Roman" w:cs="Times New Roman"/>
            <w:lang w:val="en-GB"/>
            <w:rPrChange w:id="1708" w:author="Valentina Ramaschiello (ESS)" w:date="2015-09-01T11:03:00Z">
              <w:rPr>
                <w:rFonts w:ascii="Times New Roman" w:hAnsi="Times New Roman" w:cs="Times New Roman"/>
                <w:sz w:val="24"/>
                <w:szCs w:val="24"/>
                <w:lang w:val="en-GB"/>
              </w:rPr>
            </w:rPrChange>
          </w:rPr>
          <w:t xml:space="preserve">and </w:t>
        </w:r>
      </w:ins>
      <w:r w:rsidRPr="008608E6">
        <w:rPr>
          <w:rFonts w:ascii="Times New Roman" w:hAnsi="Times New Roman" w:cs="Times New Roman"/>
          <w:lang w:val="en-GB"/>
          <w:rPrChange w:id="1709" w:author="Valentina Ramaschiello (ESS)" w:date="2015-09-01T11:03:00Z">
            <w:rPr>
              <w:rFonts w:ascii="Times New Roman" w:hAnsi="Times New Roman" w:cs="Times New Roman"/>
              <w:sz w:val="24"/>
              <w:szCs w:val="24"/>
              <w:lang w:val="en-GB"/>
            </w:rPr>
          </w:rPrChange>
        </w:rPr>
        <w:t>3 sugar products). The classification used is FCL</w:t>
      </w:r>
      <w:ins w:id="1710" w:author="Josh Browning" w:date="2015-09-01T09:37:00Z">
        <w:r w:rsidR="003804F3" w:rsidRPr="008608E6">
          <w:rPr>
            <w:rFonts w:ascii="Times New Roman" w:hAnsi="Times New Roman" w:cs="Times New Roman"/>
            <w:lang w:val="en-GB"/>
            <w:rPrChange w:id="1711" w:author="Valentina Ramaschiello (ESS)" w:date="2015-09-01T11:03:00Z">
              <w:rPr>
                <w:rFonts w:ascii="Times New Roman" w:hAnsi="Times New Roman" w:cs="Times New Roman"/>
                <w:sz w:val="24"/>
                <w:szCs w:val="24"/>
                <w:lang w:val="en-GB"/>
              </w:rPr>
            </w:rPrChange>
          </w:rPr>
          <w:t>;</w:t>
        </w:r>
      </w:ins>
      <w:del w:id="1712" w:author="Josh Browning" w:date="2015-09-01T09:37:00Z">
        <w:r w:rsidRPr="008608E6" w:rsidDel="003804F3">
          <w:rPr>
            <w:rFonts w:ascii="Times New Roman" w:hAnsi="Times New Roman" w:cs="Times New Roman"/>
            <w:lang w:val="en-GB"/>
            <w:rPrChange w:id="1713" w:author="Valentina Ramaschiello (ESS)" w:date="2015-09-01T11:03:00Z">
              <w:rPr>
                <w:rFonts w:ascii="Times New Roman" w:hAnsi="Times New Roman" w:cs="Times New Roman"/>
                <w:sz w:val="24"/>
                <w:szCs w:val="24"/>
                <w:lang w:val="en-GB"/>
              </w:rPr>
            </w:rPrChange>
          </w:rPr>
          <w:delText xml:space="preserve"> (</w:delText>
        </w:r>
      </w:del>
      <w:ins w:id="1714" w:author="Josh Browning" w:date="2015-09-01T09:37:00Z">
        <w:r w:rsidR="003804F3" w:rsidRPr="008608E6">
          <w:rPr>
            <w:rFonts w:ascii="Times New Roman" w:hAnsi="Times New Roman" w:cs="Times New Roman"/>
            <w:lang w:val="en-GB"/>
            <w:rPrChange w:id="1715" w:author="Valentina Ramaschiello (ESS)" w:date="2015-09-01T11:03:00Z">
              <w:rPr>
                <w:rFonts w:ascii="Times New Roman" w:hAnsi="Times New Roman" w:cs="Times New Roman"/>
                <w:sz w:val="24"/>
                <w:szCs w:val="24"/>
                <w:lang w:val="en-GB"/>
              </w:rPr>
            </w:rPrChange>
          </w:rPr>
          <w:t xml:space="preserve"> </w:t>
        </w:r>
      </w:ins>
      <w:r w:rsidRPr="008608E6">
        <w:rPr>
          <w:rFonts w:ascii="Times New Roman" w:hAnsi="Times New Roman" w:cs="Times New Roman"/>
          <w:lang w:val="en-GB"/>
          <w:rPrChange w:id="1716" w:author="Valentina Ramaschiello (ESS)" w:date="2015-09-01T11:03:00Z">
            <w:rPr>
              <w:rFonts w:ascii="Times New Roman" w:hAnsi="Times New Roman" w:cs="Times New Roman"/>
              <w:sz w:val="24"/>
              <w:szCs w:val="24"/>
              <w:lang w:val="en-GB"/>
            </w:rPr>
          </w:rPrChange>
        </w:rPr>
        <w:t xml:space="preserve">links to the </w:t>
      </w:r>
      <w:r w:rsidRPr="008608E6">
        <w:rPr>
          <w:rFonts w:ascii="Times New Roman" w:hAnsi="Times New Roman" w:cs="Times New Roman"/>
          <w:b/>
          <w:lang w:val="en-GB"/>
          <w:rPrChange w:id="1717" w:author="Valentina Ramaschiello (ESS)" w:date="2015-09-01T11:03:00Z">
            <w:rPr>
              <w:rFonts w:ascii="Times New Roman" w:hAnsi="Times New Roman" w:cs="Times New Roman"/>
              <w:b/>
              <w:sz w:val="24"/>
              <w:szCs w:val="24"/>
              <w:lang w:val="en-GB"/>
            </w:rPr>
          </w:rPrChange>
        </w:rPr>
        <w:t>UN Central Product Classification - CPC -</w:t>
      </w:r>
      <w:r w:rsidRPr="008608E6">
        <w:rPr>
          <w:rFonts w:ascii="Times New Roman" w:hAnsi="Times New Roman" w:cs="Times New Roman"/>
          <w:lang w:val="en-GB"/>
          <w:rPrChange w:id="1718" w:author="Valentina Ramaschiello (ESS)" w:date="2015-09-01T11:03:00Z">
            <w:rPr>
              <w:rFonts w:ascii="Times New Roman" w:hAnsi="Times New Roman" w:cs="Times New Roman"/>
              <w:sz w:val="24"/>
              <w:szCs w:val="24"/>
              <w:lang w:val="en-GB"/>
            </w:rPr>
          </w:rPrChange>
        </w:rPr>
        <w:t xml:space="preserve"> have been added for the last two data collection rounds as further explained in the next paragraphs</w:t>
      </w:r>
      <w:del w:id="1719" w:author="Josh Browning" w:date="2015-09-01T09:37:00Z">
        <w:r w:rsidRPr="008608E6" w:rsidDel="003804F3">
          <w:rPr>
            <w:rFonts w:ascii="Times New Roman" w:hAnsi="Times New Roman" w:cs="Times New Roman"/>
            <w:lang w:val="en-GB"/>
            <w:rPrChange w:id="1720" w:author="Valentina Ramaschiello (ESS)" w:date="2015-09-01T11:03:00Z">
              <w:rPr>
                <w:rFonts w:ascii="Times New Roman" w:hAnsi="Times New Roman" w:cs="Times New Roman"/>
                <w:sz w:val="24"/>
                <w:szCs w:val="24"/>
                <w:lang w:val="en-GB"/>
              </w:rPr>
            </w:rPrChange>
          </w:rPr>
          <w:delText>)</w:delText>
        </w:r>
      </w:del>
      <w:r w:rsidRPr="008608E6">
        <w:rPr>
          <w:rFonts w:ascii="Times New Roman" w:hAnsi="Times New Roman" w:cs="Times New Roman"/>
          <w:lang w:val="en-GB"/>
          <w:rPrChange w:id="1721" w:author="Valentina Ramaschiello (ESS)" w:date="2015-09-01T11:03:00Z">
            <w:rPr>
              <w:rFonts w:ascii="Times New Roman" w:hAnsi="Times New Roman" w:cs="Times New Roman"/>
              <w:sz w:val="24"/>
              <w:szCs w:val="24"/>
              <w:lang w:val="en-GB"/>
            </w:rPr>
          </w:rPrChange>
        </w:rPr>
        <w:t xml:space="preserve">. </w:t>
      </w:r>
    </w:p>
    <w:p w:rsidR="00EB7AF1" w:rsidRPr="008608E6" w:rsidRDefault="00EB7AF1" w:rsidP="00EB7AF1">
      <w:pPr>
        <w:jc w:val="both"/>
        <w:rPr>
          <w:rFonts w:ascii="Times New Roman" w:hAnsi="Times New Roman" w:cs="Times New Roman"/>
          <w:lang w:val="en-GB"/>
          <w:rPrChange w:id="1722" w:author="Valentina Ramaschiello (ESS)" w:date="2015-09-01T11:03:00Z">
            <w:rPr>
              <w:rFonts w:ascii="Times New Roman" w:hAnsi="Times New Roman" w:cs="Times New Roman"/>
              <w:sz w:val="24"/>
              <w:szCs w:val="24"/>
              <w:lang w:val="en-GB"/>
            </w:rPr>
          </w:rPrChange>
        </w:rPr>
      </w:pPr>
      <w:r w:rsidRPr="008608E6">
        <w:rPr>
          <w:rFonts w:ascii="Times New Roman" w:hAnsi="Times New Roman" w:cs="Times New Roman"/>
          <w:b/>
          <w:color w:val="C0504D" w:themeColor="accent2"/>
          <w:lang w:val="en-GB"/>
          <w:rPrChange w:id="1723" w:author="Valentina Ramaschiello (ESS)" w:date="2015-09-01T11:03:00Z">
            <w:rPr>
              <w:rFonts w:ascii="Times New Roman" w:hAnsi="Times New Roman" w:cs="Times New Roman"/>
              <w:b/>
              <w:color w:val="C0504D" w:themeColor="accent2"/>
              <w:sz w:val="24"/>
              <w:szCs w:val="24"/>
              <w:lang w:val="en-GB"/>
            </w:rPr>
          </w:rPrChange>
        </w:rPr>
        <w:t>Trade data</w:t>
      </w:r>
      <w:r w:rsidRPr="008608E6">
        <w:rPr>
          <w:rFonts w:ascii="Times New Roman" w:hAnsi="Times New Roman" w:cs="Times New Roman"/>
          <w:lang w:val="en-GB"/>
          <w:rPrChange w:id="1724" w:author="Valentina Ramaschiello (ESS)" w:date="2015-09-01T11:03:00Z">
            <w:rPr>
              <w:rFonts w:ascii="Times New Roman" w:hAnsi="Times New Roman" w:cs="Times New Roman"/>
              <w:sz w:val="24"/>
              <w:szCs w:val="24"/>
              <w:lang w:val="en-GB"/>
            </w:rPr>
          </w:rPrChange>
        </w:rPr>
        <w:t xml:space="preserve"> in ESS are not collected through a questionnaire: countries send to ESS their full trade files in </w:t>
      </w:r>
      <w:r w:rsidRPr="008608E6">
        <w:rPr>
          <w:rFonts w:ascii="Times New Roman" w:hAnsi="Times New Roman" w:cs="Times New Roman"/>
          <w:b/>
          <w:lang w:val="en-GB"/>
          <w:rPrChange w:id="1725" w:author="Valentina Ramaschiello (ESS)" w:date="2015-09-01T11:03:00Z">
            <w:rPr>
              <w:rFonts w:ascii="Times New Roman" w:hAnsi="Times New Roman" w:cs="Times New Roman"/>
              <w:b/>
              <w:sz w:val="24"/>
              <w:szCs w:val="24"/>
              <w:lang w:val="en-GB"/>
            </w:rPr>
          </w:rPrChange>
        </w:rPr>
        <w:t>Harmonized System (HS)</w:t>
      </w:r>
      <w:r w:rsidRPr="008608E6">
        <w:rPr>
          <w:rFonts w:ascii="Times New Roman" w:hAnsi="Times New Roman" w:cs="Times New Roman"/>
          <w:lang w:val="en-GB"/>
          <w:rPrChange w:id="1726" w:author="Valentina Ramaschiello (ESS)" w:date="2015-09-01T11:03:00Z">
            <w:rPr>
              <w:rFonts w:ascii="Times New Roman" w:hAnsi="Times New Roman" w:cs="Times New Roman"/>
              <w:sz w:val="24"/>
              <w:szCs w:val="24"/>
              <w:lang w:val="en-GB"/>
            </w:rPr>
          </w:rPrChange>
        </w:rPr>
        <w:t xml:space="preserve"> format; data on food and agriculture are then extracted from trade files. Trade data are also received from the UN Statistics Division (Comtrade). Trade data are eventually converted from HS to FCL format. Once trade data are converted to </w:t>
      </w:r>
      <w:commentRangeStart w:id="1727"/>
      <w:r w:rsidRPr="008608E6">
        <w:rPr>
          <w:rFonts w:ascii="Times New Roman" w:hAnsi="Times New Roman" w:cs="Times New Roman"/>
          <w:lang w:val="en-GB"/>
          <w:rPrChange w:id="1728" w:author="Valentina Ramaschiello (ESS)" w:date="2015-09-01T11:03:00Z">
            <w:rPr>
              <w:rFonts w:ascii="Times New Roman" w:hAnsi="Times New Roman" w:cs="Times New Roman"/>
              <w:sz w:val="24"/>
              <w:szCs w:val="24"/>
              <w:lang w:val="en-GB"/>
            </w:rPr>
          </w:rPrChange>
        </w:rPr>
        <w:t>FCL</w:t>
      </w:r>
      <w:ins w:id="1729" w:author="Josh Browning" w:date="2015-09-01T09:38:00Z">
        <w:r w:rsidR="003804F3" w:rsidRPr="008608E6">
          <w:rPr>
            <w:rFonts w:ascii="Times New Roman" w:hAnsi="Times New Roman" w:cs="Times New Roman"/>
            <w:lang w:val="en-GB"/>
            <w:rPrChange w:id="1730" w:author="Valentina Ramaschiello (ESS)" w:date="2015-09-01T11:03:00Z">
              <w:rPr>
                <w:rFonts w:ascii="Times New Roman" w:hAnsi="Times New Roman" w:cs="Times New Roman"/>
                <w:sz w:val="24"/>
                <w:szCs w:val="24"/>
                <w:lang w:val="en-GB"/>
              </w:rPr>
            </w:rPrChange>
          </w:rPr>
          <w:t>,</w:t>
        </w:r>
      </w:ins>
      <w:r w:rsidRPr="008608E6">
        <w:rPr>
          <w:rFonts w:ascii="Times New Roman" w:hAnsi="Times New Roman" w:cs="Times New Roman"/>
          <w:lang w:val="en-GB"/>
          <w:rPrChange w:id="1731" w:author="Valentina Ramaschiello (ESS)" w:date="2015-09-01T11:03:00Z">
            <w:rPr>
              <w:rFonts w:ascii="Times New Roman" w:hAnsi="Times New Roman" w:cs="Times New Roman"/>
              <w:sz w:val="24"/>
              <w:szCs w:val="24"/>
              <w:lang w:val="en-GB"/>
            </w:rPr>
          </w:rPrChange>
        </w:rPr>
        <w:t xml:space="preserve"> they are combined with production data to compile SUA/FBS</w:t>
      </w:r>
      <w:commentRangeEnd w:id="1727"/>
      <w:r w:rsidR="003804F3" w:rsidRPr="008608E6">
        <w:rPr>
          <w:rStyle w:val="CommentReference"/>
          <w:rFonts w:ascii="Times New Roman" w:hAnsi="Times New Roman" w:cs="Times New Roman"/>
          <w:sz w:val="22"/>
          <w:szCs w:val="22"/>
          <w:rPrChange w:id="1732" w:author="Valentina Ramaschiello (ESS)" w:date="2015-09-01T11:03:00Z">
            <w:rPr>
              <w:rStyle w:val="CommentReference"/>
            </w:rPr>
          </w:rPrChange>
        </w:rPr>
        <w:commentReference w:id="1727"/>
      </w:r>
      <w:r w:rsidRPr="008608E6">
        <w:rPr>
          <w:rFonts w:ascii="Times New Roman" w:hAnsi="Times New Roman" w:cs="Times New Roman"/>
          <w:lang w:val="en-GB"/>
          <w:rPrChange w:id="1733" w:author="Valentina Ramaschiello (ESS)" w:date="2015-09-01T11:03:00Z">
            <w:rPr>
              <w:rFonts w:ascii="Times New Roman" w:hAnsi="Times New Roman" w:cs="Times New Roman"/>
              <w:sz w:val="24"/>
              <w:szCs w:val="24"/>
              <w:lang w:val="en-GB"/>
            </w:rPr>
          </w:rPrChange>
        </w:rPr>
        <w:t>. Trade data are also published on FAOSTAT in FCL format.</w:t>
      </w:r>
    </w:p>
    <w:p w:rsidR="00EB7AF1" w:rsidRPr="008608E6" w:rsidRDefault="00EB7AF1" w:rsidP="00EB7AF1">
      <w:pPr>
        <w:jc w:val="both"/>
        <w:rPr>
          <w:rFonts w:ascii="Times New Roman" w:hAnsi="Times New Roman" w:cs="Times New Roman"/>
          <w:lang w:val="en-GB" w:eastAsia="en-GB"/>
          <w:rPrChange w:id="1734" w:author="Valentina Ramaschiello (ESS)" w:date="2015-09-01T11:03:00Z">
            <w:rPr>
              <w:rFonts w:ascii="Times New Roman" w:hAnsi="Times New Roman" w:cs="Times New Roman"/>
              <w:sz w:val="24"/>
              <w:szCs w:val="24"/>
              <w:lang w:val="en-GB" w:eastAsia="en-GB"/>
            </w:rPr>
          </w:rPrChange>
        </w:rPr>
      </w:pPr>
      <w:r w:rsidRPr="008608E6">
        <w:rPr>
          <w:rFonts w:ascii="Times New Roman" w:hAnsi="Times New Roman" w:cs="Times New Roman"/>
          <w:lang w:val="en-GB" w:eastAsia="en-GB"/>
          <w:rPrChange w:id="1735" w:author="Valentina Ramaschiello (ESS)" w:date="2015-09-01T11:03:00Z">
            <w:rPr>
              <w:rFonts w:ascii="Times New Roman" w:hAnsi="Times New Roman" w:cs="Times New Roman"/>
              <w:sz w:val="24"/>
              <w:szCs w:val="24"/>
              <w:lang w:val="en-GB" w:eastAsia="en-GB"/>
            </w:rPr>
          </w:rPrChange>
        </w:rPr>
        <w:t>The FAO Statistics Division (ESS) is revising the classification system in use in FAOSTAT and replacing the FAOSTAT Commodity List (FCL) with CPC “</w:t>
      </w:r>
      <w:r w:rsidRPr="008608E6">
        <w:rPr>
          <w:rFonts w:ascii="Times New Roman" w:hAnsi="Times New Roman" w:cs="Times New Roman"/>
          <w:i/>
          <w:lang w:val="en-GB"/>
          <w:rPrChange w:id="1736" w:author="Valentina Ramaschiello (ESS)" w:date="2015-09-01T11:03:00Z">
            <w:rPr>
              <w:rFonts w:ascii="Times New Roman" w:hAnsi="Times New Roman" w:cs="Times New Roman"/>
              <w:i/>
              <w:sz w:val="24"/>
              <w:szCs w:val="24"/>
              <w:lang w:val="en-GB"/>
            </w:rPr>
          </w:rPrChange>
        </w:rPr>
        <w:t>expanded for agricultural statistics</w:t>
      </w:r>
      <w:r w:rsidRPr="008608E6">
        <w:rPr>
          <w:rFonts w:ascii="Times New Roman" w:hAnsi="Times New Roman" w:cs="Times New Roman"/>
          <w:lang w:val="en-GB" w:eastAsia="en-GB"/>
          <w:rPrChange w:id="1737" w:author="Valentina Ramaschiello (ESS)" w:date="2015-09-01T11:03:00Z">
            <w:rPr>
              <w:rFonts w:ascii="Times New Roman" w:hAnsi="Times New Roman" w:cs="Times New Roman"/>
              <w:sz w:val="24"/>
              <w:szCs w:val="24"/>
              <w:lang w:val="en-GB" w:eastAsia="en-GB"/>
            </w:rPr>
          </w:rPrChange>
        </w:rPr>
        <w:t>” for what concerns agricultural commodities. The change in the classification in FAOSTAT is a challenging process and it requires significant resources and a major collaboration effort amongst Divisions in FAO and with other International Organizations. However, efficiency gains are expected in the long</w:t>
      </w:r>
      <w:del w:id="1738" w:author="Josh Browning" w:date="2015-09-01T09:39:00Z">
        <w:r w:rsidRPr="008608E6" w:rsidDel="003804F3">
          <w:rPr>
            <w:rFonts w:ascii="Times New Roman" w:hAnsi="Times New Roman" w:cs="Times New Roman"/>
            <w:lang w:val="en-GB" w:eastAsia="en-GB"/>
            <w:rPrChange w:id="1739" w:author="Valentina Ramaschiello (ESS)" w:date="2015-09-01T11:03:00Z">
              <w:rPr>
                <w:rFonts w:ascii="Times New Roman" w:hAnsi="Times New Roman" w:cs="Times New Roman"/>
                <w:sz w:val="24"/>
                <w:szCs w:val="24"/>
                <w:lang w:val="en-GB" w:eastAsia="en-GB"/>
              </w:rPr>
            </w:rPrChange>
          </w:rPr>
          <w:delText>er</w:delText>
        </w:r>
      </w:del>
      <w:r w:rsidRPr="008608E6">
        <w:rPr>
          <w:rFonts w:ascii="Times New Roman" w:hAnsi="Times New Roman" w:cs="Times New Roman"/>
          <w:lang w:val="en-GB" w:eastAsia="en-GB"/>
          <w:rPrChange w:id="1740" w:author="Valentina Ramaschiello (ESS)" w:date="2015-09-01T11:03:00Z">
            <w:rPr>
              <w:rFonts w:ascii="Times New Roman" w:hAnsi="Times New Roman" w:cs="Times New Roman"/>
              <w:sz w:val="24"/>
              <w:szCs w:val="24"/>
              <w:lang w:val="en-GB" w:eastAsia="en-GB"/>
            </w:rPr>
          </w:rPrChange>
        </w:rPr>
        <w:t xml:space="preserve"> run.</w:t>
      </w:r>
    </w:p>
    <w:p w:rsidR="00EB7AF1" w:rsidRPr="008608E6" w:rsidRDefault="009D7FC0" w:rsidP="00EB7AF1">
      <w:pPr>
        <w:tabs>
          <w:tab w:val="left" w:pos="703"/>
        </w:tabs>
        <w:jc w:val="both"/>
        <w:rPr>
          <w:rFonts w:ascii="Times New Roman" w:hAnsi="Times New Roman" w:cs="Times New Roman"/>
          <w:lang w:val="en-GB"/>
          <w:rPrChange w:id="1741" w:author="Valentina Ramaschiello (ESS)" w:date="2015-09-01T11:03:00Z">
            <w:rPr>
              <w:rFonts w:ascii="Times New Roman" w:hAnsi="Times New Roman" w:cs="Times New Roman"/>
              <w:sz w:val="24"/>
              <w:szCs w:val="24"/>
              <w:lang w:val="en-GB"/>
            </w:rPr>
          </w:rPrChange>
        </w:rPr>
      </w:pPr>
      <w:ins w:id="1742" w:author="Josh Browning" w:date="2015-08-31T19:33:00Z">
        <w:r w:rsidRPr="008608E6">
          <w:rPr>
            <w:rFonts w:ascii="Times New Roman" w:hAnsi="Times New Roman" w:cs="Times New Roman"/>
            <w:noProof/>
            <w:lang w:eastAsia="en-US"/>
          </w:rPr>
          <w:lastRenderedPageBreak/>
          <w:pict>
            <v:shape id="Text Box 19" o:spid="_x0000_s1029" type="#_x0000_t202" style="position:absolute;left:0;text-align:left;margin-left:-.45pt;margin-top:275.3pt;width:454.7pt;height:26.5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s2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" stroked="f">
              <v:textbox style="mso-fit-shape-to-text:t" inset="0,0,0,0">
                <w:txbxContent>
                  <w:p w:rsidR="008608E6" w:rsidRPr="005852F8" w:rsidRDefault="008608E6" w:rsidP="005852F8">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w:r>
      </w:ins>
      <w:del w:id="1743" w:author="Josh Browning" w:date="2015-08-31T19:33:00Z">
        <w:r w:rsidRPr="008608E6">
          <w:rPr>
            <w:rFonts w:ascii="Times New Roman" w:hAnsi="Times New Roman" w:cs="Times New Roman"/>
            <w:noProof/>
          </w:rPr>
          <w:pict>
            <v:shape id="_x0000_s1043" type="#_x0000_t202" style="position:absolute;left:0;text-align:left;margin-left:-.45pt;margin-top:275.3pt;width:454.7pt;height:.05pt;z-index:251680768" stroked="f">
              <v:textbox style="mso-fit-shape-to-text:t" inset="0,0,0,0">
                <w:txbxContent>
                  <w:p w:rsidR="008608E6" w:rsidRPr="005852F8" w:rsidRDefault="008608E6" w:rsidP="005852F8">
                    <w:pPr>
                      <w:pStyle w:val="Caption"/>
                      <w:jc w:val="both"/>
                      <w:rPr>
                        <w:rFonts w:ascii="Times New Roman" w:hAnsi="Times New Roman" w:cs="Times New Roman"/>
                        <w:sz w:val="22"/>
                        <w:szCs w:val="22"/>
                        <w:lang w:val="en-GB"/>
                      </w:rPr>
                    </w:pPr>
                    <w:bookmarkStart w:id="1744" w:name="_Ref428430164"/>
                    <w:bookmarkStart w:id="1745" w:name="_Toc42843680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bookmarkEnd w:id="1744"/>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1745"/>
                  </w:p>
                </w:txbxContent>
              </v:textbox>
              <w10:wrap type="square"/>
            </v:shape>
          </w:pict>
        </w:r>
      </w:del>
      <w:r w:rsidR="00EB7AF1" w:rsidRPr="008608E6">
        <w:rPr>
          <w:rFonts w:ascii="Times New Roman" w:hAnsi="Times New Roman" w:cs="Times New Roman"/>
          <w:lang w:val="en-GB"/>
          <w:rPrChange w:id="1746" w:author="Valentina Ramaschiello (ESS)" w:date="2015-09-01T11:03:00Z">
            <w:rPr>
              <w:rFonts w:ascii="Times New Roman" w:hAnsi="Times New Roman" w:cs="Times New Roman"/>
              <w:sz w:val="24"/>
              <w:szCs w:val="24"/>
              <w:lang w:val="en-GB"/>
            </w:rPr>
          </w:rPrChange>
        </w:rPr>
        <w:t>CPC is a comprehensive classification of products</w:t>
      </w:r>
      <w:r w:rsidR="00EB7AF1" w:rsidRPr="008608E6">
        <w:rPr>
          <w:rStyle w:val="FootnoteReference"/>
          <w:rFonts w:ascii="Times New Roman" w:hAnsi="Times New Roman" w:cs="Times New Roman"/>
          <w:i/>
          <w:lang w:val="en-GB"/>
          <w:rPrChange w:id="1747" w:author="Valentina Ramaschiello (ESS)" w:date="2015-09-01T11:03:00Z">
            <w:rPr>
              <w:rStyle w:val="FootnoteReference"/>
              <w:rFonts w:ascii="Times New Roman" w:hAnsi="Times New Roman" w:cs="Times New Roman"/>
              <w:i/>
              <w:sz w:val="24"/>
              <w:szCs w:val="24"/>
              <w:lang w:val="en-GB"/>
            </w:rPr>
          </w:rPrChange>
        </w:rPr>
        <w:footnoteReference w:id="58"/>
      </w:r>
      <w:r w:rsidR="00EB7AF1" w:rsidRPr="008608E6">
        <w:rPr>
          <w:rFonts w:ascii="Times New Roman" w:hAnsi="Times New Roman" w:cs="Times New Roman"/>
          <w:lang w:val="en-GB"/>
          <w:rPrChange w:id="1748" w:author="Valentina Ramaschiello (ESS)" w:date="2015-09-01T11:03:00Z">
            <w:rPr>
              <w:rFonts w:ascii="Times New Roman" w:hAnsi="Times New Roman" w:cs="Times New Roman"/>
              <w:sz w:val="24"/>
              <w:szCs w:val="24"/>
              <w:lang w:val="en-GB"/>
            </w:rPr>
          </w:rPrChange>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EB7AF1" w:rsidRPr="008608E6" w:rsidRDefault="005852F8" w:rsidP="00EB7AF1">
      <w:pPr>
        <w:spacing w:before="100" w:beforeAutospacing="1" w:after="100" w:afterAutospacing="1"/>
        <w:jc w:val="both"/>
        <w:rPr>
          <w:rFonts w:ascii="Times New Roman" w:hAnsi="Times New Roman" w:cs="Times New Roman"/>
          <w:lang w:val="en-GB"/>
        </w:rPr>
      </w:pPr>
      <w:r w:rsidRPr="009616CB">
        <w:rPr>
          <w:rFonts w:ascii="Times New Roman" w:hAnsi="Times New Roman" w:cs="Times New Roman"/>
          <w:noProof/>
          <w:sz w:val="24"/>
          <w:szCs w:val="24"/>
          <w:lang w:eastAsia="en-US"/>
        </w:rPr>
        <w:drawing>
          <wp:inline distT="0" distB="0" distL="0" distR="0">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r w:rsidR="00EB7AF1" w:rsidRPr="008608E6">
        <w:rPr>
          <w:rFonts w:ascii="Times New Roman" w:hAnsi="Times New Roman" w:cs="Times New Roman"/>
          <w:lang w:val="en-GB"/>
        </w:rPr>
        <w:t>The latest CPC version (2.1) will be complemented with an official annex developed by FAO to meet the needs of agricultural statistics; such structure is called “</w:t>
      </w:r>
      <w:r w:rsidR="00EB7AF1" w:rsidRPr="008608E6">
        <w:rPr>
          <w:rFonts w:ascii="Times New Roman" w:hAnsi="Times New Roman" w:cs="Times New Roman"/>
          <w:i/>
          <w:lang w:val="en-GB"/>
        </w:rPr>
        <w:t>CPC expanded for agricultural statistics</w:t>
      </w:r>
      <w:r w:rsidR="00EB7AF1" w:rsidRPr="008608E6">
        <w:rPr>
          <w:rFonts w:ascii="Times New Roman" w:hAnsi="Times New Roman" w:cs="Times New Roman"/>
          <w:lang w:val="en-GB"/>
        </w:rPr>
        <w:t>”. CPC expanded provides additional detail on agricultural commodities (primary products) and is obtained adding one level (two digits) at the lower of the standard CPC</w:t>
      </w:r>
      <w:r w:rsidR="00EB7AF1" w:rsidRPr="008608E6">
        <w:rPr>
          <w:rStyle w:val="FootnoteReference"/>
          <w:rFonts w:ascii="Times New Roman" w:hAnsi="Times New Roman" w:cs="Times New Roman"/>
          <w:lang w:val="en-GB"/>
        </w:rPr>
        <w:footnoteReference w:id="59"/>
      </w:r>
      <w:r w:rsidR="00EB7AF1" w:rsidRPr="008608E6">
        <w:rPr>
          <w:rFonts w:ascii="Times New Roman" w:hAnsi="Times New Roman" w:cs="Times New Roman"/>
          <w:lang w:val="en-GB"/>
        </w:rPr>
        <w:t xml:space="preserve"> (</w:t>
      </w:r>
      <w:fldSimple w:instr=" REF _Ref428430164  \* MERGEFORMAT ">
        <w:r w:rsidR="000854D5" w:rsidRPr="008608E6">
          <w:rPr>
            <w:rFonts w:ascii="Times New Roman" w:hAnsi="Times New Roman" w:cs="Times New Roman"/>
          </w:rPr>
          <w:t xml:space="preserve">Figure </w:t>
        </w:r>
        <w:r w:rsidR="000854D5" w:rsidRPr="008608E6">
          <w:rPr>
            <w:rFonts w:ascii="Times New Roman" w:hAnsi="Times New Roman" w:cs="Times New Roman"/>
            <w:noProof/>
          </w:rPr>
          <w:t>24</w:t>
        </w:r>
      </w:fldSimple>
      <w:r w:rsidR="00EB7AF1" w:rsidRPr="008608E6">
        <w:rPr>
          <w:rFonts w:ascii="Times New Roman" w:hAnsi="Times New Roman" w:cs="Times New Roman"/>
          <w:lang w:val="en-GB"/>
        </w:rPr>
        <w:t>).</w:t>
      </w:r>
    </w:p>
    <w:p w:rsidR="005852F8" w:rsidRPr="008608E6" w:rsidRDefault="00EB7AF1" w:rsidP="00EB7AF1">
      <w:pPr>
        <w:spacing w:before="100" w:beforeAutospacing="1" w:after="100" w:afterAutospacing="1"/>
        <w:jc w:val="both"/>
        <w:rPr>
          <w:rFonts w:ascii="Times New Roman" w:hAnsi="Times New Roman" w:cs="Times New Roman"/>
          <w:lang w:val="en-GB"/>
        </w:rPr>
      </w:pPr>
      <w:r w:rsidRPr="008608E6">
        <w:rPr>
          <w:rFonts w:ascii="Times New Roman" w:hAnsi="Times New Roman" w:cs="Times New Roman"/>
          <w:lang w:val="en-GB"/>
        </w:rPr>
        <w:t xml:space="preserve">CPC classifies products based on the </w:t>
      </w:r>
      <w:r w:rsidRPr="008608E6">
        <w:rPr>
          <w:rFonts w:ascii="Times New Roman" w:hAnsi="Times New Roman" w:cs="Times New Roman"/>
          <w:i/>
          <w:lang w:val="en-GB"/>
        </w:rPr>
        <w:t>physical properties and the intrinsic nature</w:t>
      </w:r>
      <w:r w:rsidRPr="008608E6">
        <w:rPr>
          <w:rFonts w:ascii="Times New Roman" w:hAnsi="Times New Roman" w:cs="Times New Roman"/>
          <w:lang w:val="en-GB"/>
        </w:rPr>
        <w:t xml:space="preserve"> of the products as well as on the principle of </w:t>
      </w:r>
      <w:r w:rsidRPr="008608E6">
        <w:rPr>
          <w:rFonts w:ascii="Times New Roman" w:hAnsi="Times New Roman" w:cs="Times New Roman"/>
          <w:i/>
          <w:lang w:val="en-GB"/>
        </w:rPr>
        <w:t>industrial origin</w:t>
      </w:r>
      <w:r w:rsidRPr="008608E6">
        <w:rPr>
          <w:rFonts w:ascii="Times New Roman" w:hAnsi="Times New Roman" w:cs="Times New Roman"/>
          <w:lang w:val="en-GB"/>
        </w:rPr>
        <w:t xml:space="preserve"> (harmonized with ISIC - although in some cases products can be the output of several</w:t>
      </w:r>
      <w:r w:rsidRPr="008608E6">
        <w:rPr>
          <w:rFonts w:ascii="Times New Roman" w:hAnsi="Times New Roman" w:cs="Times New Roman"/>
          <w:i/>
          <w:lang w:val="en-GB"/>
        </w:rPr>
        <w:t xml:space="preserve"> </w:t>
      </w:r>
      <w:r w:rsidRPr="008608E6">
        <w:rPr>
          <w:rFonts w:ascii="Times New Roman" w:hAnsi="Times New Roman" w:cs="Times New Roman"/>
          <w:lang w:val="en-GB"/>
        </w:rPr>
        <w:t xml:space="preserve">ISIC industries). </w:t>
      </w:r>
      <w:r w:rsidRPr="008608E6">
        <w:rPr>
          <w:rFonts w:ascii="Times New Roman" w:hAnsi="Times New Roman" w:cs="Times New Roman"/>
          <w:b/>
          <w:lang w:val="en-GB"/>
        </w:rPr>
        <w:t>HS</w:t>
      </w:r>
      <w:r w:rsidRPr="008608E6">
        <w:rPr>
          <w:rFonts w:ascii="Times New Roman" w:hAnsi="Times New Roman" w:cs="Times New Roman"/>
          <w:lang w:val="en-GB"/>
        </w:rPr>
        <w:t xml:space="preserve"> subheadings are used as building blocks for the goods part of the CPC: high harmonization with the HS is therefore ensured. </w:t>
      </w:r>
    </w:p>
    <w:p w:rsidR="005852F8" w:rsidRPr="009616CB" w:rsidRDefault="005852F8" w:rsidP="005852F8">
      <w:pPr>
        <w:keepNext/>
        <w:spacing w:before="100" w:beforeAutospacing="1" w:after="100" w:afterAutospacing="1"/>
        <w:jc w:val="both"/>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distT="0" distB="0" distL="0" distR="0">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p>
    <w:p w:rsidR="005852F8" w:rsidRPr="009616CB" w:rsidRDefault="005852F8" w:rsidP="005852F8">
      <w:pPr>
        <w:pStyle w:val="Caption"/>
        <w:rPr>
          <w:rFonts w:ascii="Times New Roman" w:hAnsi="Times New Roman" w:cs="Times New Roman"/>
          <w:i w:val="0"/>
          <w:noProof/>
          <w:sz w:val="22"/>
          <w:szCs w:val="22"/>
        </w:rPr>
      </w:pPr>
      <w:bookmarkStart w:id="1749" w:name="_Toc428436808"/>
      <w:r w:rsidRPr="009616CB">
        <w:rPr>
          <w:rFonts w:ascii="Times New Roman" w:hAnsi="Times New Roman" w:cs="Times New Roman"/>
          <w:i w:val="0"/>
          <w:sz w:val="22"/>
          <w:szCs w:val="22"/>
        </w:rPr>
        <w:t xml:space="preserve">Figure </w:t>
      </w:r>
      <w:r w:rsidR="009D7FC0" w:rsidRPr="009616CB">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009D7FC0" w:rsidRPr="009616CB">
        <w:rPr>
          <w:rFonts w:ascii="Times New Roman" w:hAnsi="Times New Roman" w:cs="Times New Roman"/>
          <w:i w:val="0"/>
          <w:sz w:val="22"/>
          <w:szCs w:val="22"/>
        </w:rPr>
        <w:fldChar w:fldCharType="separate"/>
      </w:r>
      <w:r w:rsidR="000854D5" w:rsidRPr="009616CB">
        <w:rPr>
          <w:rFonts w:ascii="Times New Roman" w:hAnsi="Times New Roman" w:cs="Times New Roman"/>
          <w:i w:val="0"/>
          <w:noProof/>
          <w:sz w:val="22"/>
          <w:szCs w:val="22"/>
        </w:rPr>
        <w:t>25</w:t>
      </w:r>
      <w:r w:rsidR="009D7FC0" w:rsidRPr="009616CB">
        <w:rPr>
          <w:rFonts w:ascii="Times New Roman" w:hAnsi="Times New Roman" w:cs="Times New Roman"/>
          <w:i w:val="0"/>
          <w:sz w:val="22"/>
          <w:szCs w:val="22"/>
        </w:rPr>
        <w:fldChar w:fldCharType="end"/>
      </w:r>
      <w:r w:rsidR="00E774B0" w:rsidRPr="009616CB">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1749"/>
    </w:p>
    <w:p w:rsidR="00EB7AF1"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CPC is a general-scope classification</w:t>
      </w:r>
      <w:ins w:id="1750" w:author="Josh Browning" w:date="2015-09-01T09:42:00Z">
        <w:r w:rsidR="00894E96">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i.e. </w:t>
      </w:r>
      <w:ins w:id="1751" w:author="Josh Browning" w:date="2015-09-01T09:42:00Z">
        <w:r w:rsidR="00894E96">
          <w:rPr>
            <w:rFonts w:ascii="Times New Roman" w:hAnsi="Times New Roman" w:cs="Times New Roman"/>
            <w:sz w:val="24"/>
            <w:szCs w:val="24"/>
            <w:lang w:val="en-GB"/>
          </w:rPr>
          <w:t xml:space="preserve">it </w:t>
        </w:r>
      </w:ins>
      <w:r w:rsidRPr="009616CB">
        <w:rPr>
          <w:rFonts w:ascii="Times New Roman" w:hAnsi="Times New Roman" w:cs="Times New Roman"/>
          <w:sz w:val="24"/>
          <w:szCs w:val="24"/>
          <w:lang w:val="en-GB"/>
        </w:rPr>
        <w:t>covers products of all economic activities (not sector specific) but it can be cu</w:t>
      </w:r>
      <w:r w:rsidR="000854D5" w:rsidRPr="009616CB">
        <w:rPr>
          <w:rFonts w:ascii="Times New Roman" w:hAnsi="Times New Roman" w:cs="Times New Roman"/>
          <w:sz w:val="24"/>
          <w:szCs w:val="24"/>
          <w:lang w:val="en-GB"/>
        </w:rPr>
        <w:t>stomized for sector-specific</w:t>
      </w:r>
      <w:r w:rsidRPr="009616CB">
        <w:rPr>
          <w:rFonts w:ascii="Times New Roman" w:hAnsi="Times New Roman" w:cs="Times New Roman"/>
          <w:sz w:val="24"/>
          <w:szCs w:val="24"/>
          <w:lang w:val="en-GB"/>
        </w:rPr>
        <w:t xml:space="preserve"> applications. It is also a general-purpose classification, so that potential applications range from production, to trade, prices and consumption.</w:t>
      </w:r>
    </w:p>
    <w:p w:rsidR="00EB7AF1" w:rsidRPr="009616CB" w:rsidRDefault="00894E96" w:rsidP="00EB7AF1">
      <w:pPr>
        <w:tabs>
          <w:tab w:val="left" w:pos="703"/>
        </w:tabs>
        <w:jc w:val="both"/>
        <w:rPr>
          <w:rFonts w:ascii="Times New Roman" w:hAnsi="Times New Roman" w:cs="Times New Roman"/>
          <w:sz w:val="24"/>
          <w:szCs w:val="24"/>
          <w:lang w:val="en-GB" w:eastAsia="en-GB"/>
        </w:rPr>
      </w:pPr>
      <w:ins w:id="1752" w:author="Josh Browning" w:date="2015-09-01T09:42:00Z">
        <w:r>
          <w:rPr>
            <w:rFonts w:ascii="Times New Roman" w:hAnsi="Times New Roman" w:cs="Times New Roman"/>
            <w:sz w:val="24"/>
            <w:szCs w:val="24"/>
            <w:lang w:val="en-GB" w:eastAsia="en-GB"/>
          </w:rPr>
          <w:t xml:space="preserve">Here are some of the </w:t>
        </w:r>
      </w:ins>
      <w:del w:id="1753" w:author="Josh Browning" w:date="2015-09-01T09:42:00Z">
        <w:r w:rsidR="00EB7AF1" w:rsidRPr="009616CB" w:rsidDel="00894E96">
          <w:rPr>
            <w:rFonts w:ascii="Times New Roman" w:hAnsi="Times New Roman" w:cs="Times New Roman"/>
            <w:sz w:val="24"/>
            <w:szCs w:val="24"/>
            <w:lang w:val="en-GB" w:eastAsia="en-GB"/>
          </w:rPr>
          <w:delText xml:space="preserve">Benefits </w:delText>
        </w:r>
      </w:del>
      <w:ins w:id="1754" w:author="Josh Browning" w:date="2015-09-01T09:42:00Z">
        <w:r>
          <w:rPr>
            <w:rFonts w:ascii="Times New Roman" w:hAnsi="Times New Roman" w:cs="Times New Roman"/>
            <w:sz w:val="24"/>
            <w:szCs w:val="24"/>
            <w:lang w:val="en-GB" w:eastAsia="en-GB"/>
          </w:rPr>
          <w:t>b</w:t>
        </w:r>
        <w:r w:rsidRPr="009616CB">
          <w:rPr>
            <w:rFonts w:ascii="Times New Roman" w:hAnsi="Times New Roman" w:cs="Times New Roman"/>
            <w:sz w:val="24"/>
            <w:szCs w:val="24"/>
            <w:lang w:val="en-GB" w:eastAsia="en-GB"/>
          </w:rPr>
          <w:t xml:space="preserve">enefits </w:t>
        </w:r>
      </w:ins>
      <w:r w:rsidR="00EB7AF1" w:rsidRPr="009616CB">
        <w:rPr>
          <w:rFonts w:ascii="Times New Roman" w:hAnsi="Times New Roman" w:cs="Times New Roman"/>
          <w:sz w:val="24"/>
          <w:szCs w:val="24"/>
          <w:lang w:val="en-GB" w:eastAsia="en-GB"/>
        </w:rPr>
        <w:t>from using CPC:</w:t>
      </w:r>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1755" w:author="Josh Browning" w:date="2015-09-01T09:42:00Z">
        <w:r>
          <w:rPr>
            <w:rFonts w:ascii="Times New Roman" w:hAnsi="Times New Roman" w:cs="Times New Roman"/>
            <w:sz w:val="24"/>
            <w:szCs w:val="24"/>
            <w:lang w:val="en-GB" w:eastAsia="en-GB"/>
          </w:rPr>
          <w:t xml:space="preserve">It is </w:t>
        </w:r>
      </w:ins>
      <w:r w:rsidR="00EB7AF1" w:rsidRPr="009616CB">
        <w:rPr>
          <w:rFonts w:ascii="Times New Roman" w:hAnsi="Times New Roman" w:cs="Times New Roman"/>
          <w:sz w:val="24"/>
          <w:szCs w:val="24"/>
          <w:lang w:val="en-GB" w:eastAsia="en-GB"/>
        </w:rPr>
        <w:t>an international classification, constantly updated and reviewed by the Expert Group on International Classification (chaired by UNSD, participants are countries and international organizations)</w:t>
      </w:r>
      <w:ins w:id="1756" w:author="Josh Browning" w:date="2015-09-01T09:43:00Z">
        <w:r>
          <w:rPr>
            <w:rFonts w:ascii="Times New Roman" w:hAnsi="Times New Roman" w:cs="Times New Roman"/>
            <w:sz w:val="24"/>
            <w:szCs w:val="24"/>
            <w:lang w:val="en-GB"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rPr>
      </w:pPr>
      <w:ins w:id="1757"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used by other organizations and statistical domains: allows data comparability across statistical domains</w:t>
      </w:r>
      <w:ins w:id="1758" w:author="Josh Browning" w:date="2015-09-01T09:43:00Z">
        <w:r>
          <w:rPr>
            <w:rFonts w:ascii="Times New Roman" w:hAnsi="Times New Roman"/>
            <w:sz w:val="24"/>
            <w:szCs w:val="24"/>
            <w:lang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lang w:eastAsia="en-GB"/>
        </w:rPr>
      </w:pPr>
      <w:ins w:id="1759"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 xml:space="preserve">used by countries: </w:t>
      </w:r>
      <w:ins w:id="1760" w:author="Josh Browning" w:date="2015-09-01T09:43:00Z">
        <w:r>
          <w:rPr>
            <w:rFonts w:ascii="Times New Roman" w:hAnsi="Times New Roman"/>
            <w:sz w:val="24"/>
            <w:szCs w:val="24"/>
            <w:lang w:eastAsia="en-GB"/>
          </w:rPr>
          <w:t xml:space="preserve">thus, its use at FAO will </w:t>
        </w:r>
      </w:ins>
      <w:r w:rsidR="00EB7AF1" w:rsidRPr="009616CB">
        <w:rPr>
          <w:rFonts w:ascii="Times New Roman" w:hAnsi="Times New Roman"/>
          <w:sz w:val="24"/>
          <w:szCs w:val="24"/>
          <w:lang w:eastAsia="en-GB"/>
        </w:rPr>
        <w:t>reduce reporting burden</w:t>
      </w:r>
      <w:ins w:id="1761" w:author="Josh Browning" w:date="2015-09-01T09:43:00Z">
        <w:r>
          <w:rPr>
            <w:rFonts w:ascii="Times New Roman" w:hAnsi="Times New Roman"/>
            <w:sz w:val="24"/>
            <w:szCs w:val="24"/>
            <w:lang w:eastAsia="en-GB"/>
          </w:rPr>
          <w:t>s</w:t>
        </w:r>
      </w:ins>
      <w:del w:id="1762" w:author="Josh Browning" w:date="2015-09-01T09:43:00Z">
        <w:r w:rsidR="00EB7AF1" w:rsidRPr="009616CB" w:rsidDel="00894E96">
          <w:rPr>
            <w:rFonts w:ascii="Times New Roman" w:hAnsi="Times New Roman"/>
            <w:sz w:val="24"/>
            <w:szCs w:val="24"/>
            <w:lang w:eastAsia="en-GB"/>
          </w:rPr>
          <w:delText xml:space="preserve">; </w:delText>
        </w:r>
      </w:del>
      <w:ins w:id="1763" w:author="Josh Browning" w:date="2015-09-01T09:43:00Z">
        <w:r>
          <w:rPr>
            <w:rFonts w:ascii="Times New Roman" w:hAnsi="Times New Roman"/>
            <w:sz w:val="24"/>
            <w:szCs w:val="24"/>
            <w:lang w:eastAsia="en-GB"/>
          </w:rPr>
          <w:t>.</w:t>
        </w:r>
        <w:r w:rsidRPr="009616CB">
          <w:rPr>
            <w:rFonts w:ascii="Times New Roman" w:hAnsi="Times New Roman"/>
            <w:sz w:val="24"/>
            <w:szCs w:val="24"/>
            <w:lang w:eastAsia="en-GB"/>
          </w:rPr>
          <w:t xml:space="preserve"> </w:t>
        </w:r>
        <w:r>
          <w:rPr>
            <w:rFonts w:ascii="Times New Roman" w:hAnsi="Times New Roman"/>
            <w:sz w:val="24"/>
            <w:szCs w:val="24"/>
            <w:lang w:eastAsia="en-GB"/>
          </w:rPr>
          <w:t xml:space="preserve"> </w:t>
        </w:r>
      </w:ins>
      <w:del w:id="1764" w:author="Josh Browning" w:date="2015-09-01T09:43:00Z">
        <w:r w:rsidR="00EB7AF1" w:rsidRPr="009616CB" w:rsidDel="00894E96">
          <w:rPr>
            <w:rFonts w:ascii="Times New Roman" w:hAnsi="Times New Roman"/>
            <w:sz w:val="24"/>
            <w:szCs w:val="24"/>
            <w:lang w:eastAsia="en-GB"/>
          </w:rPr>
          <w:delText xml:space="preserve">in </w:delText>
        </w:r>
      </w:del>
      <w:ins w:id="1765" w:author="Josh Browning" w:date="2015-09-01T09:43:00Z">
        <w:r>
          <w:rPr>
            <w:rFonts w:ascii="Times New Roman" w:hAnsi="Times New Roman"/>
            <w:sz w:val="24"/>
            <w:szCs w:val="24"/>
            <w:lang w:eastAsia="en-GB"/>
          </w:rPr>
          <w:t>I</w:t>
        </w:r>
        <w:r w:rsidRPr="009616CB">
          <w:rPr>
            <w:rFonts w:ascii="Times New Roman" w:hAnsi="Times New Roman"/>
            <w:sz w:val="24"/>
            <w:szCs w:val="24"/>
            <w:lang w:eastAsia="en-GB"/>
          </w:rPr>
          <w:t xml:space="preserve">n </w:t>
        </w:r>
      </w:ins>
      <w:r w:rsidR="00EB7AF1" w:rsidRPr="009616CB">
        <w:rPr>
          <w:rFonts w:ascii="Times New Roman" w:hAnsi="Times New Roman"/>
          <w:sz w:val="24"/>
          <w:szCs w:val="24"/>
          <w:lang w:eastAsia="en-GB"/>
        </w:rPr>
        <w:t>addition CPC expanded is designed not only for FAO but also for countries engaged in the collection and dissemination of data on agriculture and food products: it provides a flexible tool that allows increase</w:t>
      </w:r>
      <w:ins w:id="1766" w:author="Josh Browning" w:date="2015-09-01T09:43:00Z">
        <w:r>
          <w:rPr>
            <w:rFonts w:ascii="Times New Roman" w:hAnsi="Times New Roman"/>
            <w:sz w:val="24"/>
            <w:szCs w:val="24"/>
            <w:lang w:eastAsia="en-GB"/>
          </w:rPr>
          <w:t>d</w:t>
        </w:r>
      </w:ins>
      <w:r w:rsidR="00EB7AF1" w:rsidRPr="009616CB">
        <w:rPr>
          <w:rFonts w:ascii="Times New Roman" w:hAnsi="Times New Roman"/>
          <w:sz w:val="24"/>
          <w:szCs w:val="24"/>
          <w:lang w:eastAsia="en-GB"/>
        </w:rPr>
        <w:t xml:space="preserve"> granularity at the lower level, including local species and varieties, while maintaining comparability across countries at the higher level</w:t>
      </w:r>
      <w:ins w:id="1767" w:author="Josh Browning" w:date="2015-09-01T09:43:00Z">
        <w:r>
          <w:rPr>
            <w:rFonts w:ascii="Times New Roman" w:hAnsi="Times New Roman"/>
            <w:sz w:val="24"/>
            <w:szCs w:val="24"/>
            <w:lang w:eastAsia="en-GB"/>
          </w:rPr>
          <w:t>.</w:t>
        </w:r>
      </w:ins>
    </w:p>
    <w:p w:rsidR="00AA6759" w:rsidRDefault="00894E96" w:rsidP="00184AEA">
      <w:pPr>
        <w:numPr>
          <w:ilvl w:val="0"/>
          <w:numId w:val="34"/>
        </w:numPr>
        <w:tabs>
          <w:tab w:val="left" w:pos="703"/>
        </w:tabs>
        <w:suppressAutoHyphens w:val="0"/>
        <w:spacing w:after="0"/>
        <w:ind w:left="714" w:hanging="357"/>
        <w:jc w:val="both"/>
        <w:rPr>
          <w:ins w:id="1768" w:author="Valentina Ramaschiello (ESS)" w:date="2015-09-01T12:58:00Z"/>
          <w:rFonts w:ascii="Times New Roman" w:hAnsi="Times New Roman" w:cs="Times New Roman"/>
          <w:sz w:val="24"/>
          <w:szCs w:val="24"/>
          <w:lang w:val="en-GB" w:eastAsia="en-GB"/>
        </w:rPr>
      </w:pPr>
      <w:ins w:id="1769" w:author="Josh Browning" w:date="2015-09-01T09:43:00Z">
        <w:r>
          <w:rPr>
            <w:rFonts w:ascii="Times New Roman" w:hAnsi="Times New Roman" w:cs="Times New Roman"/>
            <w:sz w:val="24"/>
            <w:szCs w:val="24"/>
            <w:lang w:val="en-GB" w:eastAsia="en-GB"/>
          </w:rPr>
          <w:t xml:space="preserve">It </w:t>
        </w:r>
      </w:ins>
      <w:del w:id="1770" w:author="Josh Browning" w:date="2015-09-01T09:43:00Z">
        <w:r w:rsidR="00EB7AF1" w:rsidRPr="009616CB" w:rsidDel="00894E96">
          <w:rPr>
            <w:rFonts w:ascii="Times New Roman" w:hAnsi="Times New Roman" w:cs="Times New Roman"/>
            <w:sz w:val="24"/>
            <w:szCs w:val="24"/>
            <w:lang w:val="en-GB" w:eastAsia="en-GB"/>
          </w:rPr>
          <w:delText xml:space="preserve">alignment </w:delText>
        </w:r>
      </w:del>
      <w:ins w:id="1771" w:author="Josh Browning" w:date="2015-09-01T09:43:00Z">
        <w:r>
          <w:rPr>
            <w:rFonts w:ascii="Times New Roman" w:hAnsi="Times New Roman" w:cs="Times New Roman"/>
            <w:sz w:val="24"/>
            <w:szCs w:val="24"/>
            <w:lang w:val="en-GB" w:eastAsia="en-GB"/>
          </w:rPr>
          <w:t xml:space="preserve">aligns </w:t>
        </w:r>
      </w:ins>
      <w:r w:rsidR="00EB7AF1" w:rsidRPr="009616CB">
        <w:rPr>
          <w:rFonts w:ascii="Times New Roman" w:hAnsi="Times New Roman" w:cs="Times New Roman"/>
          <w:sz w:val="24"/>
          <w:szCs w:val="24"/>
          <w:lang w:val="en-GB" w:eastAsia="en-GB"/>
        </w:rPr>
        <w:t>with ISIC and HS: when these classifications are updated, the CPC is also updated</w:t>
      </w:r>
      <w:del w:id="1772" w:author="Josh Browning" w:date="2015-09-01T09:43:00Z">
        <w:r w:rsidR="00EB7AF1" w:rsidRPr="009616CB" w:rsidDel="00894E96">
          <w:rPr>
            <w:rFonts w:ascii="Times New Roman" w:hAnsi="Times New Roman" w:cs="Times New Roman"/>
            <w:sz w:val="24"/>
            <w:szCs w:val="24"/>
            <w:lang w:val="en-GB" w:eastAsia="en-GB"/>
          </w:rPr>
          <w:delText xml:space="preserve">; </w:delText>
        </w:r>
      </w:del>
      <w:ins w:id="1773" w:author="Josh Browning" w:date="2015-09-01T09:43:00Z">
        <w:r>
          <w:rPr>
            <w:rFonts w:ascii="Times New Roman" w:hAnsi="Times New Roman" w:cs="Times New Roman"/>
            <w:sz w:val="24"/>
            <w:szCs w:val="24"/>
            <w:lang w:val="en-GB" w:eastAsia="en-GB"/>
          </w:rPr>
          <w:t>.</w:t>
        </w:r>
        <w:r w:rsidRPr="009616CB">
          <w:rPr>
            <w:rFonts w:ascii="Times New Roman" w:hAnsi="Times New Roman" w:cs="Times New Roman"/>
            <w:sz w:val="24"/>
            <w:szCs w:val="24"/>
            <w:lang w:val="en-GB" w:eastAsia="en-GB"/>
          </w:rPr>
          <w:t xml:space="preserve"> </w:t>
        </w:r>
      </w:ins>
      <w:del w:id="1774" w:author="Josh Browning" w:date="2015-09-01T09:43:00Z">
        <w:r w:rsidR="00EB7AF1" w:rsidRPr="009616CB" w:rsidDel="00894E96">
          <w:rPr>
            <w:rFonts w:ascii="Times New Roman" w:hAnsi="Times New Roman" w:cs="Times New Roman"/>
            <w:sz w:val="24"/>
            <w:szCs w:val="24"/>
            <w:lang w:val="en-GB" w:eastAsia="en-GB"/>
          </w:rPr>
          <w:delText xml:space="preserve">as </w:delText>
        </w:r>
      </w:del>
      <w:ins w:id="1775" w:author="Josh Browning" w:date="2015-09-01T09:43:00Z">
        <w:r>
          <w:rPr>
            <w:rFonts w:ascii="Times New Roman" w:hAnsi="Times New Roman" w:cs="Times New Roman"/>
            <w:sz w:val="24"/>
            <w:szCs w:val="24"/>
            <w:lang w:val="en-GB" w:eastAsia="en-GB"/>
          </w:rPr>
          <w:t xml:space="preserve"> </w:t>
        </w:r>
      </w:ins>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1776" w:author="Josh Browning" w:date="2015-09-01T09:43:00Z">
        <w:r>
          <w:rPr>
            <w:rFonts w:ascii="Times New Roman" w:hAnsi="Times New Roman" w:cs="Times New Roman"/>
            <w:sz w:val="24"/>
            <w:szCs w:val="24"/>
            <w:lang w:val="en-GB" w:eastAsia="en-GB"/>
          </w:rPr>
          <w:t>A</w:t>
        </w:r>
        <w:r w:rsidRPr="009616CB">
          <w:rPr>
            <w:rFonts w:ascii="Times New Roman" w:hAnsi="Times New Roman" w:cs="Times New Roman"/>
            <w:sz w:val="24"/>
            <w:szCs w:val="24"/>
            <w:lang w:val="en-GB" w:eastAsia="en-GB"/>
          </w:rPr>
          <w:t xml:space="preserve">s </w:t>
        </w:r>
      </w:ins>
      <w:r w:rsidR="00EB7AF1" w:rsidRPr="009616CB">
        <w:rPr>
          <w:rFonts w:ascii="Times New Roman" w:hAnsi="Times New Roman" w:cs="Times New Roman"/>
          <w:sz w:val="24"/>
          <w:szCs w:val="24"/>
          <w:lang w:val="en-GB" w:eastAsia="en-GB"/>
        </w:rPr>
        <w:t>it is highly aligned with HS, data conversion for SUA/FBS is improved compared to FCL (65% of the HS07-CPCver.2 correspondences are one-to-one or many-to-one vs. 35% in the case of HS-FCL)</w:t>
      </w:r>
      <w:ins w:id="1777" w:author="Josh Browning" w:date="2015-09-01T09:44:00Z">
        <w:r>
          <w:rPr>
            <w:rFonts w:ascii="Times New Roman" w:hAnsi="Times New Roman" w:cs="Times New Roman"/>
            <w:sz w:val="24"/>
            <w:szCs w:val="24"/>
            <w:lang w:val="en-GB" w:eastAsia="en-GB"/>
          </w:rPr>
          <w:t>, see</w:t>
        </w:r>
      </w:ins>
      <w:r w:rsidR="00EB7AF1" w:rsidRPr="009616CB">
        <w:rPr>
          <w:rFonts w:ascii="Times New Roman" w:hAnsi="Times New Roman" w:cs="Times New Roman"/>
          <w:sz w:val="24"/>
          <w:szCs w:val="24"/>
          <w:lang w:val="en-GB" w:eastAsia="en-GB"/>
        </w:rPr>
        <w:t xml:space="preserve"> </w:t>
      </w:r>
      <w:del w:id="1778" w:author="Josh Browning" w:date="2015-09-01T09:44:00Z">
        <w:r w:rsidR="00EB7AF1" w:rsidRPr="009616CB" w:rsidDel="00894E96">
          <w:rPr>
            <w:rFonts w:ascii="Times New Roman" w:hAnsi="Times New Roman" w:cs="Times New Roman"/>
            <w:sz w:val="24"/>
            <w:szCs w:val="24"/>
            <w:lang w:val="en-GB" w:eastAsia="en-GB"/>
          </w:rPr>
          <w:delText>(</w:delText>
        </w:r>
      </w:del>
      <w:fldSimple w:instr=" REF _Ref428427077 \h  \* MERGEFORMAT ">
        <w:r w:rsidR="000854D5" w:rsidRPr="00E93C3B">
          <w:rPr>
            <w:rFonts w:ascii="Times New Roman" w:hAnsi="Times New Roman" w:cs="Times New Roman"/>
            <w:sz w:val="24"/>
            <w:szCs w:val="24"/>
            <w:lang w:val="en-GB"/>
          </w:rPr>
          <w:t xml:space="preserve">Figure </w:t>
        </w:r>
        <w:r w:rsidR="000854D5" w:rsidRPr="00E93C3B">
          <w:rPr>
            <w:rFonts w:ascii="Times New Roman" w:hAnsi="Times New Roman" w:cs="Times New Roman"/>
            <w:noProof/>
            <w:sz w:val="24"/>
            <w:szCs w:val="24"/>
            <w:lang w:val="en-GB"/>
          </w:rPr>
          <w:t>26</w:t>
        </w:r>
      </w:fldSimple>
      <w:ins w:id="1779" w:author="Josh Browning" w:date="2015-09-01T09:44:00Z">
        <w:r>
          <w:rPr>
            <w:rFonts w:ascii="Times New Roman" w:hAnsi="Times New Roman" w:cs="Times New Roman"/>
            <w:sz w:val="24"/>
            <w:szCs w:val="24"/>
            <w:lang w:val="en-GB" w:eastAsia="en-GB"/>
          </w:rPr>
          <w:t>.</w:t>
        </w:r>
      </w:ins>
      <w:del w:id="1780" w:author="Josh Browning" w:date="2015-09-01T09:44:00Z">
        <w:r w:rsidR="00EB7AF1" w:rsidRPr="009616CB" w:rsidDel="00894E96">
          <w:rPr>
            <w:rFonts w:ascii="Times New Roman" w:hAnsi="Times New Roman" w:cs="Times New Roman"/>
            <w:sz w:val="24"/>
            <w:szCs w:val="24"/>
            <w:lang w:val="en-GB" w:eastAsia="en-GB"/>
          </w:rPr>
          <w:delText>)</w:delText>
        </w:r>
      </w:del>
    </w:p>
    <w:p w:rsidR="00EB7AF1" w:rsidRPr="009616CB" w:rsidRDefault="00EB7AF1" w:rsidP="00EB7AF1">
      <w:pPr>
        <w:tabs>
          <w:tab w:val="left" w:pos="703"/>
        </w:tabs>
        <w:jc w:val="both"/>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EB7AF1"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sz w:val="24"/>
          <w:szCs w:val="24"/>
          <w:u w:val="single"/>
          <w:lang w:val="en-GB"/>
        </w:rPr>
        <w:t xml:space="preserve">                                                                                              </w:t>
      </w:r>
    </w:p>
    <w:p w:rsidR="00EB7AF1" w:rsidRDefault="00184AEA" w:rsidP="00EB7AF1">
      <w:pPr>
        <w:rPr>
          <w:ins w:id="1781" w:author="Valentina Ramaschiello (ESS)" w:date="2015-09-01T12:42:00Z"/>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noProof/>
          <w:sz w:val="24"/>
          <w:szCs w:val="24"/>
          <w:u w:val="single"/>
          <w:lang w:eastAsia="en-US"/>
        </w:rPr>
        <w:lastRenderedPageBreak/>
        <w:drawing>
          <wp:inline distT="0" distB="0" distL="0" distR="0">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2548" cy="2940908"/>
                    </a:xfrm>
                    <a:prstGeom prst="rect">
                      <a:avLst/>
                    </a:prstGeom>
                    <a:noFill/>
                    <a:ln>
                      <a:noFill/>
                    </a:ln>
                  </pic:spPr>
                </pic:pic>
              </a:graphicData>
            </a:graphic>
          </wp:inline>
        </w:drawing>
      </w:r>
    </w:p>
    <w:p w:rsidR="000F1C2F" w:rsidRPr="00734D1C" w:rsidRDefault="000F1C2F" w:rsidP="00EB7AF1">
      <w:pPr>
        <w:rPr>
          <w:rFonts w:ascii="Times New Roman" w:eastAsia="Times New Roman" w:hAnsi="Times New Roman" w:cs="Times New Roman"/>
          <w:b/>
          <w:i/>
          <w:sz w:val="24"/>
          <w:szCs w:val="24"/>
          <w:u w:val="single"/>
          <w:lang w:val="en-GB"/>
        </w:rPr>
      </w:pPr>
      <w:ins w:id="1782" w:author="Valentina Ramaschiello (ESS)" w:date="2015-09-01T12:42:00Z">
        <w:r w:rsidRPr="00734D1C">
          <w:rPr>
            <w:rFonts w:ascii="Times New Roman" w:eastAsia="Times New Roman" w:hAnsi="Times New Roman" w:cs="Times New Roman"/>
            <w:b/>
            <w:i/>
            <w:sz w:val="24"/>
            <w:szCs w:val="24"/>
            <w:u w:val="single"/>
            <w:lang w:val="en-GB"/>
          </w:rPr>
          <w:t>Figure xx: HS-CPC correspondences</w:t>
        </w:r>
      </w:ins>
    </w:p>
    <w:p w:rsidR="00EB7AF1" w:rsidRPr="009616CB" w:rsidRDefault="009D7FC0" w:rsidP="00EB7AF1">
      <w:pPr>
        <w:rPr>
          <w:rFonts w:ascii="Times New Roman" w:eastAsia="Times New Roman" w:hAnsi="Times New Roman" w:cs="Times New Roman"/>
          <w:sz w:val="24"/>
          <w:szCs w:val="24"/>
          <w:u w:val="single"/>
          <w:lang w:val="en-GB"/>
        </w:rPr>
      </w:pPr>
      <w:ins w:id="1783" w:author="Josh Browning" w:date="2015-08-31T19:33:00Z">
        <w:r w:rsidRPr="009D7FC0">
          <w:rPr>
            <w:rFonts w:ascii="Times New Roman" w:hAnsi="Times New Roman" w:cs="Times New Roman"/>
            <w:noProof/>
            <w:lang w:eastAsia="en-US"/>
          </w:rPr>
          <w:pict>
            <v:shape id="Text Box 15" o:spid="_x0000_s1030" type="#_x0000_t202" style="position:absolute;margin-left:-.1pt;margin-top:211.05pt;width:465.55pt;height:27.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Ws5fgIAAAk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" stroked="f">
              <v:textbox style="mso-fit-shape-to-text:t" inset="0,0,0,0">
                <w:txbxContent>
                  <w:p w:rsidR="008608E6" w:rsidRPr="00161A28" w:rsidRDefault="008608E6" w:rsidP="00EB7AF1">
                    <w:pPr>
                      <w:pStyle w:val="Caption"/>
                      <w:rPr>
                        <w:rFonts w:ascii="Times New Roman" w:eastAsia="Times New Roman" w:hAnsi="Times New Roman" w:cs="Times New Roman"/>
                        <w:b/>
                        <w:noProof/>
                        <w:sz w:val="32"/>
                        <w:lang w:val="en-GB"/>
                      </w:rPr>
                    </w:pPr>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r w:rsidRPr="00161A28">
                      <w:rPr>
                        <w:b/>
                        <w:sz w:val="22"/>
                        <w:lang w:val="en-GB"/>
                      </w:rPr>
                      <w:t>: HS – FCL correspondences</w:t>
                    </w:r>
                  </w:p>
                </w:txbxContent>
              </v:textbox>
            </v:shape>
          </w:pict>
        </w:r>
      </w:ins>
      <w:del w:id="1784" w:author="Josh Browning" w:date="2015-08-31T19:33:00Z">
        <w:r w:rsidRPr="009D7FC0">
          <w:rPr>
            <w:rFonts w:ascii="Times New Roman" w:hAnsi="Times New Roman" w:cs="Times New Roman"/>
            <w:noProof/>
          </w:rPr>
          <w:pict>
            <v:shape id="_x0000_s1039" type="#_x0000_t202" style="position:absolute;margin-left:-.1pt;margin-top:211.05pt;width:465.55pt;height:27.25pt;z-index:251671552" stroked="f">
              <v:textbox style="mso-fit-shape-to-text:t" inset="0,0,0,0">
                <w:txbxContent>
                  <w:p w:rsidR="008608E6" w:rsidRPr="00161A28" w:rsidRDefault="008608E6" w:rsidP="00EB7AF1">
                    <w:pPr>
                      <w:pStyle w:val="Caption"/>
                      <w:rPr>
                        <w:rFonts w:ascii="Times New Roman" w:eastAsia="Times New Roman" w:hAnsi="Times New Roman" w:cs="Times New Roman"/>
                        <w:b/>
                        <w:noProof/>
                        <w:sz w:val="32"/>
                        <w:lang w:val="en-GB"/>
                      </w:rPr>
                    </w:pPr>
                    <w:bookmarkStart w:id="1785" w:name="_Ref428427077"/>
                    <w:bookmarkStart w:id="1786" w:name="_Toc428436809"/>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bookmarkEnd w:id="1785"/>
                    <w:r w:rsidRPr="00161A28">
                      <w:rPr>
                        <w:b/>
                        <w:sz w:val="22"/>
                        <w:lang w:val="en-GB"/>
                      </w:rPr>
                      <w:t>: HS – FCL correspondences</w:t>
                    </w:r>
                    <w:bookmarkEnd w:id="1786"/>
                  </w:p>
                </w:txbxContent>
              </v:textbox>
            </v:shape>
          </w:pict>
        </w:r>
      </w:del>
      <w:r w:rsidR="00184AEA" w:rsidRPr="009616CB">
        <w:rPr>
          <w:rFonts w:ascii="Times New Roman" w:eastAsia="Times New Roman" w:hAnsi="Times New Roman" w:cs="Times New Roman"/>
          <w:noProof/>
          <w:sz w:val="24"/>
          <w:szCs w:val="24"/>
          <w:u w:val="single"/>
          <w:lang w:eastAsia="en-US"/>
        </w:rPr>
        <w:drawing>
          <wp:inline distT="0" distB="0" distL="0" distR="0">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1584" cy="2548088"/>
                    </a:xfrm>
                    <a:prstGeom prst="rect">
                      <a:avLst/>
                    </a:prstGeom>
                    <a:noFill/>
                    <a:ln>
                      <a:noFill/>
                    </a:ln>
                  </pic:spPr>
                </pic:pic>
              </a:graphicData>
            </a:graphic>
          </wp:inline>
        </w:drawing>
      </w:r>
    </w:p>
    <w:p w:rsidR="005C1715" w:rsidRDefault="008608E6" w:rsidP="00EB7AF1">
      <w:pPr>
        <w:rPr>
          <w:ins w:id="1787" w:author="Josh Browning" w:date="2015-09-01T10:11:00Z"/>
          <w:rFonts w:ascii="Times New Roman" w:eastAsia="Times New Roman" w:hAnsi="Times New Roman" w:cs="Times New Roman"/>
          <w:sz w:val="24"/>
          <w:szCs w:val="24"/>
          <w:lang w:val="en-GB"/>
        </w:rPr>
      </w:pPr>
      <w:commentRangeStart w:id="1788"/>
      <w:ins w:id="1789" w:author="Josh Browning" w:date="2015-09-01T10:11:00Z">
        <w:r>
          <w:rPr>
            <w:rFonts w:ascii="Times New Roman" w:eastAsia="Times New Roman" w:hAnsi="Times New Roman" w:cs="Times New Roman"/>
            <w:noProof/>
            <w:sz w:val="24"/>
            <w:szCs w:val="24"/>
            <w:lang w:eastAsia="en-US"/>
            <w:rPrChange w:id="1790" w:author="Unknown">
              <w:rPr>
                <w:noProof/>
                <w:lang w:eastAsia="en-US"/>
              </w:rPr>
            </w:rPrChange>
          </w:rPr>
          <w:lastRenderedPageBreak/>
          <w:drawing>
            <wp:inline distT="0" distB="0" distL="0" distR="0">
              <wp:extent cx="5731510" cy="4298633"/>
              <wp:effectExtent l="0" t="0" r="0" b="0"/>
              <wp:docPr id="50" name="Picture 50" descr="C:\Users\rockc_000\Documents\mappingTyp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ckc_000\Documents\mappingTypePlot.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298633"/>
                      </a:xfrm>
                      <a:prstGeom prst="rect">
                        <a:avLst/>
                      </a:prstGeom>
                      <a:noFill/>
                      <a:ln>
                        <a:noFill/>
                      </a:ln>
                    </pic:spPr>
                  </pic:pic>
                </a:graphicData>
              </a:graphic>
            </wp:inline>
          </w:drawing>
        </w:r>
      </w:ins>
      <w:commentRangeEnd w:id="1788"/>
      <w:r w:rsidR="00734D1C">
        <w:rPr>
          <w:rStyle w:val="CommentReference"/>
        </w:rPr>
        <w:commentReference w:id="1788"/>
      </w:r>
    </w:p>
    <w:p w:rsidR="00EB7AF1" w:rsidRPr="009616CB" w:rsidDel="002102AD" w:rsidRDefault="00EB7AF1" w:rsidP="00EB7AF1">
      <w:pPr>
        <w:rPr>
          <w:del w:id="1791" w:author="Valentina Ramaschiello (ESS)" w:date="2015-09-01T11:04:00Z"/>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lang w:val="en-GB"/>
        </w:rPr>
        <w:t xml:space="preserve">            </w:t>
      </w:r>
    </w:p>
    <w:p w:rsidR="00EB7AF1" w:rsidRPr="009616CB" w:rsidRDefault="00EB7AF1" w:rsidP="00EB7AF1">
      <w:pPr>
        <w:rPr>
          <w:rFonts w:ascii="Times New Roman" w:hAnsi="Times New Roman" w:cs="Times New Roman"/>
          <w:u w:val="single"/>
          <w:lang w:val="en-GB"/>
        </w:rPr>
      </w:pPr>
    </w:p>
    <w:p w:rsidR="00EB7AF1" w:rsidRPr="009616CB" w:rsidRDefault="00EB7AF1" w:rsidP="00E93C3B">
      <w:pPr>
        <w:pStyle w:val="Heading2"/>
      </w:pPr>
      <w:bookmarkStart w:id="1792" w:name="_Toc428436076"/>
      <w:bookmarkStart w:id="1793" w:name="_Toc428436377"/>
      <w:bookmarkStart w:id="1794" w:name="_Toc428436503"/>
      <w:r w:rsidRPr="009616CB">
        <w:t>CPC implementation in the production domain</w:t>
      </w:r>
      <w:bookmarkEnd w:id="1792"/>
      <w:bookmarkEnd w:id="1793"/>
      <w:bookmarkEnd w:id="1794"/>
      <w:r w:rsidRPr="009616CB">
        <w:t xml:space="preserve"> </w:t>
      </w:r>
    </w:p>
    <w:p w:rsidR="00EB7AF1" w:rsidRPr="002102AD" w:rsidRDefault="00EB7AF1" w:rsidP="00EB7AF1">
      <w:pPr>
        <w:spacing w:after="120"/>
        <w:jc w:val="both"/>
        <w:rPr>
          <w:rFonts w:ascii="Times New Roman" w:hAnsi="Times New Roman" w:cs="Times New Roman"/>
          <w:lang w:val="en-GB" w:eastAsia="en-GB"/>
          <w:rPrChange w:id="1795"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
        <w:t>A prerequisite</w:t>
      </w:r>
      <w:r w:rsidRPr="002102AD">
        <w:rPr>
          <w:rFonts w:ascii="Times New Roman" w:hAnsi="Times New Roman" w:cs="Times New Roman"/>
          <w:lang w:val="en-GB" w:eastAsia="en-GB"/>
          <w:rPrChange w:id="1796" w:author="Valentina Ramaschiello (ESS)" w:date="2015-09-01T11:04:00Z">
            <w:rPr>
              <w:rFonts w:ascii="Times New Roman" w:hAnsi="Times New Roman" w:cs="Times New Roman"/>
              <w:sz w:val="24"/>
              <w:szCs w:val="24"/>
              <w:lang w:val="en-GB" w:eastAsia="en-GB"/>
            </w:rPr>
          </w:rPrChange>
        </w:rPr>
        <w:t xml:space="preserve"> </w:t>
      </w:r>
      <w:r w:rsidRPr="002102AD">
        <w:rPr>
          <w:rFonts w:ascii="Times New Roman" w:hAnsi="Times New Roman" w:cs="Times New Roman"/>
          <w:lang w:val="en-GB" w:eastAsia="en-GB"/>
        </w:rPr>
        <w:t xml:space="preserve">for </w:t>
      </w:r>
      <w:r w:rsidRPr="002102AD">
        <w:rPr>
          <w:rFonts w:ascii="Times New Roman" w:hAnsi="Times New Roman" w:cs="Times New Roman"/>
          <w:lang w:val="en-GB" w:eastAsia="en-GB"/>
          <w:rPrChange w:id="1797" w:author="Valentina Ramaschiello (ESS)" w:date="2015-09-01T11:04:00Z">
            <w:rPr>
              <w:rFonts w:ascii="Times New Roman" w:hAnsi="Times New Roman" w:cs="Times New Roman"/>
              <w:sz w:val="24"/>
              <w:szCs w:val="24"/>
              <w:lang w:val="en-GB" w:eastAsia="en-GB"/>
            </w:rPr>
          </w:rPrChange>
        </w:rPr>
        <w:t>the implementation of CPC was to increase detail on agriculture, forest and fishery products in CPC. To this end, FAO contributed significantly to CPC ver.2 and ver.2.1</w:t>
      </w:r>
      <w:del w:id="1798" w:author="Josh Browning" w:date="2015-09-01T09:49:00Z">
        <w:r w:rsidRPr="002102AD" w:rsidDel="000F3E6C">
          <w:rPr>
            <w:rFonts w:ascii="Times New Roman" w:hAnsi="Times New Roman" w:cs="Times New Roman"/>
            <w:lang w:val="en-GB" w:eastAsia="en-GB"/>
            <w:rPrChange w:id="1799" w:author="Valentina Ramaschiello (ESS)" w:date="2015-09-01T11:04:00Z">
              <w:rPr>
                <w:rFonts w:ascii="Times New Roman" w:hAnsi="Times New Roman" w:cs="Times New Roman"/>
                <w:sz w:val="24"/>
                <w:szCs w:val="24"/>
                <w:lang w:val="en-GB" w:eastAsia="en-GB"/>
              </w:rPr>
            </w:rPrChange>
          </w:rPr>
          <w:delText>.</w:delText>
        </w:r>
      </w:del>
      <w:r w:rsidRPr="002102AD">
        <w:rPr>
          <w:rFonts w:ascii="Times New Roman" w:hAnsi="Times New Roman" w:cs="Times New Roman"/>
          <w:lang w:val="en-GB" w:eastAsia="en-GB"/>
          <w:rPrChange w:id="1800" w:author="Valentina Ramaschiello (ESS)" w:date="2015-09-01T11:04:00Z">
            <w:rPr>
              <w:rFonts w:ascii="Times New Roman" w:hAnsi="Times New Roman" w:cs="Times New Roman"/>
              <w:sz w:val="24"/>
              <w:szCs w:val="24"/>
              <w:lang w:val="en-GB" w:eastAsia="en-GB"/>
            </w:rPr>
          </w:rPrChange>
        </w:rPr>
        <w:t xml:space="preserve">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w:rsidR="00EB7AF1" w:rsidRPr="002102AD" w:rsidRDefault="00EB7AF1" w:rsidP="00EB7AF1">
      <w:pPr>
        <w:spacing w:after="120"/>
        <w:jc w:val="both"/>
        <w:rPr>
          <w:rFonts w:ascii="Times New Roman" w:hAnsi="Times New Roman" w:cs="Times New Roman"/>
          <w:lang w:val="en-GB" w:eastAsia="en-GB"/>
          <w:rPrChange w:id="1801"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Change w:id="1802" w:author="Valentina Ramaschiello (ESS)" w:date="2015-09-01T11:04:00Z">
            <w:rPr>
              <w:rFonts w:ascii="Times New Roman" w:hAnsi="Times New Roman" w:cs="Times New Roman"/>
              <w:sz w:val="24"/>
              <w:szCs w:val="24"/>
              <w:lang w:val="en-GB" w:eastAsia="en-GB"/>
            </w:rPr>
          </w:rPrChange>
        </w:rPr>
        <w:t>CPC is planned to be used for future data collection and to be applied to old time-series</w:t>
      </w:r>
      <w:del w:id="1803" w:author="Josh Browning" w:date="2015-09-01T09:49:00Z">
        <w:r w:rsidRPr="002102AD" w:rsidDel="000F3E6C">
          <w:rPr>
            <w:rFonts w:ascii="Times New Roman" w:hAnsi="Times New Roman" w:cs="Times New Roman"/>
            <w:lang w:val="en-GB" w:eastAsia="en-GB"/>
            <w:rPrChange w:id="1804" w:author="Valentina Ramaschiello (ESS)" w:date="2015-09-01T11:04:00Z">
              <w:rPr>
                <w:rFonts w:ascii="Times New Roman" w:hAnsi="Times New Roman" w:cs="Times New Roman"/>
                <w:sz w:val="24"/>
                <w:szCs w:val="24"/>
                <w:lang w:val="en-GB" w:eastAsia="en-GB"/>
              </w:rPr>
            </w:rPrChange>
          </w:rPr>
          <w:delText>,</w:delText>
        </w:r>
      </w:del>
      <w:r w:rsidRPr="002102AD">
        <w:rPr>
          <w:rFonts w:ascii="Times New Roman" w:hAnsi="Times New Roman" w:cs="Times New Roman"/>
          <w:lang w:val="en-GB" w:eastAsia="en-GB"/>
          <w:rPrChange w:id="1805" w:author="Valentina Ramaschiello (ESS)" w:date="2015-09-01T11:04:00Z">
            <w:rPr>
              <w:rFonts w:ascii="Times New Roman" w:hAnsi="Times New Roman" w:cs="Times New Roman"/>
              <w:sz w:val="24"/>
              <w:szCs w:val="24"/>
              <w:lang w:val="en-GB" w:eastAsia="en-GB"/>
            </w:rPr>
          </w:rPrChange>
        </w:rPr>
        <w:t xml:space="preserve"> in order to allow data comparability over time and avoid breaks in the series.</w:t>
      </w:r>
    </w:p>
    <w:p w:rsidR="00EB7AF1" w:rsidRPr="002102AD" w:rsidRDefault="00EB7AF1" w:rsidP="00EB7AF1">
      <w:pPr>
        <w:spacing w:after="120"/>
        <w:jc w:val="both"/>
        <w:rPr>
          <w:rFonts w:ascii="Times New Roman" w:hAnsi="Times New Roman" w:cs="Times New Roman"/>
          <w:lang w:val="en-GB" w:eastAsia="en-GB"/>
          <w:rPrChange w:id="1806"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Change w:id="1807" w:author="Valentina Ramaschiello (ESS)" w:date="2015-09-01T11:04:00Z">
            <w:rPr>
              <w:rFonts w:ascii="Times New Roman" w:hAnsi="Times New Roman" w:cs="Times New Roman"/>
              <w:sz w:val="24"/>
              <w:szCs w:val="24"/>
              <w:lang w:val="en-GB" w:eastAsia="en-GB"/>
            </w:rPr>
          </w:rPrChange>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w:rsidR="00EB7AF1" w:rsidRPr="002102AD" w:rsidRDefault="00EB7AF1" w:rsidP="00EB7AF1">
      <w:pPr>
        <w:spacing w:after="120"/>
        <w:jc w:val="both"/>
        <w:rPr>
          <w:rFonts w:ascii="Times New Roman" w:hAnsi="Times New Roman" w:cs="Times New Roman"/>
          <w:lang w:val="en-GB" w:eastAsia="en-GB"/>
          <w:rPrChange w:id="1808"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Change w:id="1809" w:author="Valentina Ramaschiello (ESS)" w:date="2015-09-01T11:04:00Z">
            <w:rPr>
              <w:rFonts w:ascii="Times New Roman" w:hAnsi="Times New Roman" w:cs="Times New Roman"/>
              <w:sz w:val="24"/>
              <w:szCs w:val="24"/>
              <w:lang w:val="en-GB" w:eastAsia="en-GB"/>
            </w:rPr>
          </w:rPrChange>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w:t>
      </w:r>
      <w:r w:rsidRPr="002102AD">
        <w:rPr>
          <w:rFonts w:ascii="Times New Roman" w:hAnsi="Times New Roman" w:cs="Times New Roman"/>
          <w:b/>
          <w:color w:val="C0504D" w:themeColor="accent2"/>
          <w:lang w:val="en-GB" w:eastAsia="en-GB"/>
          <w:rPrChange w:id="1810" w:author="Valentina Ramaschiello (ESS)" w:date="2015-09-01T11:04:00Z">
            <w:rPr>
              <w:rFonts w:ascii="Times New Roman" w:hAnsi="Times New Roman" w:cs="Times New Roman"/>
              <w:b/>
              <w:color w:val="C0504D" w:themeColor="accent2"/>
              <w:sz w:val="24"/>
              <w:szCs w:val="24"/>
              <w:lang w:val="en-GB" w:eastAsia="en-GB"/>
            </w:rPr>
          </w:rPrChange>
        </w:rPr>
        <w:t>full alignment between FCL and CPC</w:t>
      </w:r>
      <w:r w:rsidRPr="002102AD">
        <w:rPr>
          <w:rFonts w:ascii="Times New Roman" w:hAnsi="Times New Roman" w:cs="Times New Roman"/>
          <w:lang w:val="en-GB" w:eastAsia="en-GB"/>
          <w:rPrChange w:id="1811" w:author="Valentina Ramaschiello (ESS)" w:date="2015-09-01T11:04:00Z">
            <w:rPr>
              <w:rFonts w:ascii="Times New Roman" w:hAnsi="Times New Roman" w:cs="Times New Roman"/>
              <w:sz w:val="24"/>
              <w:szCs w:val="24"/>
              <w:lang w:val="en-GB" w:eastAsia="en-GB"/>
            </w:rPr>
          </w:rPrChange>
        </w:rPr>
        <w:t>:</w:t>
      </w:r>
    </w:p>
    <w:p w:rsidR="00EB7AF1" w:rsidRPr="002102AD" w:rsidRDefault="00EB7AF1" w:rsidP="00EB7AF1">
      <w:pPr>
        <w:pStyle w:val="ListParagraph"/>
        <w:numPr>
          <w:ilvl w:val="0"/>
          <w:numId w:val="35"/>
        </w:numPr>
        <w:spacing w:after="120" w:line="240" w:lineRule="auto"/>
        <w:jc w:val="both"/>
        <w:rPr>
          <w:rFonts w:ascii="Times New Roman" w:hAnsi="Times New Roman"/>
          <w:lang w:eastAsia="en-GB"/>
          <w:rPrChange w:id="1812" w:author="Valentina Ramaschiello (ESS)" w:date="2015-09-01T11:04:00Z">
            <w:rPr>
              <w:rFonts w:ascii="Times New Roman" w:hAnsi="Times New Roman"/>
              <w:sz w:val="24"/>
              <w:szCs w:val="24"/>
              <w:lang w:eastAsia="en-GB"/>
            </w:rPr>
          </w:rPrChange>
        </w:rPr>
      </w:pPr>
      <w:r w:rsidRPr="002102AD">
        <w:rPr>
          <w:rFonts w:ascii="Times New Roman" w:hAnsi="Times New Roman"/>
          <w:b/>
          <w:lang w:eastAsia="en-GB"/>
          <w:rPrChange w:id="1813" w:author="Valentina Ramaschiello (ESS)" w:date="2015-09-01T11:04:00Z">
            <w:rPr>
              <w:rFonts w:ascii="Times New Roman" w:hAnsi="Times New Roman"/>
              <w:b/>
              <w:sz w:val="24"/>
              <w:szCs w:val="24"/>
              <w:lang w:eastAsia="en-GB"/>
            </w:rPr>
          </w:rPrChange>
        </w:rPr>
        <w:lastRenderedPageBreak/>
        <w:t>One-to-one</w:t>
      </w:r>
      <w:r w:rsidRPr="002102AD">
        <w:rPr>
          <w:rFonts w:ascii="Times New Roman" w:hAnsi="Times New Roman"/>
          <w:lang w:eastAsia="en-GB"/>
          <w:rPrChange w:id="1814" w:author="Valentina Ramaschiello (ESS)" w:date="2015-09-01T11:04:00Z">
            <w:rPr>
              <w:rFonts w:ascii="Times New Roman" w:hAnsi="Times New Roman"/>
              <w:sz w:val="24"/>
              <w:szCs w:val="24"/>
              <w:lang w:eastAsia="en-GB"/>
            </w:rPr>
          </w:rPrChange>
        </w:rPr>
        <w:t xml:space="preserve"> cases are resolved quite easily as old data are transferred to the new classification assigning codes and definitions according to the new classification while data remain the same (“key method”</w:t>
      </w:r>
      <w:r w:rsidRPr="002102AD">
        <w:rPr>
          <w:rStyle w:val="FootnoteReference"/>
          <w:rFonts w:ascii="Times New Roman" w:hAnsi="Times New Roman"/>
          <w:lang w:eastAsia="en-GB"/>
          <w:rPrChange w:id="1815" w:author="Valentina Ramaschiello (ESS)" w:date="2015-09-01T11:04:00Z">
            <w:rPr>
              <w:rStyle w:val="FootnoteReference"/>
              <w:rFonts w:ascii="Times New Roman" w:hAnsi="Times New Roman"/>
              <w:sz w:val="24"/>
              <w:szCs w:val="24"/>
              <w:lang w:eastAsia="en-GB"/>
            </w:rPr>
          </w:rPrChange>
        </w:rPr>
        <w:t xml:space="preserve"> </w:t>
      </w:r>
      <w:r w:rsidRPr="002102AD">
        <w:rPr>
          <w:rStyle w:val="FootnoteReference"/>
          <w:rFonts w:ascii="Times New Roman" w:hAnsi="Times New Roman"/>
          <w:lang w:eastAsia="en-GB"/>
          <w:rPrChange w:id="1816" w:author="Valentina Ramaschiello (ESS)" w:date="2015-09-01T11:04:00Z">
            <w:rPr>
              <w:rStyle w:val="FootnoteReference"/>
              <w:rFonts w:ascii="Times New Roman" w:hAnsi="Times New Roman"/>
              <w:sz w:val="24"/>
              <w:szCs w:val="24"/>
              <w:lang w:eastAsia="en-GB"/>
            </w:rPr>
          </w:rPrChange>
        </w:rPr>
        <w:footnoteReference w:id="60"/>
      </w:r>
      <w:r w:rsidRPr="002102AD">
        <w:rPr>
          <w:rFonts w:ascii="Times New Roman" w:hAnsi="Times New Roman"/>
          <w:lang w:eastAsia="en-GB"/>
          <w:rPrChange w:id="1817" w:author="Valentina Ramaschiello (ESS)" w:date="2015-09-01T11:04:00Z">
            <w:rPr>
              <w:rFonts w:ascii="Times New Roman" w:hAnsi="Times New Roman"/>
              <w:sz w:val="24"/>
              <w:szCs w:val="24"/>
              <w:lang w:eastAsia="en-GB"/>
            </w:rPr>
          </w:rPrChange>
        </w:rPr>
        <w:t xml:space="preserve">). </w:t>
      </w:r>
    </w:p>
    <w:p w:rsidR="00EB7AF1" w:rsidRPr="002102AD"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lang w:eastAsia="en-GB"/>
          <w:rPrChange w:id="1818" w:author="Valentina Ramaschiello (ESS)" w:date="2015-09-01T11:04:00Z">
            <w:rPr>
              <w:rFonts w:ascii="Times New Roman" w:hAnsi="Times New Roman"/>
              <w:sz w:val="24"/>
              <w:szCs w:val="24"/>
              <w:lang w:eastAsia="en-GB"/>
            </w:rPr>
          </w:rPrChange>
        </w:rPr>
      </w:pPr>
      <w:r w:rsidRPr="002102AD">
        <w:rPr>
          <w:rFonts w:ascii="Times New Roman" w:hAnsi="Times New Roman"/>
          <w:lang w:eastAsia="en-GB"/>
          <w:rPrChange w:id="1819" w:author="Valentina Ramaschiello (ESS)" w:date="2015-09-01T11:04:00Z">
            <w:rPr>
              <w:rFonts w:ascii="Times New Roman" w:hAnsi="Times New Roman"/>
              <w:sz w:val="24"/>
              <w:szCs w:val="24"/>
              <w:lang w:eastAsia="en-GB"/>
            </w:rPr>
          </w:rPrChange>
        </w:rPr>
        <w:t xml:space="preserve">Also for </w:t>
      </w:r>
      <w:r w:rsidRPr="002102AD">
        <w:rPr>
          <w:rFonts w:ascii="Times New Roman" w:hAnsi="Times New Roman"/>
          <w:b/>
          <w:lang w:eastAsia="en-GB"/>
          <w:rPrChange w:id="1820" w:author="Valentina Ramaschiello (ESS)" w:date="2015-09-01T11:04:00Z">
            <w:rPr>
              <w:rFonts w:ascii="Times New Roman" w:hAnsi="Times New Roman"/>
              <w:b/>
              <w:sz w:val="24"/>
              <w:szCs w:val="24"/>
              <w:lang w:eastAsia="en-GB"/>
            </w:rPr>
          </w:rPrChange>
        </w:rPr>
        <w:t>many-to-one</w:t>
      </w:r>
      <w:r w:rsidRPr="002102AD">
        <w:rPr>
          <w:rFonts w:ascii="Times New Roman" w:hAnsi="Times New Roman"/>
          <w:lang w:eastAsia="en-GB"/>
          <w:rPrChange w:id="1821" w:author="Valentina Ramaschiello (ESS)" w:date="2015-09-01T11:04:00Z">
            <w:rPr>
              <w:rFonts w:ascii="Times New Roman" w:hAnsi="Times New Roman"/>
              <w:sz w:val="24"/>
              <w:szCs w:val="24"/>
              <w:lang w:eastAsia="en-GB"/>
            </w:rPr>
          </w:rPrChange>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2102AD" w:rsidRDefault="00EB7AF1" w:rsidP="00EB7AF1">
      <w:pPr>
        <w:ind w:left="357"/>
        <w:jc w:val="both"/>
        <w:rPr>
          <w:rFonts w:ascii="Times New Roman" w:hAnsi="Times New Roman" w:cs="Times New Roman"/>
          <w:lang w:val="en-GB" w:eastAsia="en-GB"/>
          <w:rPrChange w:id="1822" w:author="Valentina Ramaschiello (ESS)" w:date="2015-09-01T11:04:00Z">
            <w:rPr>
              <w:rFonts w:ascii="Times New Roman" w:hAnsi="Times New Roman" w:cs="Times New Roman"/>
              <w:sz w:val="24"/>
              <w:szCs w:val="24"/>
              <w:lang w:val="en-GB" w:eastAsia="en-GB"/>
            </w:rPr>
          </w:rPrChange>
        </w:rPr>
      </w:pPr>
    </w:p>
    <w:p w:rsidR="00EB7AF1" w:rsidRPr="002102AD" w:rsidRDefault="00EB7AF1" w:rsidP="00EB7AF1">
      <w:pPr>
        <w:spacing w:after="120"/>
        <w:ind w:left="357"/>
        <w:jc w:val="both"/>
        <w:rPr>
          <w:rFonts w:ascii="Times New Roman" w:hAnsi="Times New Roman" w:cs="Times New Roman"/>
          <w:lang w:val="en-GB" w:eastAsia="en-GB"/>
          <w:rPrChange w:id="1823"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Change w:id="1824" w:author="Valentina Ramaschiello (ESS)" w:date="2015-09-01T11:04:00Z">
            <w:rPr>
              <w:rFonts w:ascii="Times New Roman" w:hAnsi="Times New Roman" w:cs="Times New Roman"/>
              <w:sz w:val="24"/>
              <w:szCs w:val="24"/>
              <w:lang w:val="en-GB" w:eastAsia="en-GB"/>
            </w:rPr>
          </w:rPrChange>
        </w:rPr>
        <w:t xml:space="preserve">More difficulties are faced for one-to-many and many-to-many types of links. In these cases data are converted based on statisticians’ best judgment according to the </w:t>
      </w:r>
      <w:r w:rsidRPr="002102AD">
        <w:rPr>
          <w:rFonts w:ascii="Times New Roman" w:hAnsi="Times New Roman" w:cs="Times New Roman"/>
          <w:i/>
          <w:lang w:val="en-GB" w:eastAsia="en-GB"/>
          <w:rPrChange w:id="1825" w:author="Valentina Ramaschiello (ESS)" w:date="2015-09-01T11:04:00Z">
            <w:rPr>
              <w:rFonts w:ascii="Times New Roman" w:hAnsi="Times New Roman" w:cs="Times New Roman"/>
              <w:i/>
              <w:sz w:val="24"/>
              <w:szCs w:val="24"/>
              <w:lang w:val="en-GB" w:eastAsia="en-GB"/>
            </w:rPr>
          </w:rPrChange>
        </w:rPr>
        <w:t>dominant</w:t>
      </w:r>
      <w:r w:rsidRPr="002102AD">
        <w:rPr>
          <w:rFonts w:ascii="Times New Roman" w:hAnsi="Times New Roman" w:cs="Times New Roman"/>
          <w:lang w:val="en-GB" w:eastAsia="en-GB"/>
          <w:rPrChange w:id="1826" w:author="Valentina Ramaschiello (ESS)" w:date="2015-09-01T11:04:00Z">
            <w:rPr>
              <w:rFonts w:ascii="Times New Roman" w:hAnsi="Times New Roman" w:cs="Times New Roman"/>
              <w:sz w:val="24"/>
              <w:szCs w:val="24"/>
              <w:lang w:val="en-GB" w:eastAsia="en-GB"/>
            </w:rPr>
          </w:rPrChange>
        </w:rPr>
        <w:t xml:space="preserve"> correspondence. Coefficients of conversion have not been calculated, given the lack of information in both formats for at least one year, therefore the</w:t>
      </w:r>
      <w:ins w:id="1827" w:author="Josh Browning" w:date="2015-09-01T10:15:00Z">
        <w:r w:rsidR="00E26435" w:rsidRPr="002102AD">
          <w:rPr>
            <w:rFonts w:ascii="Times New Roman" w:hAnsi="Times New Roman" w:cs="Times New Roman"/>
            <w:lang w:val="en-GB" w:eastAsia="en-GB"/>
            <w:rPrChange w:id="1828" w:author="Valentina Ramaschiello (ESS)" w:date="2015-09-01T11:04:00Z">
              <w:rPr>
                <w:rFonts w:ascii="Times New Roman" w:hAnsi="Times New Roman" w:cs="Times New Roman"/>
                <w:sz w:val="24"/>
                <w:szCs w:val="24"/>
                <w:lang w:val="en-GB" w:eastAsia="en-GB"/>
              </w:rPr>
            </w:rPrChange>
          </w:rPr>
          <w:t>re is a</w:t>
        </w:r>
      </w:ins>
      <w:r w:rsidRPr="002102AD">
        <w:rPr>
          <w:rFonts w:ascii="Times New Roman" w:hAnsi="Times New Roman" w:cs="Times New Roman"/>
          <w:lang w:val="en-GB" w:eastAsia="en-GB"/>
          <w:rPrChange w:id="1829" w:author="Valentina Ramaschiello (ESS)" w:date="2015-09-01T11:04:00Z">
            <w:rPr>
              <w:rFonts w:ascii="Times New Roman" w:hAnsi="Times New Roman" w:cs="Times New Roman"/>
              <w:sz w:val="24"/>
              <w:szCs w:val="24"/>
              <w:lang w:val="en-GB" w:eastAsia="en-GB"/>
            </w:rPr>
          </w:rPrChange>
        </w:rPr>
        <w:t xml:space="preserve"> risk to threaten data quality in the conversion. Conversion keys used are 1 and 0 exclusively:</w:t>
      </w:r>
    </w:p>
    <w:p w:rsidR="00EB7AF1" w:rsidRPr="002102AD" w:rsidRDefault="00EB7AF1" w:rsidP="00EB7AF1">
      <w:pPr>
        <w:pStyle w:val="ListParagraph"/>
        <w:numPr>
          <w:ilvl w:val="0"/>
          <w:numId w:val="35"/>
        </w:numPr>
        <w:spacing w:after="120" w:line="240" w:lineRule="auto"/>
        <w:jc w:val="both"/>
        <w:rPr>
          <w:rFonts w:ascii="Times New Roman" w:hAnsi="Times New Roman"/>
          <w:lang w:eastAsia="en-GB"/>
          <w:rPrChange w:id="1830" w:author="Valentina Ramaschiello (ESS)" w:date="2015-09-01T11:04:00Z">
            <w:rPr>
              <w:rFonts w:ascii="Times New Roman" w:hAnsi="Times New Roman"/>
              <w:sz w:val="24"/>
              <w:szCs w:val="24"/>
              <w:lang w:eastAsia="en-GB"/>
            </w:rPr>
          </w:rPrChange>
        </w:rPr>
      </w:pPr>
      <w:r w:rsidRPr="002102AD">
        <w:rPr>
          <w:rFonts w:ascii="Times New Roman" w:hAnsi="Times New Roman"/>
          <w:b/>
          <w:lang w:eastAsia="en-GB"/>
          <w:rPrChange w:id="1831" w:author="Valentina Ramaschiello (ESS)" w:date="2015-09-01T11:04:00Z">
            <w:rPr>
              <w:rFonts w:ascii="Times New Roman" w:hAnsi="Times New Roman"/>
              <w:b/>
              <w:sz w:val="24"/>
              <w:szCs w:val="24"/>
              <w:lang w:eastAsia="en-GB"/>
            </w:rPr>
          </w:rPrChange>
        </w:rPr>
        <w:t>One-to-many</w:t>
      </w:r>
      <w:r w:rsidRPr="002102AD">
        <w:rPr>
          <w:rFonts w:ascii="Times New Roman" w:hAnsi="Times New Roman"/>
          <w:lang w:eastAsia="en-GB"/>
          <w:rPrChange w:id="1832" w:author="Valentina Ramaschiello (ESS)" w:date="2015-09-01T11:04:00Z">
            <w:rPr>
              <w:rFonts w:ascii="Times New Roman" w:hAnsi="Times New Roman"/>
              <w:sz w:val="24"/>
              <w:szCs w:val="24"/>
              <w:lang w:eastAsia="en-GB"/>
            </w:rPr>
          </w:rPrChange>
        </w:rPr>
        <w:t xml:space="preserve"> relations between FCL and CPC are managed identifying the dominant correlation based on statistician’s best judgement and assigning the conversion key “1” accordingly. </w:t>
      </w:r>
    </w:p>
    <w:p w:rsidR="00EB7AF1" w:rsidRPr="002102AD"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b/>
          <w:i/>
          <w:rPrChange w:id="1833" w:author="Valentina Ramaschiello (ESS)" w:date="2015-09-01T11:04:00Z">
            <w:rPr>
              <w:rFonts w:ascii="Times New Roman" w:hAnsi="Times New Roman"/>
              <w:b/>
              <w:i/>
              <w:sz w:val="24"/>
              <w:szCs w:val="24"/>
            </w:rPr>
          </w:rPrChange>
        </w:rPr>
      </w:pPr>
      <w:r w:rsidRPr="002102AD">
        <w:rPr>
          <w:rFonts w:ascii="Times New Roman" w:hAnsi="Times New Roman"/>
          <w:lang w:eastAsia="en-GB"/>
          <w:rPrChange w:id="1834" w:author="Valentina Ramaschiello (ESS)" w:date="2015-09-01T11:04:00Z">
            <w:rPr>
              <w:rFonts w:ascii="Times New Roman" w:hAnsi="Times New Roman"/>
              <w:sz w:val="24"/>
              <w:szCs w:val="24"/>
              <w:lang w:eastAsia="en-GB"/>
            </w:rPr>
          </w:rPrChange>
        </w:rPr>
        <w:t xml:space="preserve">In </w:t>
      </w:r>
      <w:r w:rsidRPr="002102AD">
        <w:rPr>
          <w:rFonts w:ascii="Times New Roman" w:hAnsi="Times New Roman"/>
          <w:b/>
          <w:lang w:eastAsia="en-GB"/>
          <w:rPrChange w:id="1835" w:author="Valentina Ramaschiello (ESS)" w:date="2015-09-01T11:04:00Z">
            <w:rPr>
              <w:rFonts w:ascii="Times New Roman" w:hAnsi="Times New Roman"/>
              <w:b/>
              <w:sz w:val="24"/>
              <w:szCs w:val="24"/>
              <w:lang w:eastAsia="en-GB"/>
            </w:rPr>
          </w:rPrChange>
        </w:rPr>
        <w:t>many-to-many</w:t>
      </w:r>
      <w:r w:rsidRPr="002102AD">
        <w:rPr>
          <w:rFonts w:ascii="Times New Roman" w:hAnsi="Times New Roman"/>
          <w:lang w:eastAsia="en-GB"/>
          <w:rPrChange w:id="1836" w:author="Valentina Ramaschiello (ESS)" w:date="2015-09-01T11:04:00Z">
            <w:rPr>
              <w:rFonts w:ascii="Times New Roman" w:hAnsi="Times New Roman"/>
              <w:sz w:val="24"/>
              <w:szCs w:val="24"/>
              <w:lang w:eastAsia="en-GB"/>
            </w:rPr>
          </w:rPrChange>
        </w:rPr>
        <w:t xml:space="preserve"> cases, which represent a minority in the FCL-CPC correlations, the target classification is modified and aligned to the source one.</w:t>
      </w:r>
    </w:p>
    <w:p w:rsidR="00EB7AF1" w:rsidRPr="002102AD" w:rsidRDefault="00EB7AF1" w:rsidP="00EB7AF1">
      <w:pPr>
        <w:spacing w:before="240"/>
        <w:jc w:val="both"/>
        <w:rPr>
          <w:rFonts w:ascii="Times New Roman" w:hAnsi="Times New Roman" w:cs="Times New Roman"/>
          <w:lang w:val="en-GB" w:eastAsia="en-GB"/>
          <w:rPrChange w:id="1837" w:author="Valentina Ramaschiello (ESS)" w:date="2015-09-01T11:04:00Z">
            <w:rPr>
              <w:rFonts w:ascii="Times New Roman" w:hAnsi="Times New Roman" w:cs="Times New Roman"/>
              <w:sz w:val="24"/>
              <w:szCs w:val="24"/>
              <w:lang w:val="en-GB" w:eastAsia="en-GB"/>
            </w:rPr>
          </w:rPrChange>
        </w:rPr>
      </w:pPr>
      <w:r w:rsidRPr="002102AD">
        <w:rPr>
          <w:rFonts w:ascii="Times New Roman" w:hAnsi="Times New Roman" w:cs="Times New Roman"/>
          <w:lang w:val="en-GB" w:eastAsia="en-GB"/>
          <w:rPrChange w:id="1838" w:author="Valentina Ramaschiello (ESS)" w:date="2015-09-01T11:04:00Z">
            <w:rPr>
              <w:rFonts w:ascii="Times New Roman" w:hAnsi="Times New Roman" w:cs="Times New Roman"/>
              <w:sz w:val="24"/>
              <w:szCs w:val="24"/>
              <w:lang w:val="en-GB" w:eastAsia="en-GB"/>
            </w:rPr>
          </w:rPrChange>
        </w:rPr>
        <w:t>Details and examples are provided in Appendix 1.</w:t>
      </w:r>
    </w:p>
    <w:p w:rsidR="00EB7AF1" w:rsidRPr="009616CB" w:rsidRDefault="00EB7AF1" w:rsidP="00E93C3B">
      <w:pPr>
        <w:pStyle w:val="Heading2"/>
      </w:pPr>
      <w:bookmarkStart w:id="1839" w:name="_Toc428436077"/>
      <w:bookmarkStart w:id="1840" w:name="_Toc428436378"/>
      <w:bookmarkStart w:id="1841" w:name="_Toc428436504"/>
      <w:r w:rsidRPr="009616CB">
        <w:t>CPC implementation for SUA and FBS</w:t>
      </w:r>
      <w:bookmarkEnd w:id="1839"/>
      <w:bookmarkEnd w:id="1840"/>
      <w:bookmarkEnd w:id="1841"/>
    </w:p>
    <w:p w:rsidR="00EB7AF1" w:rsidRPr="002102AD" w:rsidRDefault="00EB7AF1" w:rsidP="00EB7AF1">
      <w:pPr>
        <w:spacing w:after="60"/>
        <w:rPr>
          <w:rFonts w:ascii="Times New Roman" w:hAnsi="Times New Roman" w:cs="Times New Roman"/>
          <w:lang w:val="en-GB"/>
          <w:rPrChange w:id="1842" w:author="Valentina Ramaschiello (ESS)" w:date="2015-09-01T11:04:00Z">
            <w:rPr>
              <w:rFonts w:ascii="Times New Roman" w:hAnsi="Times New Roman" w:cs="Times New Roman"/>
              <w:sz w:val="24"/>
              <w:szCs w:val="24"/>
              <w:lang w:val="en-GB"/>
            </w:rPr>
          </w:rPrChange>
        </w:rPr>
      </w:pPr>
      <w:r w:rsidRPr="002102AD">
        <w:rPr>
          <w:rFonts w:ascii="Times New Roman" w:hAnsi="Times New Roman" w:cs="Times New Roman"/>
          <w:lang w:val="en-GB"/>
          <w:rPrChange w:id="1843" w:author="Valentina Ramaschiello (ESS)" w:date="2015-09-01T11:04:00Z">
            <w:rPr>
              <w:rFonts w:ascii="Times New Roman" w:hAnsi="Times New Roman" w:cs="Times New Roman"/>
              <w:sz w:val="24"/>
              <w:szCs w:val="24"/>
              <w:lang w:val="en-GB"/>
            </w:rPr>
          </w:rPrChange>
        </w:rPr>
        <w:t xml:space="preserve">The compilation of SUA and FBS is based on commodity trees.  What is called a “commodity tree” in FAO should not be confused with a classification tree or “hierarchy”.  </w:t>
      </w:r>
    </w:p>
    <w:p w:rsidR="00EB7AF1" w:rsidRPr="002102AD" w:rsidRDefault="00EB7AF1" w:rsidP="00EB7AF1">
      <w:pPr>
        <w:spacing w:after="60"/>
        <w:jc w:val="both"/>
        <w:rPr>
          <w:rFonts w:ascii="Times New Roman" w:hAnsi="Times New Roman" w:cs="Times New Roman"/>
          <w:lang w:val="en-GB"/>
          <w:rPrChange w:id="1844" w:author="Valentina Ramaschiello (ESS)" w:date="2015-09-01T11:04:00Z">
            <w:rPr>
              <w:rFonts w:ascii="Times New Roman" w:hAnsi="Times New Roman" w:cs="Times New Roman"/>
              <w:sz w:val="24"/>
              <w:szCs w:val="24"/>
              <w:lang w:val="en-GB"/>
            </w:rPr>
          </w:rPrChange>
        </w:rPr>
      </w:pPr>
      <w:r w:rsidRPr="002102AD">
        <w:rPr>
          <w:rFonts w:ascii="Times New Roman" w:hAnsi="Times New Roman" w:cs="Times New Roman"/>
          <w:lang w:val="en-GB"/>
          <w:rPrChange w:id="1845" w:author="Valentina Ramaschiello (ESS)" w:date="2015-09-01T11:04:00Z">
            <w:rPr>
              <w:rFonts w:ascii="Times New Roman" w:hAnsi="Times New Roman" w:cs="Times New Roman"/>
              <w:sz w:val="24"/>
              <w:szCs w:val="24"/>
              <w:lang w:val="en-GB"/>
            </w:rPr>
          </w:rPrChange>
        </w:rPr>
        <w:t xml:space="preserve">A </w:t>
      </w:r>
      <w:r w:rsidRPr="002102AD">
        <w:rPr>
          <w:rFonts w:ascii="Times New Roman" w:hAnsi="Times New Roman" w:cs="Times New Roman"/>
          <w:b/>
          <w:lang w:val="en-GB"/>
          <w:rPrChange w:id="1846" w:author="Valentina Ramaschiello (ESS)" w:date="2015-09-01T11:04:00Z">
            <w:rPr>
              <w:rFonts w:ascii="Times New Roman" w:hAnsi="Times New Roman" w:cs="Times New Roman"/>
              <w:b/>
              <w:sz w:val="24"/>
              <w:szCs w:val="24"/>
              <w:lang w:val="en-GB"/>
            </w:rPr>
          </w:rPrChange>
        </w:rPr>
        <w:t>commodity tree</w:t>
      </w:r>
      <w:r w:rsidRPr="002102AD">
        <w:rPr>
          <w:rFonts w:ascii="Times New Roman" w:hAnsi="Times New Roman" w:cs="Times New Roman"/>
          <w:lang w:val="en-GB"/>
          <w:rPrChange w:id="1847" w:author="Valentina Ramaschiello (ESS)" w:date="2015-09-01T11:04:00Z">
            <w:rPr>
              <w:rFonts w:ascii="Times New Roman" w:hAnsi="Times New Roman" w:cs="Times New Roman"/>
              <w:sz w:val="24"/>
              <w:szCs w:val="24"/>
              <w:lang w:val="en-GB"/>
            </w:rPr>
          </w:rPrChange>
        </w:rPr>
        <w:t xml:space="preserve"> (CT) is a “</w:t>
      </w:r>
      <w:r w:rsidRPr="002102AD">
        <w:rPr>
          <w:rFonts w:ascii="Times New Roman" w:hAnsi="Times New Roman" w:cs="Times New Roman"/>
          <w:i/>
          <w:lang w:val="en-GB"/>
          <w:rPrChange w:id="1848" w:author="Valentina Ramaschiello (ESS)" w:date="2015-09-01T11:04:00Z">
            <w:rPr>
              <w:rFonts w:ascii="Times New Roman" w:hAnsi="Times New Roman" w:cs="Times New Roman"/>
              <w:i/>
              <w:sz w:val="24"/>
              <w:szCs w:val="24"/>
              <w:lang w:val="en-GB"/>
            </w:rPr>
          </w:rPrChange>
        </w:rPr>
        <w:t>symbolic representation of the flow from a primary commodity to various processed products derived from it, together with the conversion factors from one commodity to another</w:t>
      </w:r>
      <w:r w:rsidRPr="002102AD">
        <w:rPr>
          <w:rFonts w:ascii="Times New Roman" w:hAnsi="Times New Roman" w:cs="Times New Roman"/>
          <w:lang w:val="en-GB"/>
          <w:rPrChange w:id="1849" w:author="Valentina Ramaschiello (ESS)" w:date="2015-09-01T11:04:00Z">
            <w:rPr>
              <w:rFonts w:ascii="Times New Roman" w:hAnsi="Times New Roman" w:cs="Times New Roman"/>
              <w:sz w:val="24"/>
              <w:szCs w:val="24"/>
              <w:lang w:val="en-GB"/>
            </w:rPr>
          </w:rPrChange>
        </w:rPr>
        <w:t>”</w:t>
      </w:r>
      <w:r w:rsidRPr="002102AD">
        <w:rPr>
          <w:rStyle w:val="FootnoteReference"/>
          <w:rFonts w:ascii="Times New Roman" w:hAnsi="Times New Roman" w:cs="Times New Roman"/>
          <w:lang w:val="en-GB"/>
          <w:rPrChange w:id="1850" w:author="Valentina Ramaschiello (ESS)" w:date="2015-09-01T11:04:00Z">
            <w:rPr>
              <w:rStyle w:val="FootnoteReference"/>
              <w:rFonts w:ascii="Times New Roman" w:hAnsi="Times New Roman" w:cs="Times New Roman"/>
              <w:sz w:val="24"/>
              <w:szCs w:val="24"/>
              <w:lang w:val="en-GB"/>
            </w:rPr>
          </w:rPrChange>
        </w:rPr>
        <w:footnoteReference w:id="61"/>
      </w:r>
      <w:r w:rsidRPr="002102AD">
        <w:rPr>
          <w:rFonts w:ascii="Times New Roman" w:hAnsi="Times New Roman" w:cs="Times New Roman"/>
          <w:lang w:val="en-GB"/>
          <w:rPrChange w:id="1851" w:author="Valentina Ramaschiello (ESS)" w:date="2015-09-01T11:04:00Z">
            <w:rPr>
              <w:rFonts w:ascii="Times New Roman" w:hAnsi="Times New Roman" w:cs="Times New Roman"/>
              <w:sz w:val="24"/>
              <w:szCs w:val="24"/>
              <w:lang w:val="en-GB"/>
            </w:rPr>
          </w:rPrChange>
        </w:rPr>
        <w:t xml:space="preserve">. </w:t>
      </w:r>
    </w:p>
    <w:p w:rsidR="00EB7AF1" w:rsidRPr="002102AD" w:rsidRDefault="00EB7AF1" w:rsidP="00EB7AF1">
      <w:pPr>
        <w:spacing w:after="120"/>
        <w:jc w:val="both"/>
        <w:rPr>
          <w:rFonts w:ascii="Times New Roman" w:hAnsi="Times New Roman" w:cs="Times New Roman"/>
          <w:lang w:val="en-GB"/>
          <w:rPrChange w:id="1852" w:author="Valentina Ramaschiello (ESS)" w:date="2015-09-01T11:04:00Z">
            <w:rPr>
              <w:rFonts w:ascii="Times New Roman" w:hAnsi="Times New Roman" w:cs="Times New Roman"/>
              <w:sz w:val="24"/>
              <w:szCs w:val="24"/>
              <w:lang w:val="en-GB"/>
            </w:rPr>
          </w:rPrChange>
        </w:rPr>
      </w:pPr>
      <w:r w:rsidRPr="002102AD">
        <w:rPr>
          <w:rFonts w:ascii="Times New Roman" w:hAnsi="Times New Roman" w:cs="Times New Roman"/>
          <w:lang w:val="en-GB"/>
          <w:rPrChange w:id="1853" w:author="Valentina Ramaschiello (ESS)" w:date="2015-09-01T11:04:00Z">
            <w:rPr>
              <w:rFonts w:ascii="Times New Roman" w:hAnsi="Times New Roman" w:cs="Times New Roman"/>
              <w:sz w:val="24"/>
              <w:szCs w:val="24"/>
              <w:lang w:val="en-GB"/>
            </w:rPr>
          </w:rPrChange>
        </w:rPr>
        <w:t xml:space="preserve">A </w:t>
      </w:r>
      <w:r w:rsidRPr="002102AD">
        <w:rPr>
          <w:rFonts w:ascii="Times New Roman" w:hAnsi="Times New Roman" w:cs="Times New Roman"/>
          <w:b/>
          <w:lang w:val="en-GB"/>
          <w:rPrChange w:id="1854" w:author="Valentina Ramaschiello (ESS)" w:date="2015-09-01T11:04:00Z">
            <w:rPr>
              <w:rFonts w:ascii="Times New Roman" w:hAnsi="Times New Roman" w:cs="Times New Roman"/>
              <w:b/>
              <w:sz w:val="24"/>
              <w:szCs w:val="24"/>
              <w:lang w:val="en-GB"/>
            </w:rPr>
          </w:rPrChange>
        </w:rPr>
        <w:t>statistical classification</w:t>
      </w:r>
      <w:r w:rsidRPr="002102AD">
        <w:rPr>
          <w:rFonts w:ascii="Times New Roman" w:hAnsi="Times New Roman" w:cs="Times New Roman"/>
          <w:lang w:val="en-GB"/>
          <w:rPrChange w:id="1855" w:author="Valentina Ramaschiello (ESS)" w:date="2015-09-01T11:04:00Z">
            <w:rPr>
              <w:rFonts w:ascii="Times New Roman" w:hAnsi="Times New Roman" w:cs="Times New Roman"/>
              <w:sz w:val="24"/>
              <w:szCs w:val="24"/>
              <w:lang w:val="en-GB"/>
            </w:rPr>
          </w:rPrChange>
        </w:rPr>
        <w:t xml:space="preserve"> is </w:t>
      </w:r>
      <w:del w:id="1856" w:author="Josh Browning" w:date="2015-09-01T10:16:00Z">
        <w:r w:rsidRPr="002102AD" w:rsidDel="00E26435">
          <w:rPr>
            <w:rFonts w:ascii="Times New Roman" w:hAnsi="Times New Roman" w:cs="Times New Roman"/>
            <w:lang w:val="en-GB"/>
            <w:rPrChange w:id="1857" w:author="Valentina Ramaschiello (ESS)" w:date="2015-09-01T11:04:00Z">
              <w:rPr>
                <w:rFonts w:ascii="Times New Roman" w:hAnsi="Times New Roman" w:cs="Times New Roman"/>
                <w:sz w:val="24"/>
                <w:szCs w:val="24"/>
                <w:lang w:val="en-GB"/>
              </w:rPr>
            </w:rPrChange>
          </w:rPr>
          <w:delText xml:space="preserve"> </w:delText>
        </w:r>
      </w:del>
      <w:r w:rsidRPr="002102AD">
        <w:rPr>
          <w:rFonts w:ascii="Times New Roman" w:hAnsi="Times New Roman" w:cs="Times New Roman"/>
          <w:lang w:val="en-GB"/>
          <w:rPrChange w:id="1858" w:author="Valentina Ramaschiello (ESS)" w:date="2015-09-01T11:04:00Z">
            <w:rPr>
              <w:rFonts w:ascii="Times New Roman" w:hAnsi="Times New Roman" w:cs="Times New Roman"/>
              <w:sz w:val="24"/>
              <w:szCs w:val="24"/>
              <w:lang w:val="en-GB"/>
            </w:rPr>
          </w:rPrChange>
        </w:rPr>
        <w:t>“</w:t>
      </w:r>
      <w:r w:rsidRPr="002102AD">
        <w:rPr>
          <w:rFonts w:ascii="Times New Roman" w:hAnsi="Times New Roman" w:cs="Times New Roman"/>
          <w:i/>
          <w:lang w:val="en-GB"/>
          <w:rPrChange w:id="1859" w:author="Valentina Ramaschiello (ESS)" w:date="2015-09-01T11:04:00Z">
            <w:rPr>
              <w:rFonts w:ascii="Times New Roman" w:hAnsi="Times New Roman" w:cs="Times New Roman"/>
              <w:i/>
              <w:sz w:val="24"/>
              <w:szCs w:val="24"/>
              <w:lang w:val="en-GB"/>
            </w:rPr>
          </w:rPrChange>
        </w:rPr>
        <w:t xml:space="preserve">a set of categories which may be assigned to one or more variables” </w:t>
      </w:r>
      <w:r w:rsidRPr="002102AD">
        <w:rPr>
          <w:rFonts w:ascii="Times New Roman" w:hAnsi="Times New Roman" w:cs="Times New Roman"/>
          <w:lang w:val="en-GB"/>
          <w:rPrChange w:id="1860" w:author="Valentina Ramaschiello (ESS)" w:date="2015-09-01T11:04:00Z">
            <w:rPr>
              <w:rFonts w:ascii="Times New Roman" w:hAnsi="Times New Roman" w:cs="Times New Roman"/>
              <w:sz w:val="24"/>
              <w:szCs w:val="24"/>
              <w:lang w:val="en-GB"/>
            </w:rPr>
          </w:rPrChange>
        </w:rPr>
        <w:t xml:space="preserve">where “the </w:t>
      </w:r>
      <w:r w:rsidRPr="002102AD">
        <w:rPr>
          <w:rFonts w:ascii="Times New Roman" w:hAnsi="Times New Roman" w:cs="Times New Roman"/>
          <w:i/>
          <w:lang w:val="en-GB"/>
          <w:rPrChange w:id="1861" w:author="Valentina Ramaschiello (ESS)" w:date="2015-09-01T11:04:00Z">
            <w:rPr>
              <w:rFonts w:ascii="Times New Roman" w:hAnsi="Times New Roman" w:cs="Times New Roman"/>
              <w:i/>
              <w:sz w:val="24"/>
              <w:szCs w:val="24"/>
              <w:lang w:val="en-GB"/>
            </w:rPr>
          </w:rPrChange>
        </w:rPr>
        <w:t>categories are defined in terms of one or more characteristics of a particular population of units of observation. A statistical classification may have a flat,</w:t>
      </w:r>
      <w:r w:rsidRPr="009616CB">
        <w:rPr>
          <w:rFonts w:ascii="Times New Roman" w:hAnsi="Times New Roman" w:cs="Times New Roman"/>
          <w:i/>
          <w:sz w:val="24"/>
          <w:szCs w:val="24"/>
          <w:lang w:val="en-GB"/>
        </w:rPr>
        <w:t xml:space="preserve"> linear structure or may be </w:t>
      </w:r>
      <w:r w:rsidRPr="002102AD">
        <w:rPr>
          <w:rFonts w:ascii="Times New Roman" w:hAnsi="Times New Roman" w:cs="Times New Roman"/>
          <w:i/>
          <w:lang w:val="en-GB"/>
          <w:rPrChange w:id="1862" w:author="Valentina Ramaschiello (ESS)" w:date="2015-09-01T11:04:00Z">
            <w:rPr>
              <w:rFonts w:ascii="Times New Roman" w:hAnsi="Times New Roman" w:cs="Times New Roman"/>
              <w:i/>
              <w:sz w:val="24"/>
              <w:szCs w:val="24"/>
              <w:lang w:val="en-GB"/>
            </w:rPr>
          </w:rPrChange>
        </w:rPr>
        <w:lastRenderedPageBreak/>
        <w:t>hierarchically structured, such that all categories at lower levels are sub-categories of a category at the next level up.</w:t>
      </w:r>
      <w:r w:rsidRPr="002102AD">
        <w:rPr>
          <w:rFonts w:ascii="Times New Roman" w:hAnsi="Times New Roman" w:cs="Times New Roman"/>
          <w:lang w:val="en-GB"/>
          <w:rPrChange w:id="1863" w:author="Valentina Ramaschiello (ESS)" w:date="2015-09-01T11:04:00Z">
            <w:rPr>
              <w:rFonts w:ascii="Times New Roman" w:hAnsi="Times New Roman" w:cs="Times New Roman"/>
              <w:sz w:val="24"/>
              <w:szCs w:val="24"/>
              <w:lang w:val="en-GB"/>
            </w:rPr>
          </w:rPrChange>
        </w:rPr>
        <w:t>”</w:t>
      </w:r>
      <w:r w:rsidRPr="002102AD">
        <w:rPr>
          <w:rStyle w:val="FootnoteReference"/>
          <w:rFonts w:ascii="Times New Roman" w:hAnsi="Times New Roman" w:cs="Times New Roman"/>
          <w:lang w:val="en-GB"/>
          <w:rPrChange w:id="1864" w:author="Valentina Ramaschiello (ESS)" w:date="2015-09-01T11:04:00Z">
            <w:rPr>
              <w:rStyle w:val="FootnoteReference"/>
              <w:rFonts w:ascii="Times New Roman" w:hAnsi="Times New Roman" w:cs="Times New Roman"/>
              <w:sz w:val="24"/>
              <w:szCs w:val="24"/>
              <w:lang w:val="en-GB"/>
            </w:rPr>
          </w:rPrChange>
        </w:rPr>
        <w:footnoteReference w:id="62"/>
      </w:r>
    </w:p>
    <w:p w:rsidR="00EB7AF1" w:rsidRPr="002102AD" w:rsidRDefault="00EB7AF1" w:rsidP="00EB7AF1">
      <w:pPr>
        <w:jc w:val="both"/>
        <w:rPr>
          <w:rFonts w:ascii="Times New Roman" w:hAnsi="Times New Roman" w:cs="Times New Roman"/>
          <w:lang w:val="en-GB"/>
          <w:rPrChange w:id="1865" w:author="Valentina Ramaschiello (ESS)" w:date="2015-09-01T11:04:00Z">
            <w:rPr>
              <w:rFonts w:ascii="Times New Roman" w:hAnsi="Times New Roman" w:cs="Times New Roman"/>
              <w:sz w:val="24"/>
              <w:szCs w:val="24"/>
              <w:lang w:val="en-GB"/>
            </w:rPr>
          </w:rPrChange>
        </w:rPr>
      </w:pPr>
      <w:r w:rsidRPr="002102AD">
        <w:rPr>
          <w:rFonts w:ascii="Times New Roman" w:hAnsi="Times New Roman" w:cs="Times New Roman"/>
          <w:lang w:val="en-GB"/>
          <w:rPrChange w:id="1866" w:author="Valentina Ramaschiello (ESS)" w:date="2015-09-01T11:04:00Z">
            <w:rPr>
              <w:rFonts w:ascii="Times New Roman" w:hAnsi="Times New Roman" w:cs="Times New Roman"/>
              <w:sz w:val="24"/>
              <w:szCs w:val="24"/>
              <w:lang w:val="en-GB"/>
            </w:rPr>
          </w:rPrChange>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2102AD">
        <w:rPr>
          <w:rFonts w:ascii="Times New Roman" w:hAnsi="Times New Roman" w:cs="Times New Roman"/>
          <w:lang w:val="en-GB"/>
        </w:rPr>
        <w:t xml:space="preserve"> (</w:t>
      </w:r>
      <w:r w:rsidR="009D7FC0" w:rsidRPr="002102AD">
        <w:rPr>
          <w:rFonts w:ascii="Times New Roman" w:hAnsi="Times New Roman" w:cs="Times New Roman"/>
          <w:rPrChange w:id="1867" w:author="Valentina Ramaschiello (ESS)" w:date="2015-09-01T11:04:00Z">
            <w:rPr/>
          </w:rPrChange>
        </w:rPr>
        <w:fldChar w:fldCharType="begin"/>
      </w:r>
      <w:r w:rsidR="009D7FC0" w:rsidRPr="002102AD">
        <w:rPr>
          <w:rFonts w:ascii="Times New Roman" w:hAnsi="Times New Roman" w:cs="Times New Roman"/>
          <w:rPrChange w:id="1868" w:author="Valentina Ramaschiello (ESS)" w:date="2015-09-01T11:04:00Z">
            <w:rPr/>
          </w:rPrChange>
        </w:rPr>
        <w:instrText xml:space="preserve"> REF _Ref428428722  \* MERGEFORMAT </w:instrText>
      </w:r>
      <w:r w:rsidR="009D7FC0" w:rsidRPr="002102AD">
        <w:rPr>
          <w:rFonts w:ascii="Times New Roman" w:hAnsi="Times New Roman" w:cs="Times New Roman"/>
          <w:rPrChange w:id="1869" w:author="Valentina Ramaschiello (ESS)" w:date="2015-09-01T11:04:00Z">
            <w:rPr/>
          </w:rPrChange>
        </w:rPr>
        <w:fldChar w:fldCharType="separate"/>
      </w:r>
      <w:r w:rsidR="000854D5" w:rsidRPr="002102AD">
        <w:rPr>
          <w:rFonts w:ascii="Times New Roman" w:hAnsi="Times New Roman" w:cs="Times New Roman"/>
        </w:rPr>
        <w:t xml:space="preserve">Figure </w:t>
      </w:r>
      <w:r w:rsidR="000854D5" w:rsidRPr="002102AD">
        <w:rPr>
          <w:rFonts w:ascii="Times New Roman" w:hAnsi="Times New Roman" w:cs="Times New Roman"/>
          <w:noProof/>
        </w:rPr>
        <w:t>27</w:t>
      </w:r>
      <w:r w:rsidR="009D7FC0" w:rsidRPr="002102AD">
        <w:rPr>
          <w:rFonts w:ascii="Times New Roman" w:hAnsi="Times New Roman" w:cs="Times New Roman"/>
          <w:rPrChange w:id="1870" w:author="Valentina Ramaschiello (ESS)" w:date="2015-09-01T11:04:00Z">
            <w:rPr/>
          </w:rPrChange>
        </w:rPr>
        <w:fldChar w:fldCharType="end"/>
      </w:r>
      <w:r w:rsidRPr="002102AD">
        <w:rPr>
          <w:rFonts w:ascii="Times New Roman" w:hAnsi="Times New Roman" w:cs="Times New Roman"/>
          <w:lang w:val="en-GB"/>
          <w:rPrChange w:id="1871" w:author="Valentina Ramaschiello (ESS)" w:date="2015-09-01T11:04:00Z">
            <w:rPr>
              <w:rFonts w:ascii="Times New Roman" w:hAnsi="Times New Roman" w:cs="Times New Roman"/>
              <w:sz w:val="24"/>
              <w:szCs w:val="24"/>
              <w:lang w:val="en-GB"/>
            </w:rPr>
          </w:rPrChange>
        </w:rPr>
        <w:t>). It is the commodity tree that sets the links amongst commodities listed in FCL through the application of extraction rates. Extraction rates “</w:t>
      </w:r>
      <w:r w:rsidRPr="002102AD">
        <w:rPr>
          <w:rFonts w:ascii="Times New Roman" w:hAnsi="Times New Roman" w:cs="Times New Roman"/>
          <w:i/>
          <w:lang w:val="en-GB"/>
          <w:rPrChange w:id="1872" w:author="Valentina Ramaschiello (ESS)" w:date="2015-09-01T11:04:00Z">
            <w:rPr>
              <w:rFonts w:ascii="Times New Roman" w:hAnsi="Times New Roman" w:cs="Times New Roman"/>
              <w:i/>
              <w:sz w:val="24"/>
              <w:szCs w:val="24"/>
              <w:lang w:val="en-GB"/>
            </w:rPr>
          </w:rPrChange>
        </w:rPr>
        <w:t>indicate, in percent</w:t>
      </w:r>
      <w:ins w:id="1873" w:author="Josh Browning" w:date="2015-09-01T10:17:00Z">
        <w:r w:rsidR="00E26435" w:rsidRPr="002102AD">
          <w:rPr>
            <w:rFonts w:ascii="Times New Roman" w:hAnsi="Times New Roman" w:cs="Times New Roman"/>
            <w:i/>
            <w:lang w:val="en-GB"/>
            <w:rPrChange w:id="1874" w:author="Valentina Ramaschiello (ESS)" w:date="2015-09-01T11:04:00Z">
              <w:rPr>
                <w:rFonts w:ascii="Times New Roman" w:hAnsi="Times New Roman" w:cs="Times New Roman"/>
                <w:i/>
                <w:sz w:val="24"/>
                <w:szCs w:val="24"/>
                <w:lang w:val="en-GB"/>
              </w:rPr>
            </w:rPrChange>
          </w:rPr>
          <w:t>age</w:t>
        </w:r>
      </w:ins>
      <w:r w:rsidRPr="002102AD">
        <w:rPr>
          <w:rFonts w:ascii="Times New Roman" w:hAnsi="Times New Roman" w:cs="Times New Roman"/>
          <w:i/>
          <w:lang w:val="en-GB"/>
          <w:rPrChange w:id="1875" w:author="Valentina Ramaschiello (ESS)" w:date="2015-09-01T11:04:00Z">
            <w:rPr>
              <w:rFonts w:ascii="Times New Roman" w:hAnsi="Times New Roman" w:cs="Times New Roman"/>
              <w:i/>
              <w:sz w:val="24"/>
              <w:szCs w:val="24"/>
              <w:lang w:val="en-GB"/>
            </w:rPr>
          </w:rPrChange>
        </w:rPr>
        <w:t xml:space="preserve"> terms, the amount of the processed product concerned obtained from the processing of the parent/originating product, in most cases a primary products</w:t>
      </w:r>
      <w:r w:rsidRPr="002102AD">
        <w:rPr>
          <w:rFonts w:ascii="Times New Roman" w:hAnsi="Times New Roman" w:cs="Times New Roman"/>
          <w:lang w:val="en-GB"/>
          <w:rPrChange w:id="1876" w:author="Valentina Ramaschiello (ESS)" w:date="2015-09-01T11:04:00Z">
            <w:rPr>
              <w:rFonts w:ascii="Times New Roman" w:hAnsi="Times New Roman" w:cs="Times New Roman"/>
              <w:sz w:val="24"/>
              <w:szCs w:val="24"/>
              <w:lang w:val="en-GB"/>
            </w:rPr>
          </w:rPrChange>
        </w:rPr>
        <w:t>”</w:t>
      </w:r>
      <w:r w:rsidRPr="002102AD">
        <w:rPr>
          <w:rStyle w:val="FootnoteReference"/>
          <w:rFonts w:ascii="Times New Roman" w:hAnsi="Times New Roman" w:cs="Times New Roman"/>
          <w:lang w:val="en-GB"/>
          <w:rPrChange w:id="1877" w:author="Valentina Ramaschiello (ESS)" w:date="2015-09-01T11:04:00Z">
            <w:rPr>
              <w:rStyle w:val="FootnoteReference"/>
              <w:rFonts w:ascii="Times New Roman" w:hAnsi="Times New Roman" w:cs="Times New Roman"/>
              <w:sz w:val="24"/>
              <w:szCs w:val="24"/>
              <w:lang w:val="en-GB"/>
            </w:rPr>
          </w:rPrChange>
        </w:rPr>
        <w:footnoteReference w:id="63"/>
      </w:r>
      <w:r w:rsidRPr="002102AD">
        <w:rPr>
          <w:rFonts w:ascii="Times New Roman" w:hAnsi="Times New Roman" w:cs="Times New Roman"/>
          <w:lang w:val="en-GB"/>
          <w:rPrChange w:id="1878" w:author="Valentina Ramaschiello (ESS)" w:date="2015-09-01T11:04:00Z">
            <w:rPr>
              <w:rFonts w:ascii="Times New Roman" w:hAnsi="Times New Roman" w:cs="Times New Roman"/>
              <w:sz w:val="24"/>
              <w:szCs w:val="24"/>
              <w:lang w:val="en-GB"/>
            </w:rPr>
          </w:rPrChange>
        </w:rPr>
        <w:t xml:space="preserve"> (</w:t>
      </w:r>
      <w:r w:rsidR="009D7FC0" w:rsidRPr="002102AD">
        <w:rPr>
          <w:rFonts w:ascii="Times New Roman" w:hAnsi="Times New Roman" w:cs="Times New Roman"/>
          <w:rPrChange w:id="1879" w:author="Valentina Ramaschiello (ESS)" w:date="2015-09-01T11:04:00Z">
            <w:rPr/>
          </w:rPrChange>
        </w:rPr>
        <w:fldChar w:fldCharType="begin"/>
      </w:r>
      <w:r w:rsidR="009D7FC0" w:rsidRPr="002102AD">
        <w:rPr>
          <w:rFonts w:ascii="Times New Roman" w:hAnsi="Times New Roman" w:cs="Times New Roman"/>
          <w:rPrChange w:id="1880" w:author="Valentina Ramaschiello (ESS)" w:date="2015-09-01T11:04:00Z">
            <w:rPr/>
          </w:rPrChange>
        </w:rPr>
        <w:instrText xml:space="preserve"> REF _Ref428428703  \* MERGEFORMAT </w:instrText>
      </w:r>
      <w:r w:rsidR="009D7FC0" w:rsidRPr="002102AD">
        <w:rPr>
          <w:rFonts w:ascii="Times New Roman" w:hAnsi="Times New Roman" w:cs="Times New Roman"/>
          <w:rPrChange w:id="1881" w:author="Valentina Ramaschiello (ESS)" w:date="2015-09-01T11:04:00Z">
            <w:rPr/>
          </w:rPrChange>
        </w:rPr>
        <w:fldChar w:fldCharType="separate"/>
      </w:r>
      <w:r w:rsidR="000854D5" w:rsidRPr="002102AD">
        <w:rPr>
          <w:rFonts w:ascii="Times New Roman" w:hAnsi="Times New Roman" w:cs="Times New Roman"/>
        </w:rPr>
        <w:t xml:space="preserve">Figure </w:t>
      </w:r>
      <w:r w:rsidR="000854D5" w:rsidRPr="002102AD">
        <w:rPr>
          <w:rFonts w:ascii="Times New Roman" w:hAnsi="Times New Roman" w:cs="Times New Roman"/>
          <w:noProof/>
        </w:rPr>
        <w:t>28</w:t>
      </w:r>
      <w:r w:rsidR="009D7FC0" w:rsidRPr="002102AD">
        <w:rPr>
          <w:rFonts w:ascii="Times New Roman" w:hAnsi="Times New Roman" w:cs="Times New Roman"/>
          <w:rPrChange w:id="1882" w:author="Valentina Ramaschiello (ESS)" w:date="2015-09-01T11:04:00Z">
            <w:rPr/>
          </w:rPrChange>
        </w:rPr>
        <w:fldChar w:fldCharType="end"/>
      </w:r>
      <w:r w:rsidRPr="002102AD">
        <w:rPr>
          <w:rFonts w:ascii="Times New Roman" w:hAnsi="Times New Roman" w:cs="Times New Roman"/>
          <w:lang w:val="en-GB"/>
          <w:rPrChange w:id="1883" w:author="Valentina Ramaschiello (ESS)" w:date="2015-09-01T11:04:00Z">
            <w:rPr>
              <w:rFonts w:ascii="Times New Roman" w:hAnsi="Times New Roman" w:cs="Times New Roman"/>
              <w:sz w:val="24"/>
              <w:szCs w:val="24"/>
              <w:lang w:val="en-GB"/>
            </w:rPr>
          </w:rPrChange>
        </w:rPr>
        <w:t xml:space="preserve">). </w:t>
      </w:r>
    </w:p>
    <w:p w:rsidR="00EB7AF1" w:rsidRPr="009616CB" w:rsidRDefault="009D7FC0" w:rsidP="00EB7AF1">
      <w:pPr>
        <w:rPr>
          <w:ins w:id="1884" w:author="Josh Browning" w:date="2015-08-31T19:33:00Z"/>
          <w:rFonts w:ascii="Times New Roman" w:hAnsi="Times New Roman" w:cs="Times New Roman"/>
          <w:sz w:val="24"/>
          <w:szCs w:val="24"/>
          <w:lang w:val="en-GB"/>
        </w:rPr>
      </w:pPr>
      <w:ins w:id="1885" w:author="Josh Browning" w:date="2015-08-31T19:33:00Z">
        <w:r>
          <w:rPr>
            <w:rFonts w:ascii="Times New Roman" w:hAnsi="Times New Roman" w:cs="Times New Roman"/>
            <w:noProof/>
            <w:sz w:val="24"/>
            <w:szCs w:val="24"/>
            <w:lang w:eastAsia="en-US"/>
          </w:rPr>
          <w:pict>
            <v:shape id="_x0000_s1031" type="#_x0000_t202" style="position:absolute;margin-left:1.35pt;margin-top:9.7pt;width:310.1pt;height:119.8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AY9Bbt2AIAAPIFAAAOAAAAAAAAAAAAAAAAAC4CAABk&#10;cnMvZTJvRG9jLnhtbFBLAQItABQABgAIAAAAIQAn3bCB3wAAAAgBAAAPAAAAAAAAAAAAAAAAADIF&#10;AABkcnMvZG93bnJldi54bWxQSwUGAAAAAAQABADzAAAAPgYAAAAA&#10;" fillcolor="#ededed" strokecolor="black [3040]">
              <v:fill color2="#bcbcbc" rotate="t" colors="0 #ededed;42598f #d0d0d0;1 #bcbcbc" focus="100%" type="gradient"/>
              <v:shadow on="t" opacity="24903f" origin=",.5" offset="0,.55556mm"/>
              <v:textbox style="mso-next-textbox:#_x0000_s1031">
                <w:txbxContent>
                  <w:p w:rsidR="008608E6" w:rsidRPr="00EA02F5" w:rsidRDefault="008608E6" w:rsidP="00EB7AF1">
                    <w:pPr>
                      <w:rPr>
                        <w:rFonts w:ascii="Calibri" w:hAnsi="Calibri"/>
                        <w:b/>
                        <w:sz w:val="20"/>
                        <w:lang w:val="en-GB"/>
                      </w:rPr>
                    </w:pPr>
                    <w:r w:rsidRPr="00EA02F5">
                      <w:rPr>
                        <w:rFonts w:ascii="Calibri" w:hAnsi="Calibri"/>
                        <w:b/>
                        <w:sz w:val="20"/>
                        <w:lang w:val="en-GB"/>
                      </w:rPr>
                      <w:t>Group 1: Cereals</w:t>
                    </w:r>
                  </w:p>
                  <w:p w:rsidR="008608E6" w:rsidRPr="00EA02F5" w:rsidRDefault="008608E6" w:rsidP="00EB7AF1">
                    <w:pPr>
                      <w:rPr>
                        <w:rFonts w:ascii="Calibri" w:hAnsi="Calibri"/>
                        <w:sz w:val="20"/>
                        <w:lang w:val="en-GB"/>
                      </w:rPr>
                    </w:pPr>
                    <w:r w:rsidRPr="00EA02F5">
                      <w:rPr>
                        <w:rFonts w:ascii="Calibri" w:hAnsi="Calibri"/>
                        <w:sz w:val="20"/>
                        <w:lang w:val="en-GB"/>
                      </w:rPr>
                      <w:t>0070 MILLET</w:t>
                    </w:r>
                  </w:p>
                  <w:p w:rsidR="008608E6" w:rsidRPr="00EA02F5" w:rsidRDefault="008608E6" w:rsidP="00EB7AF1">
                    <w:pPr>
                      <w:rPr>
                        <w:rFonts w:ascii="Calibri" w:hAnsi="Calibri"/>
                        <w:sz w:val="20"/>
                        <w:lang w:val="en-GB"/>
                      </w:rPr>
                    </w:pPr>
                    <w:r w:rsidRPr="00EA02F5">
                      <w:rPr>
                        <w:rFonts w:ascii="Calibri" w:hAnsi="Calibri"/>
                        <w:sz w:val="20"/>
                        <w:lang w:val="en-GB"/>
                      </w:rPr>
                      <w:t>0080 Flour of millet</w:t>
                    </w:r>
                  </w:p>
                  <w:p w:rsidR="008608E6" w:rsidRPr="00EA02F5" w:rsidRDefault="008608E6" w:rsidP="00EB7AF1">
                    <w:pPr>
                      <w:rPr>
                        <w:rFonts w:ascii="Calibri" w:hAnsi="Calibri"/>
                        <w:sz w:val="20"/>
                        <w:lang w:val="en-GB"/>
                      </w:rPr>
                    </w:pPr>
                    <w:r w:rsidRPr="00EA02F5">
                      <w:rPr>
                        <w:rFonts w:ascii="Calibri" w:hAnsi="Calibri"/>
                        <w:sz w:val="20"/>
                        <w:lang w:val="en-GB"/>
                      </w:rPr>
                      <w:t>0081 Bran of millet</w:t>
                    </w:r>
                  </w:p>
                  <w:p w:rsidR="008608E6" w:rsidRPr="00EA02F5" w:rsidRDefault="008608E6" w:rsidP="00EB7AF1">
                    <w:pPr>
                      <w:rPr>
                        <w:rFonts w:ascii="Calibri" w:hAnsi="Calibri"/>
                        <w:sz w:val="20"/>
                        <w:lang w:val="en-GB"/>
                      </w:rPr>
                    </w:pPr>
                    <w:r w:rsidRPr="00EA02F5">
                      <w:rPr>
                        <w:rFonts w:ascii="Calibri" w:hAnsi="Calibri"/>
                        <w:sz w:val="20"/>
                        <w:lang w:val="en-GB"/>
                      </w:rPr>
                      <w:t>0082 Beer of millet</w:t>
                    </w:r>
                  </w:p>
                  <w:p w:rsidR="008608E6" w:rsidRPr="004B5F09" w:rsidRDefault="008608E6" w:rsidP="00EB7AF1"/>
                </w:txbxContent>
              </v:textbox>
              <w10:wrap type="square"/>
            </v:shape>
          </w:pict>
        </w:r>
      </w:ins>
    </w:p>
    <w:p w:rsidR="00EB7AF1" w:rsidRPr="009616CB" w:rsidRDefault="00EB7AF1" w:rsidP="00EB7AF1">
      <w:pPr>
        <w:rPr>
          <w:ins w:id="1886" w:author="Josh Browning" w:date="2015-08-31T19:33:00Z"/>
          <w:rFonts w:ascii="Times New Roman" w:hAnsi="Times New Roman" w:cs="Times New Roman"/>
          <w:sz w:val="24"/>
          <w:szCs w:val="24"/>
          <w:lang w:val="en-GB"/>
        </w:rPr>
      </w:pPr>
    </w:p>
    <w:p w:rsidR="00EB7AF1" w:rsidRPr="009616CB" w:rsidRDefault="00EB7AF1" w:rsidP="00EB7AF1">
      <w:pPr>
        <w:rPr>
          <w:ins w:id="1887" w:author="Josh Browning" w:date="2015-08-31T19:33:00Z"/>
          <w:rFonts w:ascii="Times New Roman" w:hAnsi="Times New Roman" w:cs="Times New Roman"/>
          <w:sz w:val="24"/>
          <w:szCs w:val="24"/>
          <w:lang w:val="en-GB"/>
        </w:rPr>
      </w:pPr>
    </w:p>
    <w:p w:rsidR="00EB7AF1" w:rsidRPr="009616CB" w:rsidRDefault="00EB7AF1" w:rsidP="00EB7AF1">
      <w:pPr>
        <w:rPr>
          <w:ins w:id="1888" w:author="Josh Browning" w:date="2015-08-31T19:33:00Z"/>
          <w:rFonts w:ascii="Times New Roman" w:hAnsi="Times New Roman" w:cs="Times New Roman"/>
          <w:sz w:val="24"/>
          <w:szCs w:val="24"/>
          <w:u w:val="single"/>
          <w:lang w:val="en-GB"/>
        </w:rPr>
      </w:pPr>
    </w:p>
    <w:p w:rsidR="00EB7AF1" w:rsidRPr="009616CB" w:rsidRDefault="000F1C2F" w:rsidP="00EB7AF1">
      <w:pPr>
        <w:rPr>
          <w:del w:id="1889" w:author="Josh Browning" w:date="2015-08-31T19:33:00Z"/>
          <w:rFonts w:ascii="Times New Roman" w:hAnsi="Times New Roman" w:cs="Times New Roman"/>
          <w:sz w:val="24"/>
          <w:szCs w:val="24"/>
          <w:lang w:val="en-GB"/>
        </w:rPr>
      </w:pPr>
      <w:ins w:id="1890" w:author="Josh Browning" w:date="2015-08-31T19:33:00Z">
        <w:r w:rsidRPr="009D7FC0">
          <w:rPr>
            <w:rFonts w:ascii="Times New Roman" w:hAnsi="Times New Roman" w:cs="Times New Roman"/>
            <w:noProof/>
            <w:lang w:eastAsia="en-US"/>
          </w:rPr>
          <w:pict>
            <v:shape id="Text Box 16" o:spid="_x0000_s1032" type="#_x0000_t202" style="position:absolute;margin-left:-319.55pt;margin-top:45.95pt;width:400.9pt;height:27.3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Rofg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C64tRo&#10;fgIAAAkFAAAOAAAAAAAAAAAAAAAAAC4CAABkcnMvZTJvRG9jLnhtbFBLAQItABQABgAIAAAAIQAG&#10;85iU4gAAAAoBAAAPAAAAAAAAAAAAAAAAANgEAABkcnMvZG93bnJldi54bWxQSwUGAAAAAAQABADz&#10;AAAA5wUAAAAA&#10;" stroked="f">
              <v:textbox style="mso-fit-shape-to-text:t" inset="0,0,0,0">
                <w:txbxContent>
                  <w:p w:rsidR="008608E6" w:rsidRPr="00895C03" w:rsidRDefault="008608E6" w:rsidP="00EB7AF1">
                    <w:pPr>
                      <w:pStyle w:val="Caption"/>
                      <w:rPr>
                        <w:rFonts w:ascii="Times New Roman" w:hAnsi="Times New Roman" w:cs="Times New Roman"/>
                        <w:b/>
                        <w:noProof/>
                        <w:sz w:val="22"/>
                        <w:szCs w:val="22"/>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v:textbox>
              <w10:wrap type="square"/>
            </v:shape>
          </w:pict>
        </w:r>
      </w:ins>
      <w:del w:id="1891" w:author="Josh Browning" w:date="2015-08-31T19:33:00Z">
        <w:r w:rsidR="009D7FC0">
          <w:rPr>
            <w:rFonts w:ascii="Times New Roman" w:hAnsi="Times New Roman" w:cs="Times New Roman"/>
            <w:noProof/>
            <w:sz w:val="24"/>
            <w:szCs w:val="24"/>
            <w:lang w:eastAsia="zh-CN"/>
          </w:rPr>
          <w:pict>
            <v:shape id="Casella di testo 19" o:spid="_x0000_s1035" type="#_x0000_t202" style="position:absolute;margin-left:1.35pt;margin-top:9.7pt;width:310.1pt;height:81.2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fillcolor="gray [1616]" strokecolor="black [3040]">
              <v:fill color2="#d9d9d9 [496]" rotate="t" colors="0 #bcbcbc;22938f #d0d0d0;1 #ededed" type="gradient"/>
              <v:shadow on="t" opacity="24903f" origin=",.5" offset="0,.55556mm"/>
              <v:textbox>
                <w:txbxContent>
                  <w:p w:rsidR="008608E6" w:rsidRPr="00EA02F5" w:rsidRDefault="008608E6" w:rsidP="00EB7AF1">
                    <w:pPr>
                      <w:rPr>
                        <w:rFonts w:ascii="Calibri" w:hAnsi="Calibri"/>
                        <w:b/>
                        <w:sz w:val="20"/>
                        <w:lang w:val="en-GB"/>
                      </w:rPr>
                    </w:pPr>
                    <w:r w:rsidRPr="00EA02F5">
                      <w:rPr>
                        <w:rFonts w:ascii="Calibri" w:hAnsi="Calibri"/>
                        <w:b/>
                        <w:sz w:val="20"/>
                        <w:lang w:val="en-GB"/>
                      </w:rPr>
                      <w:t>Group 1: Cereals</w:t>
                    </w:r>
                  </w:p>
                  <w:p w:rsidR="008608E6" w:rsidRPr="00EA02F5" w:rsidRDefault="008608E6" w:rsidP="00EB7AF1">
                    <w:pPr>
                      <w:rPr>
                        <w:rFonts w:ascii="Calibri" w:hAnsi="Calibri"/>
                        <w:sz w:val="20"/>
                        <w:lang w:val="en-GB"/>
                      </w:rPr>
                    </w:pPr>
                    <w:r w:rsidRPr="00EA02F5">
                      <w:rPr>
                        <w:rFonts w:ascii="Calibri" w:hAnsi="Calibri"/>
                        <w:sz w:val="20"/>
                        <w:lang w:val="en-GB"/>
                      </w:rPr>
                      <w:t>0070 MILLET</w:t>
                    </w:r>
                  </w:p>
                  <w:p w:rsidR="008608E6" w:rsidRPr="00EA02F5" w:rsidRDefault="008608E6" w:rsidP="00EB7AF1">
                    <w:pPr>
                      <w:rPr>
                        <w:rFonts w:ascii="Calibri" w:hAnsi="Calibri"/>
                        <w:sz w:val="20"/>
                        <w:lang w:val="en-GB"/>
                      </w:rPr>
                    </w:pPr>
                    <w:r w:rsidRPr="00EA02F5">
                      <w:rPr>
                        <w:rFonts w:ascii="Calibri" w:hAnsi="Calibri"/>
                        <w:sz w:val="20"/>
                        <w:lang w:val="en-GB"/>
                      </w:rPr>
                      <w:t>0080 Flour of millet</w:t>
                    </w:r>
                  </w:p>
                  <w:p w:rsidR="008608E6" w:rsidRPr="00EA02F5" w:rsidRDefault="008608E6" w:rsidP="00EB7AF1">
                    <w:pPr>
                      <w:rPr>
                        <w:rFonts w:ascii="Calibri" w:hAnsi="Calibri"/>
                        <w:sz w:val="20"/>
                        <w:lang w:val="en-GB"/>
                      </w:rPr>
                    </w:pPr>
                    <w:r w:rsidRPr="00EA02F5">
                      <w:rPr>
                        <w:rFonts w:ascii="Calibri" w:hAnsi="Calibri"/>
                        <w:sz w:val="20"/>
                        <w:lang w:val="en-GB"/>
                      </w:rPr>
                      <w:t>0081 Bran of millet</w:t>
                    </w:r>
                  </w:p>
                  <w:p w:rsidR="008608E6" w:rsidRPr="00EA02F5" w:rsidRDefault="008608E6" w:rsidP="00EB7AF1">
                    <w:pPr>
                      <w:rPr>
                        <w:rFonts w:ascii="Calibri" w:hAnsi="Calibri"/>
                        <w:sz w:val="20"/>
                        <w:lang w:val="en-GB"/>
                      </w:rPr>
                    </w:pPr>
                    <w:r w:rsidRPr="00EA02F5">
                      <w:rPr>
                        <w:rFonts w:ascii="Calibri" w:hAnsi="Calibri"/>
                        <w:sz w:val="20"/>
                        <w:lang w:val="en-GB"/>
                      </w:rPr>
                      <w:t>0082 Beer of millet</w:t>
                    </w:r>
                  </w:p>
                  <w:p w:rsidR="008608E6" w:rsidRPr="004B5F09" w:rsidRDefault="008608E6" w:rsidP="00EB7AF1"/>
                </w:txbxContent>
              </v:textbox>
              <w10:wrap type="square"/>
            </v:shape>
          </w:pict>
        </w:r>
      </w:del>
    </w:p>
    <w:p w:rsidR="00EB7AF1" w:rsidRPr="009616CB" w:rsidRDefault="00EB7AF1" w:rsidP="00EB7AF1">
      <w:pPr>
        <w:rPr>
          <w:del w:id="1892" w:author="Josh Browning" w:date="2015-08-31T19:33:00Z"/>
          <w:rFonts w:ascii="Times New Roman" w:hAnsi="Times New Roman" w:cs="Times New Roman"/>
          <w:sz w:val="24"/>
          <w:szCs w:val="24"/>
          <w:lang w:val="en-GB"/>
        </w:rPr>
      </w:pPr>
    </w:p>
    <w:p w:rsidR="00EB7AF1" w:rsidRPr="009616CB" w:rsidRDefault="00EB7AF1" w:rsidP="00EB7AF1">
      <w:pPr>
        <w:rPr>
          <w:del w:id="1893" w:author="Josh Browning" w:date="2015-08-31T19:33:00Z"/>
          <w:rFonts w:ascii="Times New Roman" w:hAnsi="Times New Roman" w:cs="Times New Roman"/>
          <w:sz w:val="24"/>
          <w:szCs w:val="24"/>
          <w:lang w:val="en-GB"/>
        </w:rPr>
      </w:pPr>
    </w:p>
    <w:p w:rsidR="00EB7AF1" w:rsidRPr="009616CB" w:rsidRDefault="009D7FC0" w:rsidP="00EB7AF1">
      <w:pPr>
        <w:rPr>
          <w:del w:id="1894" w:author="Josh Browning" w:date="2015-08-31T19:33:00Z"/>
          <w:rFonts w:ascii="Times New Roman" w:hAnsi="Times New Roman" w:cs="Times New Roman"/>
          <w:sz w:val="24"/>
          <w:szCs w:val="24"/>
          <w:u w:val="single"/>
          <w:lang w:val="en-GB"/>
        </w:rPr>
      </w:pPr>
      <w:del w:id="1895" w:author="Josh Browning" w:date="2015-08-31T19:33:00Z">
        <w:r w:rsidRPr="009D7FC0">
          <w:rPr>
            <w:rFonts w:ascii="Times New Roman" w:hAnsi="Times New Roman" w:cs="Times New Roman"/>
            <w:noProof/>
          </w:rPr>
          <w:pict>
            <v:shape id="_x0000_s1040" type="#_x0000_t202" style="position:absolute;margin-left:-319.55pt;margin-top:19.65pt;width:400.9pt;height:27.35pt;z-index:251673600" stroked="f">
              <v:textbox style="mso-fit-shape-to-text:t" inset="0,0,0,0">
                <w:txbxContent>
                  <w:p w:rsidR="008608E6" w:rsidRPr="00895C03" w:rsidRDefault="008608E6" w:rsidP="00EB7AF1">
                    <w:pPr>
                      <w:pStyle w:val="Caption"/>
                      <w:rPr>
                        <w:rFonts w:ascii="Times New Roman" w:hAnsi="Times New Roman" w:cs="Times New Roman"/>
                        <w:b/>
                        <w:noProof/>
                        <w:sz w:val="22"/>
                        <w:szCs w:val="22"/>
                        <w:lang w:eastAsia="zh-CN"/>
                      </w:rPr>
                    </w:pPr>
                    <w:bookmarkStart w:id="1896" w:name="_Ref428428722"/>
                    <w:bookmarkStart w:id="1897" w:name="_Toc428436810"/>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bookmarkEnd w:id="1896"/>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1897"/>
                  </w:p>
                </w:txbxContent>
              </v:textbox>
              <w10:wrap type="square"/>
            </v:shape>
          </w:pict>
        </w:r>
      </w:del>
    </w:p>
    <w:p w:rsidR="00EB7AF1" w:rsidRPr="009616CB" w:rsidRDefault="00EB7AF1" w:rsidP="00EB7AF1">
      <w:pPr>
        <w:rPr>
          <w:rFonts w:ascii="Times New Roman" w:hAnsi="Times New Roman" w:cs="Times New Roman"/>
          <w:sz w:val="24"/>
          <w:szCs w:val="24"/>
          <w:u w:val="single"/>
          <w:lang w:val="en-GB"/>
        </w:rPr>
      </w:pPr>
    </w:p>
    <w:p w:rsidR="00EB7AF1" w:rsidRPr="009616CB" w:rsidRDefault="00EB7AF1" w:rsidP="00EB7AF1">
      <w:pPr>
        <w:keepNext/>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distT="0" distB="0" distL="0" distR="0">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061" cy="347500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sz w:val="22"/>
          <w:szCs w:val="22"/>
          <w:lang w:val="en-GB"/>
        </w:rPr>
      </w:pPr>
      <w:bookmarkStart w:id="1898" w:name="_Ref428428703"/>
      <w:bookmarkStart w:id="1899" w:name="_Toc428436811"/>
      <w:r w:rsidRPr="009616CB">
        <w:rPr>
          <w:rFonts w:ascii="Times New Roman" w:hAnsi="Times New Roman" w:cs="Times New Roman"/>
          <w:b/>
          <w:sz w:val="22"/>
          <w:szCs w:val="22"/>
        </w:rPr>
        <w:t xml:space="preserve">Figure </w:t>
      </w:r>
      <w:r w:rsidR="009D7FC0"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9D7FC0"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28</w:t>
      </w:r>
      <w:r w:rsidR="009D7FC0" w:rsidRPr="009616CB">
        <w:rPr>
          <w:rFonts w:ascii="Times New Roman" w:hAnsi="Times New Roman" w:cs="Times New Roman"/>
          <w:b/>
          <w:sz w:val="22"/>
          <w:szCs w:val="22"/>
        </w:rPr>
        <w:fldChar w:fldCharType="end"/>
      </w:r>
      <w:bookmarkEnd w:id="1898"/>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1899"/>
    </w:p>
    <w:p w:rsidR="00EB7AF1" w:rsidRPr="009616CB" w:rsidRDefault="00EB7AF1" w:rsidP="00EB7AF1">
      <w:pPr>
        <w:jc w:val="both"/>
        <w:rPr>
          <w:rFonts w:ascii="Times New Roman" w:hAnsi="Times New Roman" w:cs="Times New Roman"/>
          <w:sz w:val="24"/>
          <w:szCs w:val="24"/>
          <w:lang w:val="en-GB"/>
        </w:rPr>
      </w:pPr>
    </w:p>
    <w:p w:rsidR="00EB7AF1" w:rsidRPr="002102AD" w:rsidRDefault="00EB7AF1" w:rsidP="00EB7AF1">
      <w:pPr>
        <w:jc w:val="both"/>
        <w:rPr>
          <w:rFonts w:ascii="Times New Roman" w:hAnsi="Times New Roman" w:cs="Times New Roman"/>
          <w:lang w:val="en-GB"/>
          <w:rPrChange w:id="1900" w:author="Valentina Ramaschiello (ESS)" w:date="2015-09-01T11:05:00Z">
            <w:rPr>
              <w:rFonts w:ascii="Times New Roman" w:hAnsi="Times New Roman" w:cs="Times New Roman"/>
              <w:sz w:val="24"/>
              <w:szCs w:val="24"/>
              <w:lang w:val="en-GB"/>
            </w:rPr>
          </w:rPrChange>
        </w:rPr>
      </w:pPr>
      <w:r w:rsidRPr="002102AD">
        <w:rPr>
          <w:rFonts w:ascii="Times New Roman" w:hAnsi="Times New Roman" w:cs="Times New Roman"/>
          <w:lang w:val="en-GB"/>
          <w:rPrChange w:id="1901" w:author="Valentina Ramaschiello (ESS)" w:date="2015-09-01T11:05:00Z">
            <w:rPr>
              <w:rFonts w:ascii="Times New Roman" w:hAnsi="Times New Roman" w:cs="Times New Roman"/>
              <w:sz w:val="24"/>
              <w:szCs w:val="24"/>
              <w:lang w:val="en-GB"/>
            </w:rPr>
          </w:rPrChange>
        </w:rPr>
        <w:t xml:space="preserve">As </w:t>
      </w:r>
      <w:del w:id="1902" w:author="Josh Browning" w:date="2015-09-01T10:17:00Z">
        <w:r w:rsidRPr="002102AD" w:rsidDel="00E26435">
          <w:rPr>
            <w:rFonts w:ascii="Times New Roman" w:hAnsi="Times New Roman" w:cs="Times New Roman"/>
            <w:lang w:val="en-GB"/>
            <w:rPrChange w:id="1903" w:author="Valentina Ramaschiello (ESS)" w:date="2015-09-01T11:05:00Z">
              <w:rPr>
                <w:rFonts w:ascii="Times New Roman" w:hAnsi="Times New Roman" w:cs="Times New Roman"/>
                <w:sz w:val="24"/>
                <w:szCs w:val="24"/>
                <w:lang w:val="en-GB"/>
              </w:rPr>
            </w:rPrChange>
          </w:rPr>
          <w:delText xml:space="preserve">far </w:delText>
        </w:r>
      </w:del>
      <w:ins w:id="1904" w:author="Josh Browning" w:date="2015-09-01T10:17:00Z">
        <w:r w:rsidR="00E26435" w:rsidRPr="002102AD">
          <w:rPr>
            <w:rFonts w:ascii="Times New Roman" w:hAnsi="Times New Roman" w:cs="Times New Roman"/>
            <w:lang w:val="en-GB"/>
            <w:rPrChange w:id="1905" w:author="Valentina Ramaschiello (ESS)" w:date="2015-09-01T11:05:00Z">
              <w:rPr>
                <w:rFonts w:ascii="Times New Roman" w:hAnsi="Times New Roman" w:cs="Times New Roman"/>
                <w:sz w:val="24"/>
                <w:szCs w:val="24"/>
                <w:lang w:val="en-GB"/>
              </w:rPr>
            </w:rPrChange>
          </w:rPr>
          <w:t xml:space="preserve">long </w:t>
        </w:r>
      </w:ins>
      <w:r w:rsidRPr="002102AD">
        <w:rPr>
          <w:rFonts w:ascii="Times New Roman" w:hAnsi="Times New Roman" w:cs="Times New Roman"/>
          <w:lang w:val="en-GB"/>
          <w:rPrChange w:id="1906" w:author="Valentina Ramaschiello (ESS)" w:date="2015-09-01T11:05:00Z">
            <w:rPr>
              <w:rFonts w:ascii="Times New Roman" w:hAnsi="Times New Roman" w:cs="Times New Roman"/>
              <w:sz w:val="24"/>
              <w:szCs w:val="24"/>
              <w:lang w:val="en-GB"/>
            </w:rPr>
          </w:rPrChange>
        </w:rPr>
        <w:t>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ins w:id="1907" w:author="Josh Browning" w:date="2015-09-01T10:18:00Z">
        <w:r w:rsidR="00E26435" w:rsidRPr="002102AD">
          <w:rPr>
            <w:rFonts w:ascii="Times New Roman" w:hAnsi="Times New Roman" w:cs="Times New Roman"/>
            <w:lang w:val="en-GB"/>
            <w:rPrChange w:id="1908" w:author="Valentina Ramaschiello (ESS)" w:date="2015-09-01T11:05:00Z">
              <w:rPr>
                <w:rFonts w:ascii="Times New Roman" w:hAnsi="Times New Roman" w:cs="Times New Roman"/>
                <w:sz w:val="24"/>
                <w:szCs w:val="24"/>
                <w:lang w:val="en-GB"/>
              </w:rPr>
            </w:rPrChange>
          </w:rPr>
          <w:t>,</w:t>
        </w:r>
      </w:ins>
      <w:r w:rsidRPr="002102AD">
        <w:rPr>
          <w:rFonts w:ascii="Times New Roman" w:hAnsi="Times New Roman" w:cs="Times New Roman"/>
          <w:lang w:val="en-GB"/>
          <w:rPrChange w:id="1909" w:author="Valentina Ramaschiello (ESS)" w:date="2015-09-01T11:05:00Z">
            <w:rPr>
              <w:rFonts w:ascii="Times New Roman" w:hAnsi="Times New Roman" w:cs="Times New Roman"/>
              <w:sz w:val="24"/>
              <w:szCs w:val="24"/>
              <w:lang w:val="en-GB"/>
            </w:rPr>
          </w:rPrChange>
        </w:rPr>
        <w:t xml:space="preserve"> items at the lower level can be grouped/aggregated into </w:t>
      </w:r>
      <w:del w:id="1910" w:author="Josh Browning" w:date="2015-09-01T10:18:00Z">
        <w:r w:rsidRPr="002102AD" w:rsidDel="00E26435">
          <w:rPr>
            <w:rFonts w:ascii="Times New Roman" w:hAnsi="Times New Roman" w:cs="Times New Roman"/>
            <w:lang w:val="en-GB"/>
            <w:rPrChange w:id="1911" w:author="Valentina Ramaschiello (ESS)" w:date="2015-09-01T11:05:00Z">
              <w:rPr>
                <w:rFonts w:ascii="Times New Roman" w:hAnsi="Times New Roman" w:cs="Times New Roman"/>
                <w:sz w:val="24"/>
                <w:szCs w:val="24"/>
                <w:lang w:val="en-GB"/>
              </w:rPr>
            </w:rPrChange>
          </w:rPr>
          <w:delText>the one</w:delText>
        </w:r>
      </w:del>
      <w:ins w:id="1912" w:author="Josh Browning" w:date="2015-09-01T10:18:00Z">
        <w:r w:rsidR="00E26435" w:rsidRPr="002102AD">
          <w:rPr>
            <w:rFonts w:ascii="Times New Roman" w:hAnsi="Times New Roman" w:cs="Times New Roman"/>
            <w:lang w:val="en-GB"/>
            <w:rPrChange w:id="1913" w:author="Valentina Ramaschiello (ESS)" w:date="2015-09-01T11:05:00Z">
              <w:rPr>
                <w:rFonts w:ascii="Times New Roman" w:hAnsi="Times New Roman" w:cs="Times New Roman"/>
                <w:sz w:val="24"/>
                <w:szCs w:val="24"/>
                <w:lang w:val="en-GB"/>
              </w:rPr>
            </w:rPrChange>
          </w:rPr>
          <w:t>an item</w:t>
        </w:r>
      </w:ins>
      <w:r w:rsidRPr="002102AD">
        <w:rPr>
          <w:rFonts w:ascii="Times New Roman" w:hAnsi="Times New Roman" w:cs="Times New Roman"/>
          <w:lang w:val="en-GB"/>
          <w:rPrChange w:id="1914" w:author="Valentina Ramaschiello (ESS)" w:date="2015-09-01T11:05:00Z">
            <w:rPr>
              <w:rFonts w:ascii="Times New Roman" w:hAnsi="Times New Roman" w:cs="Times New Roman"/>
              <w:sz w:val="24"/>
              <w:szCs w:val="24"/>
              <w:lang w:val="en-GB"/>
            </w:rPr>
          </w:rPrChange>
        </w:rPr>
        <w:t xml:space="preserve"> at the higher level. For example: millet, wheat, barley and maize can be grouped into </w:t>
      </w:r>
      <w:del w:id="1915" w:author="Josh Browning" w:date="2015-09-01T10:18:00Z">
        <w:r w:rsidRPr="002102AD" w:rsidDel="00E26435">
          <w:rPr>
            <w:rFonts w:ascii="Times New Roman" w:hAnsi="Times New Roman" w:cs="Times New Roman"/>
            <w:lang w:val="en-GB"/>
            <w:rPrChange w:id="1916" w:author="Valentina Ramaschiello (ESS)" w:date="2015-09-01T11:05:00Z">
              <w:rPr>
                <w:rFonts w:ascii="Times New Roman" w:hAnsi="Times New Roman" w:cs="Times New Roman"/>
                <w:sz w:val="24"/>
                <w:szCs w:val="24"/>
                <w:lang w:val="en-GB"/>
              </w:rPr>
            </w:rPrChange>
          </w:rPr>
          <w:delText xml:space="preserve">the group </w:delText>
        </w:r>
      </w:del>
      <w:r w:rsidRPr="002102AD">
        <w:rPr>
          <w:rFonts w:ascii="Times New Roman" w:hAnsi="Times New Roman" w:cs="Times New Roman"/>
          <w:lang w:val="en-GB"/>
          <w:rPrChange w:id="1917" w:author="Valentina Ramaschiello (ESS)" w:date="2015-09-01T11:05:00Z">
            <w:rPr>
              <w:rFonts w:ascii="Times New Roman" w:hAnsi="Times New Roman" w:cs="Times New Roman"/>
              <w:sz w:val="24"/>
              <w:szCs w:val="24"/>
              <w:lang w:val="en-GB"/>
            </w:rPr>
          </w:rPrChange>
        </w:rPr>
        <w:t xml:space="preserve">“cereals” or seeds and grains of </w:t>
      </w:r>
      <w:del w:id="1918" w:author="Josh Browning" w:date="2015-09-01T10:18:00Z">
        <w:r w:rsidRPr="002102AD" w:rsidDel="00E26435">
          <w:rPr>
            <w:rFonts w:ascii="Times New Roman" w:hAnsi="Times New Roman" w:cs="Times New Roman"/>
            <w:lang w:val="en-GB"/>
            <w:rPrChange w:id="1919" w:author="Valentina Ramaschiello (ESS)" w:date="2015-09-01T11:05:00Z">
              <w:rPr>
                <w:rFonts w:ascii="Times New Roman" w:hAnsi="Times New Roman" w:cs="Times New Roman"/>
                <w:sz w:val="24"/>
                <w:szCs w:val="24"/>
                <w:lang w:val="en-GB"/>
              </w:rPr>
            </w:rPrChange>
          </w:rPr>
          <w:delText xml:space="preserve">milled </w:delText>
        </w:r>
      </w:del>
      <w:ins w:id="1920" w:author="Josh Browning" w:date="2015-09-01T10:18:00Z">
        <w:r w:rsidR="00E26435" w:rsidRPr="002102AD">
          <w:rPr>
            <w:rFonts w:ascii="Times New Roman" w:hAnsi="Times New Roman" w:cs="Times New Roman"/>
            <w:lang w:val="en-GB"/>
            <w:rPrChange w:id="1921" w:author="Valentina Ramaschiello (ESS)" w:date="2015-09-01T11:05:00Z">
              <w:rPr>
                <w:rFonts w:ascii="Times New Roman" w:hAnsi="Times New Roman" w:cs="Times New Roman"/>
                <w:sz w:val="24"/>
                <w:szCs w:val="24"/>
                <w:lang w:val="en-GB"/>
              </w:rPr>
            </w:rPrChange>
          </w:rPr>
          <w:t xml:space="preserve">millet </w:t>
        </w:r>
      </w:ins>
      <w:r w:rsidRPr="002102AD">
        <w:rPr>
          <w:rFonts w:ascii="Times New Roman" w:hAnsi="Times New Roman" w:cs="Times New Roman"/>
          <w:lang w:val="en-GB"/>
          <w:rPrChange w:id="1922" w:author="Valentina Ramaschiello (ESS)" w:date="2015-09-01T11:05:00Z">
            <w:rPr>
              <w:rFonts w:ascii="Times New Roman" w:hAnsi="Times New Roman" w:cs="Times New Roman"/>
              <w:sz w:val="24"/>
              <w:szCs w:val="24"/>
              <w:lang w:val="en-GB"/>
            </w:rPr>
          </w:rPrChange>
        </w:rPr>
        <w:t xml:space="preserve">can be grouped into </w:t>
      </w:r>
      <w:del w:id="1923" w:author="Josh Browning" w:date="2015-09-01T10:18:00Z">
        <w:r w:rsidRPr="002102AD" w:rsidDel="00E26435">
          <w:rPr>
            <w:rFonts w:ascii="Times New Roman" w:hAnsi="Times New Roman" w:cs="Times New Roman"/>
            <w:lang w:val="en-GB"/>
            <w:rPrChange w:id="1924" w:author="Valentina Ramaschiello (ESS)" w:date="2015-09-01T11:05:00Z">
              <w:rPr>
                <w:rFonts w:ascii="Times New Roman" w:hAnsi="Times New Roman" w:cs="Times New Roman"/>
                <w:sz w:val="24"/>
                <w:szCs w:val="24"/>
                <w:lang w:val="en-GB"/>
              </w:rPr>
            </w:rPrChange>
          </w:rPr>
          <w:delText xml:space="preserve">the class </w:delText>
        </w:r>
      </w:del>
      <w:r w:rsidRPr="002102AD">
        <w:rPr>
          <w:rFonts w:ascii="Times New Roman" w:hAnsi="Times New Roman" w:cs="Times New Roman"/>
          <w:lang w:val="en-GB"/>
          <w:rPrChange w:id="1925" w:author="Valentina Ramaschiello (ESS)" w:date="2015-09-01T11:05:00Z">
            <w:rPr>
              <w:rFonts w:ascii="Times New Roman" w:hAnsi="Times New Roman" w:cs="Times New Roman"/>
              <w:sz w:val="24"/>
              <w:szCs w:val="24"/>
              <w:lang w:val="en-GB"/>
            </w:rPr>
          </w:rPrChange>
        </w:rPr>
        <w:t>“millet”. This is not true for commodity trees where flour, bran and beer cannot be grouped into millet unless quantities are first expressed in terms of primary equivalents</w:t>
      </w:r>
      <w:del w:id="1926" w:author="Josh Browning" w:date="2015-09-01T10:19:00Z">
        <w:r w:rsidRPr="002102AD" w:rsidDel="00E26435">
          <w:rPr>
            <w:rFonts w:ascii="Times New Roman" w:hAnsi="Times New Roman" w:cs="Times New Roman"/>
            <w:lang w:val="en-GB"/>
            <w:rPrChange w:id="1927" w:author="Valentina Ramaschiello (ESS)" w:date="2015-09-01T11:05:00Z">
              <w:rPr>
                <w:rFonts w:ascii="Times New Roman" w:hAnsi="Times New Roman" w:cs="Times New Roman"/>
                <w:sz w:val="24"/>
                <w:szCs w:val="24"/>
                <w:lang w:val="en-GB"/>
              </w:rPr>
            </w:rPrChange>
          </w:rPr>
          <w:delText>,</w:delText>
        </w:r>
      </w:del>
      <w:r w:rsidRPr="002102AD">
        <w:rPr>
          <w:rFonts w:ascii="Times New Roman" w:hAnsi="Times New Roman" w:cs="Times New Roman"/>
          <w:lang w:val="en-GB"/>
          <w:rPrChange w:id="1928" w:author="Valentina Ramaschiello (ESS)" w:date="2015-09-01T11:05:00Z">
            <w:rPr>
              <w:rFonts w:ascii="Times New Roman" w:hAnsi="Times New Roman" w:cs="Times New Roman"/>
              <w:sz w:val="24"/>
              <w:szCs w:val="24"/>
              <w:lang w:val="en-GB"/>
            </w:rPr>
          </w:rPrChange>
        </w:rPr>
        <w:t xml:space="preserve"> by applying extraction rates. Therefore in CT the key is the </w:t>
      </w:r>
      <w:r w:rsidRPr="002102AD">
        <w:rPr>
          <w:rFonts w:ascii="Times New Roman" w:hAnsi="Times New Roman" w:cs="Times New Roman"/>
          <w:i/>
          <w:lang w:val="en-GB"/>
          <w:rPrChange w:id="1929" w:author="Valentina Ramaschiello (ESS)" w:date="2015-09-01T11:05:00Z">
            <w:rPr>
              <w:rFonts w:ascii="Times New Roman" w:hAnsi="Times New Roman" w:cs="Times New Roman"/>
              <w:i/>
              <w:sz w:val="24"/>
              <w:szCs w:val="24"/>
              <w:lang w:val="en-GB"/>
            </w:rPr>
          </w:rPrChange>
        </w:rPr>
        <w:t>relation</w:t>
      </w:r>
      <w:r w:rsidRPr="002102AD">
        <w:rPr>
          <w:rFonts w:ascii="Times New Roman" w:hAnsi="Times New Roman" w:cs="Times New Roman"/>
          <w:lang w:val="en-GB"/>
          <w:rPrChange w:id="1930" w:author="Valentina Ramaschiello (ESS)" w:date="2015-09-01T11:05:00Z">
            <w:rPr>
              <w:rFonts w:ascii="Times New Roman" w:hAnsi="Times New Roman" w:cs="Times New Roman"/>
              <w:sz w:val="24"/>
              <w:szCs w:val="24"/>
              <w:lang w:val="en-GB"/>
            </w:rPr>
          </w:rPrChange>
        </w:rPr>
        <w:t xml:space="preserve"> set amongst commodities while commodities are listed in the reference product classification</w:t>
      </w:r>
      <w:r w:rsidRPr="002102AD">
        <w:rPr>
          <w:rFonts w:ascii="Times New Roman" w:hAnsi="Times New Roman" w:cs="Times New Roman"/>
          <w:lang w:val="en-GB"/>
        </w:rPr>
        <w:t xml:space="preserve"> (</w:t>
      </w:r>
      <w:r w:rsidR="009D7FC0" w:rsidRPr="002102AD">
        <w:rPr>
          <w:rFonts w:ascii="Times New Roman" w:hAnsi="Times New Roman" w:cs="Times New Roman"/>
          <w:rPrChange w:id="1931" w:author="Valentina Ramaschiello (ESS)" w:date="2015-09-01T11:05:00Z">
            <w:rPr/>
          </w:rPrChange>
        </w:rPr>
        <w:fldChar w:fldCharType="begin"/>
      </w:r>
      <w:r w:rsidR="009D7FC0" w:rsidRPr="002102AD">
        <w:rPr>
          <w:rFonts w:ascii="Times New Roman" w:hAnsi="Times New Roman" w:cs="Times New Roman"/>
          <w:rPrChange w:id="1932" w:author="Valentina Ramaschiello (ESS)" w:date="2015-09-01T11:05:00Z">
            <w:rPr/>
          </w:rPrChange>
        </w:rPr>
        <w:instrText xml:space="preserve"> REF _Ref428428783  \* MERGEFORMAT </w:instrText>
      </w:r>
      <w:r w:rsidR="009D7FC0" w:rsidRPr="002102AD">
        <w:rPr>
          <w:rFonts w:ascii="Times New Roman" w:hAnsi="Times New Roman" w:cs="Times New Roman"/>
          <w:rPrChange w:id="1933" w:author="Valentina Ramaschiello (ESS)" w:date="2015-09-01T11:05:00Z">
            <w:rPr/>
          </w:rPrChange>
        </w:rPr>
        <w:fldChar w:fldCharType="separate"/>
      </w:r>
      <w:r w:rsidR="000854D5" w:rsidRPr="002102AD">
        <w:rPr>
          <w:rFonts w:ascii="Times New Roman" w:hAnsi="Times New Roman" w:cs="Times New Roman"/>
        </w:rPr>
        <w:t xml:space="preserve">Figure </w:t>
      </w:r>
      <w:r w:rsidR="000854D5" w:rsidRPr="002102AD">
        <w:rPr>
          <w:rFonts w:ascii="Times New Roman" w:hAnsi="Times New Roman" w:cs="Times New Roman"/>
          <w:noProof/>
        </w:rPr>
        <w:t>29</w:t>
      </w:r>
      <w:r w:rsidR="009D7FC0" w:rsidRPr="002102AD">
        <w:rPr>
          <w:rFonts w:ascii="Times New Roman" w:hAnsi="Times New Roman" w:cs="Times New Roman"/>
          <w:rPrChange w:id="1934" w:author="Valentina Ramaschiello (ESS)" w:date="2015-09-01T11:05:00Z">
            <w:rPr/>
          </w:rPrChange>
        </w:rPr>
        <w:fldChar w:fldCharType="end"/>
      </w:r>
      <w:r w:rsidRPr="002102AD">
        <w:rPr>
          <w:rFonts w:ascii="Times New Roman" w:hAnsi="Times New Roman" w:cs="Times New Roman"/>
          <w:lang w:val="en-GB"/>
        </w:rPr>
        <w:t xml:space="preserve"> and </w:t>
      </w:r>
      <w:r w:rsidR="009D7FC0" w:rsidRPr="002102AD">
        <w:rPr>
          <w:rFonts w:ascii="Times New Roman" w:hAnsi="Times New Roman" w:cs="Times New Roman"/>
          <w:rPrChange w:id="1935" w:author="Valentina Ramaschiello (ESS)" w:date="2015-09-01T11:05:00Z">
            <w:rPr/>
          </w:rPrChange>
        </w:rPr>
        <w:fldChar w:fldCharType="begin"/>
      </w:r>
      <w:r w:rsidR="009D7FC0" w:rsidRPr="002102AD">
        <w:rPr>
          <w:rFonts w:ascii="Times New Roman" w:hAnsi="Times New Roman" w:cs="Times New Roman"/>
          <w:rPrChange w:id="1936" w:author="Valentina Ramaschiello (ESS)" w:date="2015-09-01T11:05:00Z">
            <w:rPr/>
          </w:rPrChange>
        </w:rPr>
        <w:instrText xml:space="preserve"> REF _Ref428428824  \* MERGEFORMAT </w:instrText>
      </w:r>
      <w:r w:rsidR="009D7FC0" w:rsidRPr="002102AD">
        <w:rPr>
          <w:rFonts w:ascii="Times New Roman" w:hAnsi="Times New Roman" w:cs="Times New Roman"/>
          <w:rPrChange w:id="1937" w:author="Valentina Ramaschiello (ESS)" w:date="2015-09-01T11:05:00Z">
            <w:rPr/>
          </w:rPrChange>
        </w:rPr>
        <w:fldChar w:fldCharType="separate"/>
      </w:r>
      <w:r w:rsidR="000854D5" w:rsidRPr="002102AD">
        <w:rPr>
          <w:rFonts w:ascii="Times New Roman" w:hAnsi="Times New Roman" w:cs="Times New Roman"/>
        </w:rPr>
        <w:t xml:space="preserve">Figure </w:t>
      </w:r>
      <w:r w:rsidR="000854D5" w:rsidRPr="002102AD">
        <w:rPr>
          <w:rFonts w:ascii="Times New Roman" w:hAnsi="Times New Roman" w:cs="Times New Roman"/>
          <w:noProof/>
        </w:rPr>
        <w:t>30</w:t>
      </w:r>
      <w:r w:rsidR="009D7FC0" w:rsidRPr="002102AD">
        <w:rPr>
          <w:rFonts w:ascii="Times New Roman" w:hAnsi="Times New Roman" w:cs="Times New Roman"/>
          <w:rPrChange w:id="1938" w:author="Valentina Ramaschiello (ESS)" w:date="2015-09-01T11:05:00Z">
            <w:rPr/>
          </w:rPrChange>
        </w:rPr>
        <w:fldChar w:fldCharType="end"/>
      </w:r>
      <w:r w:rsidRPr="002102AD">
        <w:rPr>
          <w:rFonts w:ascii="Times New Roman" w:hAnsi="Times New Roman" w:cs="Times New Roman"/>
          <w:lang w:val="en-GB"/>
          <w:rPrChange w:id="1939" w:author="Valentina Ramaschiello (ESS)" w:date="2015-09-01T11:05:00Z">
            <w:rPr>
              <w:rFonts w:ascii="Times New Roman" w:hAnsi="Times New Roman" w:cs="Times New Roman"/>
              <w:sz w:val="24"/>
              <w:szCs w:val="24"/>
              <w:lang w:val="en-GB"/>
            </w:rPr>
          </w:rPrChange>
        </w:rPr>
        <w:t xml:space="preserve">). </w:t>
      </w:r>
    </w:p>
    <w:p w:rsidR="00EB7AF1" w:rsidRPr="002102AD" w:rsidRDefault="00EB7AF1" w:rsidP="00EB7AF1">
      <w:pPr>
        <w:jc w:val="both"/>
        <w:rPr>
          <w:rFonts w:ascii="Times New Roman" w:hAnsi="Times New Roman" w:cs="Times New Roman"/>
          <w:lang w:val="en-GB"/>
          <w:rPrChange w:id="1940" w:author="Valentina Ramaschiello (ESS)" w:date="2015-09-01T11:05:00Z">
            <w:rPr>
              <w:rFonts w:ascii="Times New Roman" w:hAnsi="Times New Roman" w:cs="Times New Roman"/>
              <w:sz w:val="24"/>
              <w:szCs w:val="24"/>
              <w:lang w:val="en-GB"/>
            </w:rPr>
          </w:rPrChange>
        </w:rPr>
      </w:pPr>
    </w:p>
    <w:p w:rsidR="00EB7AF1" w:rsidRPr="002102AD" w:rsidRDefault="00EB7AF1" w:rsidP="00EB7AF1">
      <w:pPr>
        <w:jc w:val="both"/>
        <w:rPr>
          <w:rFonts w:ascii="Times New Roman" w:hAnsi="Times New Roman" w:cs="Times New Roman"/>
          <w:lang w:val="en-GB"/>
          <w:rPrChange w:id="1941" w:author="Valentina Ramaschiello (ESS)" w:date="2015-09-01T11:05:00Z">
            <w:rPr>
              <w:rFonts w:ascii="Times New Roman" w:hAnsi="Times New Roman" w:cs="Times New Roman"/>
              <w:sz w:val="24"/>
              <w:szCs w:val="24"/>
              <w:lang w:val="en-GB"/>
            </w:rPr>
          </w:rPrChange>
        </w:rPr>
      </w:pPr>
      <w:r w:rsidRPr="002102AD">
        <w:rPr>
          <w:rFonts w:ascii="Times New Roman" w:hAnsi="Times New Roman" w:cs="Times New Roman"/>
          <w:lang w:val="en-GB"/>
          <w:rPrChange w:id="1942" w:author="Valentina Ramaschiello (ESS)" w:date="2015-09-01T11:05:00Z">
            <w:rPr>
              <w:rFonts w:ascii="Times New Roman" w:hAnsi="Times New Roman" w:cs="Times New Roman"/>
              <w:sz w:val="24"/>
              <w:szCs w:val="24"/>
              <w:lang w:val="en-GB"/>
            </w:rPr>
          </w:rPrChange>
        </w:rPr>
        <w:t xml:space="preserve">Commodities in FBS are defined in terms of primary equivalents and follow an </w:t>
      </w:r>
      <w:r w:rsidRPr="002102AD">
        <w:rPr>
          <w:rFonts w:ascii="Times New Roman" w:hAnsi="Times New Roman" w:cs="Times New Roman"/>
          <w:i/>
          <w:lang w:val="en-GB"/>
          <w:rPrChange w:id="1943" w:author="Valentina Ramaschiello (ESS)" w:date="2015-09-01T11:05:00Z">
            <w:rPr>
              <w:rFonts w:ascii="Times New Roman" w:hAnsi="Times New Roman" w:cs="Times New Roman"/>
              <w:i/>
              <w:sz w:val="24"/>
              <w:szCs w:val="24"/>
              <w:lang w:val="en-GB"/>
            </w:rPr>
          </w:rPrChange>
        </w:rPr>
        <w:t>ad hoc</w:t>
      </w:r>
      <w:r w:rsidRPr="002102AD">
        <w:rPr>
          <w:rFonts w:ascii="Times New Roman" w:hAnsi="Times New Roman" w:cs="Times New Roman"/>
          <w:lang w:val="en-GB"/>
          <w:rPrChange w:id="1944" w:author="Valentina Ramaschiello (ESS)" w:date="2015-09-01T11:05:00Z">
            <w:rPr>
              <w:rFonts w:ascii="Times New Roman" w:hAnsi="Times New Roman" w:cs="Times New Roman"/>
              <w:sz w:val="24"/>
              <w:szCs w:val="24"/>
              <w:lang w:val="en-GB"/>
            </w:rPr>
          </w:rPrChange>
        </w:rPr>
        <w:t xml:space="preserve"> codification while links can be made to both CPC and FCL.</w:t>
      </w:r>
    </w:p>
    <w:p w:rsidR="00EB7AF1" w:rsidRPr="009616CB" w:rsidRDefault="00A506E5" w:rsidP="00EB7AF1">
      <w:pPr>
        <w:rPr>
          <w:ins w:id="1945" w:author="Josh Browning" w:date="2015-08-31T19:33:00Z"/>
          <w:rFonts w:ascii="Times New Roman" w:hAnsi="Times New Roman" w:cs="Times New Roman"/>
          <w:sz w:val="24"/>
          <w:szCs w:val="24"/>
          <w:lang w:val="en-GB"/>
        </w:rPr>
      </w:pPr>
      <w:ins w:id="1946" w:author="Josh Browning" w:date="2015-08-31T19:33:00Z">
        <w:r w:rsidRPr="009D7FC0">
          <w:rPr>
            <w:rFonts w:ascii="Times New Roman" w:hAnsi="Times New Roman" w:cs="Times New Roman"/>
            <w:noProof/>
            <w:lang w:eastAsia="en-US"/>
          </w:rPr>
          <w:lastRenderedPageBreak/>
          <w:pict>
            <v:shape id="Text Box 17" o:spid="_x0000_s1034" type="#_x0000_t202" style="position:absolute;margin-left:1.35pt;margin-top:269.25pt;width:481.9pt;height:41.9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vBe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HMLwXoCAAAJ&#10;BQAADgAAAAAAAAAAAAAAAAAuAgAAZHJzL2Uyb0RvYy54bWxQSwECLQAUAAYACAAAACEA0XUvteEA&#10;AAAJAQAADwAAAAAAAAAAAAAAAADUBAAAZHJzL2Rvd25yZXYueG1sUEsFBgAAAAAEAAQA8wAAAOIF&#10;AAAAAA==&#10;" stroked="f">
              <v:textbox style="mso-fit-shape-to-text:t" inset="0,0,0,0">
                <w:txbxContent>
                  <w:p w:rsidR="008608E6" w:rsidRPr="0067300F" w:rsidRDefault="008608E6" w:rsidP="00EB7AF1">
                    <w:pPr>
                      <w:pStyle w:val="Caption"/>
                      <w:rPr>
                        <w:rFonts w:ascii="Times New Roman" w:hAnsi="Times New Roman" w:cs="Times New Roman"/>
                        <w:b/>
                        <w:noProof/>
                        <w:sz w:val="22"/>
                        <w:szCs w:val="22"/>
                        <w:u w:val="single"/>
                        <w:lang w:eastAsia="zh-CN"/>
                      </w:rPr>
                    </w:pPr>
                    <w:r w:rsidRPr="0067300F">
                      <w:rPr>
                        <w:rFonts w:ascii="Times New Roman" w:hAnsi="Times New Roman" w:cs="Times New Roman"/>
                        <w:b/>
                        <w:sz w:val="22"/>
                        <w:szCs w:val="22"/>
                        <w:rPrChange w:id="1947" w:author="Valentina Ramaschiello (ESS)" w:date="2015-09-01T13:20:00Z">
                          <w:rPr>
                            <w:b/>
                            <w:sz w:val="22"/>
                            <w:szCs w:val="22"/>
                          </w:rPr>
                        </w:rPrChange>
                      </w:rPr>
                      <w:t xml:space="preserve">Figure </w:t>
                    </w:r>
                    <w:r w:rsidRPr="0067300F">
                      <w:rPr>
                        <w:rFonts w:ascii="Times New Roman" w:hAnsi="Times New Roman" w:cs="Times New Roman"/>
                        <w:b/>
                        <w:sz w:val="22"/>
                        <w:szCs w:val="22"/>
                        <w:rPrChange w:id="1948" w:author="Valentina Ramaschiello (ESS)" w:date="2015-09-01T13:20:00Z">
                          <w:rPr>
                            <w:b/>
                            <w:sz w:val="22"/>
                            <w:szCs w:val="22"/>
                          </w:rPr>
                        </w:rPrChange>
                      </w:rPr>
                      <w:fldChar w:fldCharType="begin"/>
                    </w:r>
                    <w:r w:rsidRPr="0067300F">
                      <w:rPr>
                        <w:rFonts w:ascii="Times New Roman" w:hAnsi="Times New Roman" w:cs="Times New Roman"/>
                        <w:b/>
                        <w:sz w:val="22"/>
                        <w:szCs w:val="22"/>
                        <w:rPrChange w:id="1949" w:author="Valentina Ramaschiello (ESS)" w:date="2015-09-01T13:20:00Z">
                          <w:rPr>
                            <w:b/>
                            <w:sz w:val="22"/>
                            <w:szCs w:val="22"/>
                          </w:rPr>
                        </w:rPrChange>
                      </w:rPr>
                      <w:instrText xml:space="preserve"> SEQ Figure \* ARABIC </w:instrText>
                    </w:r>
                    <w:r w:rsidRPr="0067300F">
                      <w:rPr>
                        <w:rFonts w:ascii="Times New Roman" w:hAnsi="Times New Roman" w:cs="Times New Roman"/>
                        <w:b/>
                        <w:sz w:val="22"/>
                        <w:szCs w:val="22"/>
                        <w:rPrChange w:id="1950" w:author="Valentina Ramaschiello (ESS)" w:date="2015-09-01T13:20:00Z">
                          <w:rPr>
                            <w:b/>
                            <w:sz w:val="22"/>
                            <w:szCs w:val="22"/>
                          </w:rPr>
                        </w:rPrChange>
                      </w:rPr>
                      <w:fldChar w:fldCharType="separate"/>
                    </w:r>
                    <w:r w:rsidRPr="0067300F">
                      <w:rPr>
                        <w:rFonts w:ascii="Times New Roman" w:hAnsi="Times New Roman" w:cs="Times New Roman"/>
                        <w:b/>
                        <w:noProof/>
                        <w:sz w:val="22"/>
                        <w:szCs w:val="22"/>
                        <w:rPrChange w:id="1951" w:author="Valentina Ramaschiello (ESS)" w:date="2015-09-01T13:20:00Z">
                          <w:rPr>
                            <w:b/>
                            <w:noProof/>
                            <w:sz w:val="22"/>
                            <w:szCs w:val="22"/>
                          </w:rPr>
                        </w:rPrChange>
                      </w:rPr>
                      <w:t>29</w:t>
                    </w:r>
                    <w:r w:rsidRPr="0067300F">
                      <w:rPr>
                        <w:rFonts w:ascii="Times New Roman" w:hAnsi="Times New Roman" w:cs="Times New Roman"/>
                        <w:b/>
                        <w:sz w:val="22"/>
                        <w:szCs w:val="22"/>
                        <w:rPrChange w:id="1952" w:author="Valentina Ramaschiello (ESS)" w:date="2015-09-01T13:20:00Z">
                          <w:rPr>
                            <w:b/>
                            <w:sz w:val="22"/>
                            <w:szCs w:val="22"/>
                          </w:rPr>
                        </w:rPrChange>
                      </w:rPr>
                      <w:fldChar w:fldCharType="end"/>
                    </w:r>
                    <w:r w:rsidRPr="0067300F">
                      <w:rPr>
                        <w:rFonts w:ascii="Times New Roman" w:hAnsi="Times New Roman" w:cs="Times New Roman"/>
                        <w:b/>
                        <w:sz w:val="22"/>
                        <w:szCs w:val="22"/>
                        <w:rPrChange w:id="1953" w:author="Valentina Ramaschiello (ESS)" w:date="2015-09-01T13:20:00Z">
                          <w:rPr>
                            <w:b/>
                            <w:sz w:val="22"/>
                            <w:szCs w:val="22"/>
                          </w:rPr>
                        </w:rPrChange>
                      </w:rPr>
                      <w:t xml:space="preserve">: </w:t>
                    </w:r>
                    <w:r w:rsidRPr="0067300F">
                      <w:rPr>
                        <w:rFonts w:ascii="Times New Roman" w:hAnsi="Times New Roman" w:cs="Times New Roman"/>
                        <w:b/>
                        <w:sz w:val="22"/>
                        <w:szCs w:val="22"/>
                        <w:lang w:val="en-GB"/>
                      </w:rPr>
                      <w:t>Classification of millet and its derived products in CPC; CPC hierarchy reflects the economic</w:t>
                    </w:r>
                    <w:r w:rsidRPr="0067300F">
                      <w:rPr>
                        <w:rFonts w:ascii="Times New Roman" w:hAnsi="Times New Roman" w:cs="Times New Roman"/>
                        <w:b/>
                        <w:sz w:val="22"/>
                        <w:szCs w:val="22"/>
                        <w:lang w:val="en-GB"/>
                        <w:rPrChange w:id="1954" w:author="Valentina Ramaschiello (ESS)" w:date="2015-09-01T13:20:00Z">
                          <w:rPr>
                            <w:b/>
                            <w:sz w:val="22"/>
                            <w:szCs w:val="22"/>
                            <w:lang w:val="en-GB"/>
                          </w:rPr>
                        </w:rPrChange>
                      </w:rPr>
                      <w:t xml:space="preserve"> </w:t>
                    </w:r>
                    <w:r w:rsidRPr="0067300F">
                      <w:rPr>
                        <w:rFonts w:ascii="Times New Roman" w:hAnsi="Times New Roman" w:cs="Times New Roman"/>
                        <w:b/>
                        <w:sz w:val="22"/>
                        <w:szCs w:val="22"/>
                        <w:lang w:val="en-GB"/>
                      </w:rPr>
                      <w:t>activity of origin</w:t>
                    </w:r>
                  </w:p>
                </w:txbxContent>
              </v:textbox>
              <w10:wrap type="square"/>
            </v:shape>
          </w:pict>
        </w:r>
        <w:r w:rsidRPr="009D7FC0">
          <w:rPr>
            <w:rFonts w:ascii="Times New Roman" w:hAnsi="Times New Roman" w:cs="Times New Roman"/>
            <w:noProof/>
            <w:sz w:val="24"/>
            <w:szCs w:val="24"/>
            <w:u w:val="single"/>
            <w:lang w:eastAsia="en-US"/>
          </w:rPr>
          <w:pict>
            <v:shape id="_x0000_s1033" type="#_x0000_t202" style="position:absolute;margin-left:1.35pt;margin-top:-3.75pt;width:481.9pt;height:257.2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" fillcolor="#ededed" strokecolor="black [3040]">
              <v:fill color2="#bcbcbc" rotate="t" colors="0 #ededed;42598f #d0d0d0;1 #bcbcbc" focus="100%" type="gradient"/>
              <v:shadow on="t" opacity="24903f" origin=",.5" offset="0,.55556mm"/>
              <v:textbox>
                <w:txbxContent/>
              </v:textbox>
              <w10:wrap type="square"/>
            </v:shape>
          </w:pict>
        </w:r>
      </w:ins>
    </w:p>
    <w:p w:rsidR="00EB7AF1" w:rsidRPr="009616CB" w:rsidRDefault="009D7FC0" w:rsidP="00EB7AF1">
      <w:pPr>
        <w:rPr>
          <w:del w:id="1955" w:author="Josh Browning" w:date="2015-08-31T19:33:00Z"/>
          <w:rFonts w:ascii="Times New Roman" w:hAnsi="Times New Roman" w:cs="Times New Roman"/>
          <w:sz w:val="24"/>
          <w:szCs w:val="24"/>
          <w:lang w:val="en-GB"/>
        </w:rPr>
      </w:pPr>
      <w:del w:id="1956" w:author="Josh Browning" w:date="2015-08-31T19:33:00Z">
        <w:r w:rsidRPr="009D7FC0">
          <w:rPr>
            <w:rFonts w:ascii="Times New Roman" w:hAnsi="Times New Roman" w:cs="Times New Roman"/>
            <w:noProof/>
            <w:sz w:val="24"/>
            <w:szCs w:val="24"/>
            <w:u w:val="single"/>
            <w:lang w:eastAsia="zh-CN"/>
          </w:rPr>
          <w:pict>
            <v:shape id="Casella di testo 20" o:spid="_x0000_s1036" type="#_x0000_t202" style="position:absolute;margin-left:1.35pt;margin-top:27.05pt;width:481.9pt;height:282.4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fillcolor="gray [1616]" strokecolor="black [3040]">
              <v:fill color2="#d9d9d9 [496]" rotate="t" colors="0 #bcbcbc;22938f #d0d0d0;1 #ededed" type="gradient"/>
              <v:shadow on="t" opacity="24903f" origin=",.5" offset="0,.55556mm"/>
              <v:textbox style="mso-next-textbox:#_x0000_s1033">
                <w:txbxContent>
                  <w:p w:rsidR="008608E6" w:rsidRPr="0095201C" w:rsidRDefault="008608E6"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8608E6" w:rsidRPr="0095201C" w:rsidRDefault="008608E6"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8608E6" w:rsidRPr="0095201C" w:rsidRDefault="008608E6" w:rsidP="00EB7AF1">
                    <w:pPr>
                      <w:ind w:left="1440"/>
                      <w:rPr>
                        <w:rFonts w:ascii="Calibri" w:hAnsi="Calibri"/>
                        <w:sz w:val="20"/>
                        <w:szCs w:val="20"/>
                        <w:lang w:val="en-GB"/>
                      </w:rPr>
                    </w:pPr>
                    <w:r w:rsidRPr="0095201C">
                      <w:rPr>
                        <w:rFonts w:ascii="Calibri" w:hAnsi="Calibri"/>
                        <w:sz w:val="20"/>
                        <w:szCs w:val="20"/>
                        <w:lang w:val="en-GB"/>
                      </w:rPr>
                      <w:t>Group 011: Cerals</w:t>
                    </w:r>
                  </w:p>
                  <w:p w:rsidR="008608E6" w:rsidRPr="0095201C" w:rsidRDefault="008608E6"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8608E6" w:rsidRPr="0095201C" w:rsidRDefault="008608E6"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8608E6" w:rsidRPr="0095201C" w:rsidRDefault="008608E6"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8608E6" w:rsidRPr="0095201C" w:rsidRDefault="008608E6"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8608E6" w:rsidRPr="0095201C" w:rsidRDefault="008608E6"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8608E6" w:rsidRPr="0095201C" w:rsidRDefault="008608E6"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8608E6" w:rsidRPr="0095201C" w:rsidRDefault="008608E6"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8608E6" w:rsidRPr="0095201C" w:rsidRDefault="008608E6" w:rsidP="00EB7AF1">
                    <w:pPr>
                      <w:ind w:left="720"/>
                      <w:rPr>
                        <w:rFonts w:ascii="Calibri" w:hAnsi="Calibri"/>
                        <w:sz w:val="20"/>
                        <w:szCs w:val="20"/>
                        <w:lang w:val="en-GB"/>
                      </w:rPr>
                    </w:pPr>
                    <w:r w:rsidRPr="0095201C">
                      <w:rPr>
                        <w:rFonts w:ascii="Calibri" w:hAnsi="Calibri"/>
                        <w:sz w:val="20"/>
                        <w:szCs w:val="20"/>
                        <w:lang w:val="en-GB"/>
                      </w:rPr>
                      <w:t>Division 24: Beverages</w:t>
                    </w:r>
                  </w:p>
                  <w:p w:rsidR="008608E6" w:rsidRPr="0095201C" w:rsidDel="00A506E5" w:rsidRDefault="00A506E5" w:rsidP="00A506E5">
                    <w:pPr>
                      <w:spacing w:after="0" w:line="240" w:lineRule="auto"/>
                      <w:rPr>
                        <w:del w:id="1957" w:author="Valentina Ramaschiello (ESS)" w:date="2015-09-01T13:07:00Z"/>
                        <w:rFonts w:ascii="Calibri" w:hAnsi="Calibri"/>
                        <w:sz w:val="20"/>
                        <w:szCs w:val="20"/>
                        <w:lang w:val="en-GB"/>
                      </w:rPr>
                      <w:pPrChange w:id="1958" w:author="Valentina Ramaschiello (ESS)" w:date="2015-09-01T13:07:00Z">
                        <w:pPr>
                          <w:ind w:left="1440"/>
                        </w:pPr>
                      </w:pPrChange>
                    </w:pPr>
                    <w:ins w:id="1959" w:author="Valentina Ramaschiello (ESS)" w:date="2015-09-01T13:07:00Z">
                      <w:r>
                        <w:rPr>
                          <w:rFonts w:ascii="Calibri" w:hAnsi="Calibri"/>
                          <w:sz w:val="20"/>
                          <w:szCs w:val="20"/>
                          <w:lang w:val="en-GB"/>
                        </w:rPr>
                        <w:t>S</w:t>
                      </w:r>
                    </w:ins>
                    <w:del w:id="1960" w:author="Valentina Ramaschiello (ESS)" w:date="2015-09-01T13:07:00Z">
                      <w:r w:rsidR="008608E6" w:rsidRPr="0095201C" w:rsidDel="00A506E5">
                        <w:rPr>
                          <w:rFonts w:ascii="Calibri" w:hAnsi="Calibri"/>
                          <w:sz w:val="20"/>
                          <w:szCs w:val="20"/>
                          <w:lang w:val="en-GB"/>
                        </w:rPr>
                        <w:delText>Group 243: Malt liquors and malt</w:delText>
                      </w:r>
                    </w:del>
                  </w:p>
                  <w:p w:rsidR="008608E6" w:rsidRPr="0095201C" w:rsidDel="00A506E5" w:rsidRDefault="008608E6" w:rsidP="00A506E5">
                    <w:pPr>
                      <w:spacing w:after="0" w:line="240" w:lineRule="auto"/>
                      <w:rPr>
                        <w:del w:id="1961" w:author="Valentina Ramaschiello (ESS)" w:date="2015-09-01T13:07:00Z"/>
                        <w:rFonts w:ascii="Calibri" w:hAnsi="Calibri"/>
                        <w:sz w:val="20"/>
                        <w:szCs w:val="20"/>
                        <w:lang w:val="en-GB"/>
                      </w:rPr>
                      <w:pPrChange w:id="1962" w:author="Valentina Ramaschiello (ESS)" w:date="2015-09-01T13:07:00Z">
                        <w:pPr>
                          <w:ind w:left="2160"/>
                        </w:pPr>
                      </w:pPrChange>
                    </w:pPr>
                    <w:del w:id="1963" w:author="Valentina Ramaschiello (ESS)" w:date="2015-09-01T13:07:00Z">
                      <w:r w:rsidRPr="0095201C" w:rsidDel="00A506E5">
                        <w:rPr>
                          <w:rFonts w:ascii="Calibri" w:hAnsi="Calibri"/>
                          <w:sz w:val="20"/>
                          <w:szCs w:val="20"/>
                          <w:lang w:val="en-GB"/>
                        </w:rPr>
                        <w:delText>Class 24310: Beer made from malt</w:delText>
                      </w:r>
                    </w:del>
                  </w:p>
                  <w:p w:rsidR="008608E6" w:rsidRPr="0095201C" w:rsidDel="00A506E5" w:rsidRDefault="008608E6" w:rsidP="00A506E5">
                    <w:pPr>
                      <w:spacing w:after="0" w:line="240" w:lineRule="auto"/>
                      <w:rPr>
                        <w:del w:id="1964" w:author="Valentina Ramaschiello (ESS)" w:date="2015-09-01T13:07:00Z"/>
                        <w:rFonts w:ascii="Calibri" w:hAnsi="Calibri"/>
                        <w:sz w:val="20"/>
                        <w:szCs w:val="20"/>
                        <w:lang w:val="en-GB"/>
                      </w:rPr>
                      <w:pPrChange w:id="1965" w:author="Valentina Ramaschiello (ESS)" w:date="2015-09-01T13:07:00Z">
                        <w:pPr>
                          <w:ind w:left="2880"/>
                        </w:pPr>
                      </w:pPrChange>
                    </w:pPr>
                    <w:del w:id="1966" w:author="Valentina Ramaschiello (ESS)" w:date="2015-09-01T13:07:00Z">
                      <w:r w:rsidRPr="0095201C" w:rsidDel="00A506E5">
                        <w:rPr>
                          <w:rFonts w:ascii="Calibri" w:hAnsi="Calibri"/>
                          <w:sz w:val="20"/>
                          <w:szCs w:val="20"/>
                          <w:lang w:val="en-GB"/>
                        </w:rPr>
                        <w:delText xml:space="preserve">FAO Expansion </w:delText>
                      </w:r>
                      <w:r w:rsidRPr="0095201C" w:rsidDel="00A506E5">
                        <w:rPr>
                          <w:rFonts w:ascii="Calibri" w:hAnsi="Calibri"/>
                          <w:b/>
                          <w:color w:val="0000FF"/>
                          <w:sz w:val="20"/>
                          <w:szCs w:val="20"/>
                          <w:lang w:val="en-GB"/>
                        </w:rPr>
                        <w:delText>24310.03 Beer of millet</w:delText>
                      </w:r>
                    </w:del>
                  </w:p>
                  <w:p w:rsidR="008608E6" w:rsidRPr="0095201C" w:rsidDel="00A506E5" w:rsidRDefault="008608E6" w:rsidP="00A506E5">
                    <w:pPr>
                      <w:spacing w:after="0" w:line="240" w:lineRule="auto"/>
                      <w:rPr>
                        <w:del w:id="1967" w:author="Valentina Ramaschiello (ESS)" w:date="2015-09-01T13:07:00Z"/>
                        <w:rFonts w:ascii="Calibri" w:hAnsi="Calibri"/>
                        <w:b/>
                        <w:sz w:val="20"/>
                        <w:szCs w:val="20"/>
                        <w:lang w:val="en-GB"/>
                      </w:rPr>
                      <w:pPrChange w:id="1968" w:author="Valentina Ramaschiello (ESS)" w:date="2015-09-01T13:07:00Z">
                        <w:pPr>
                          <w:spacing w:before="120"/>
                        </w:pPr>
                      </w:pPrChange>
                    </w:pPr>
                    <w:del w:id="1969" w:author="Valentina Ramaschiello (ESS)" w:date="2015-09-01T13:07:00Z">
                      <w:r w:rsidRPr="0095201C" w:rsidDel="00A506E5">
                        <w:rPr>
                          <w:rFonts w:ascii="Calibri" w:hAnsi="Calibri"/>
                          <w:b/>
                          <w:sz w:val="20"/>
                          <w:szCs w:val="20"/>
                          <w:lang w:val="en-GB"/>
                        </w:rPr>
                        <w:delText xml:space="preserve">Section 3: Other transportable goods </w:delText>
                      </w:r>
                    </w:del>
                  </w:p>
                  <w:p w:rsidR="008608E6" w:rsidRPr="0095201C" w:rsidDel="00A506E5" w:rsidRDefault="008608E6" w:rsidP="00A506E5">
                    <w:pPr>
                      <w:spacing w:after="0" w:line="240" w:lineRule="auto"/>
                      <w:rPr>
                        <w:del w:id="1970" w:author="Valentina Ramaschiello (ESS)" w:date="2015-09-01T13:07:00Z"/>
                        <w:rFonts w:ascii="Calibri" w:hAnsi="Calibri"/>
                        <w:sz w:val="20"/>
                        <w:szCs w:val="20"/>
                        <w:lang w:val="en-GB"/>
                      </w:rPr>
                      <w:pPrChange w:id="1971" w:author="Valentina Ramaschiello (ESS)" w:date="2015-09-01T13:07:00Z">
                        <w:pPr>
                          <w:ind w:left="720"/>
                        </w:pPr>
                      </w:pPrChange>
                    </w:pPr>
                    <w:del w:id="1972" w:author="Valentina Ramaschiello (ESS)" w:date="2015-09-01T13:07:00Z">
                      <w:r w:rsidRPr="0095201C" w:rsidDel="00A506E5">
                        <w:rPr>
                          <w:rFonts w:ascii="Calibri" w:hAnsi="Calibri"/>
                          <w:sz w:val="20"/>
                          <w:szCs w:val="20"/>
                          <w:lang w:val="en-GB"/>
                        </w:rPr>
                        <w:delText>Division 39: Wastes or scraps</w:delText>
                      </w:r>
                    </w:del>
                  </w:p>
                  <w:p w:rsidR="008608E6" w:rsidRPr="0095201C" w:rsidDel="00A506E5" w:rsidRDefault="008608E6" w:rsidP="00A506E5">
                    <w:pPr>
                      <w:spacing w:after="0" w:line="240" w:lineRule="auto"/>
                      <w:rPr>
                        <w:del w:id="1973" w:author="Valentina Ramaschiello (ESS)" w:date="2015-09-01T13:07:00Z"/>
                        <w:rFonts w:ascii="Calibri" w:hAnsi="Calibri"/>
                        <w:sz w:val="20"/>
                        <w:szCs w:val="20"/>
                        <w:lang w:val="en-GB"/>
                      </w:rPr>
                      <w:pPrChange w:id="1974" w:author="Valentina Ramaschiello (ESS)" w:date="2015-09-01T13:07:00Z">
                        <w:pPr>
                          <w:ind w:left="1440"/>
                        </w:pPr>
                      </w:pPrChange>
                    </w:pPr>
                    <w:del w:id="1975" w:author="Valentina Ramaschiello (ESS)" w:date="2015-09-01T13:07:00Z">
                      <w:r w:rsidRPr="0095201C" w:rsidDel="00A506E5">
                        <w:rPr>
                          <w:rFonts w:ascii="Calibri" w:hAnsi="Calibri"/>
                          <w:sz w:val="20"/>
                          <w:szCs w:val="20"/>
                          <w:lang w:val="en-GB"/>
                        </w:rPr>
                        <w:delText>Group 391: Wastes from food and tobacco industry</w:delText>
                      </w:r>
                    </w:del>
                  </w:p>
                  <w:p w:rsidR="008608E6" w:rsidRPr="0095201C" w:rsidDel="00A506E5" w:rsidRDefault="008608E6" w:rsidP="00A506E5">
                    <w:pPr>
                      <w:spacing w:after="0" w:line="240" w:lineRule="auto"/>
                      <w:rPr>
                        <w:del w:id="1976" w:author="Valentina Ramaschiello (ESS)" w:date="2015-09-01T13:07:00Z"/>
                        <w:rFonts w:ascii="Calibri" w:hAnsi="Calibri"/>
                        <w:sz w:val="20"/>
                        <w:szCs w:val="20"/>
                        <w:lang w:val="en-GB"/>
                      </w:rPr>
                      <w:pPrChange w:id="1977" w:author="Valentina Ramaschiello (ESS)" w:date="2015-09-01T13:07:00Z">
                        <w:pPr>
                          <w:ind w:left="2160"/>
                        </w:pPr>
                      </w:pPrChange>
                    </w:pPr>
                    <w:del w:id="1978" w:author="Valentina Ramaschiello (ESS)" w:date="2015-09-01T13:07:00Z">
                      <w:r w:rsidRPr="0095201C" w:rsidDel="00A506E5">
                        <w:rPr>
                          <w:rFonts w:ascii="Calibri" w:hAnsi="Calibri"/>
                          <w:sz w:val="20"/>
                          <w:szCs w:val="20"/>
                          <w:lang w:val="en-GB"/>
                        </w:rPr>
                        <w:delText>Class 3912: Bran and other residues from the working of cereals or legumes</w:delText>
                      </w:r>
                    </w:del>
                  </w:p>
                  <w:p w:rsidR="008608E6" w:rsidRPr="0095201C" w:rsidDel="00A506E5" w:rsidRDefault="008608E6" w:rsidP="00A506E5">
                    <w:pPr>
                      <w:spacing w:after="0" w:line="240" w:lineRule="auto"/>
                      <w:rPr>
                        <w:del w:id="1979" w:author="Valentina Ramaschiello (ESS)" w:date="2015-09-01T13:07:00Z"/>
                        <w:rFonts w:ascii="Calibri" w:hAnsi="Calibri"/>
                        <w:sz w:val="20"/>
                        <w:szCs w:val="20"/>
                        <w:lang w:val="en-GB"/>
                      </w:rPr>
                      <w:pPrChange w:id="1980" w:author="Valentina Ramaschiello (ESS)" w:date="2015-09-01T13:07:00Z">
                        <w:pPr>
                          <w:ind w:left="2160"/>
                        </w:pPr>
                      </w:pPrChange>
                    </w:pPr>
                    <w:del w:id="1981" w:author="Valentina Ramaschiello (ESS)" w:date="2015-09-01T13:07:00Z">
                      <w:r w:rsidRPr="0095201C" w:rsidDel="00A506E5">
                        <w:rPr>
                          <w:rFonts w:ascii="Calibri" w:hAnsi="Calibri"/>
                          <w:sz w:val="20"/>
                          <w:szCs w:val="20"/>
                          <w:lang w:val="en-GB"/>
                        </w:rPr>
                        <w:delText>Subclass 39120: Bran and other residues from the working of cereals or legumes</w:delText>
                      </w:r>
                    </w:del>
                  </w:p>
                  <w:p w:rsidR="008608E6" w:rsidRPr="0095201C" w:rsidRDefault="008608E6" w:rsidP="00A506E5">
                    <w:pPr>
                      <w:spacing w:after="0" w:line="240" w:lineRule="auto"/>
                      <w:rPr>
                        <w:rFonts w:ascii="Calibri" w:hAnsi="Calibri"/>
                        <w:b/>
                        <w:sz w:val="20"/>
                        <w:szCs w:val="20"/>
                        <w:lang w:val="en-GB"/>
                      </w:rPr>
                      <w:pPrChange w:id="1982" w:author="Valentina Ramaschiello (ESS)" w:date="2015-09-01T13:07:00Z">
                        <w:pPr/>
                      </w:pPrChange>
                    </w:pPr>
                    <w:del w:id="1983" w:author="Valentina Ramaschiello (ESS)" w:date="2015-09-01T13:07:00Z">
                      <w:r w:rsidRPr="0095201C" w:rsidDel="00A506E5">
                        <w:rPr>
                          <w:rFonts w:ascii="Calibri" w:hAnsi="Calibri"/>
                          <w:sz w:val="20"/>
                          <w:szCs w:val="20"/>
                          <w:lang w:val="en-GB"/>
                        </w:rPr>
                        <w:delText xml:space="preserve">FAO Expansion </w:delText>
                      </w:r>
                      <w:r w:rsidRPr="0095201C" w:rsidDel="00A506E5">
                        <w:rPr>
                          <w:rFonts w:ascii="Calibri" w:hAnsi="Calibri"/>
                          <w:b/>
                          <w:color w:val="0000FF"/>
                          <w:sz w:val="20"/>
                          <w:szCs w:val="20"/>
                          <w:lang w:val="en-GB"/>
                        </w:rPr>
                        <w:delText>39120.07: Bran of millet</w:delText>
                      </w:r>
                      <w:r w:rsidRPr="0095201C" w:rsidDel="00A506E5">
                        <w:rPr>
                          <w:rFonts w:ascii="Calibri" w:hAnsi="Calibri"/>
                          <w:b/>
                          <w:sz w:val="20"/>
                          <w:szCs w:val="20"/>
                          <w:lang w:val="en-GB"/>
                        </w:rPr>
                        <w:delText>Section</w:delText>
                      </w:r>
                    </w:del>
                    <w:ins w:id="1984" w:author="Valentina Ramaschiello (ESS)" w:date="2015-09-01T13:07:00Z">
                      <w:r w:rsidR="00A506E5">
                        <w:rPr>
                          <w:rFonts w:ascii="Calibri" w:hAnsi="Calibri"/>
                          <w:b/>
                          <w:sz w:val="20"/>
                          <w:szCs w:val="20"/>
                          <w:lang w:val="en-GB"/>
                        </w:rPr>
                        <w:t xml:space="preserve">ection </w:t>
                      </w:r>
                    </w:ins>
                    <w:del w:id="1985" w:author="Valentina Ramaschiello (ESS)" w:date="2015-09-01T13:07:00Z">
                      <w:r w:rsidRPr="0095201C" w:rsidDel="00A506E5">
                        <w:rPr>
                          <w:rFonts w:ascii="Calibri" w:hAnsi="Calibri"/>
                          <w:b/>
                          <w:sz w:val="20"/>
                          <w:szCs w:val="20"/>
                          <w:lang w:val="en-GB"/>
                        </w:rPr>
                        <w:delText xml:space="preserve"> </w:delText>
                      </w:r>
                    </w:del>
                    <w:r w:rsidRPr="0095201C">
                      <w:rPr>
                        <w:rFonts w:ascii="Calibri" w:hAnsi="Calibri"/>
                        <w:b/>
                        <w:sz w:val="20"/>
                        <w:szCs w:val="20"/>
                        <w:lang w:val="en-GB"/>
                      </w:rPr>
                      <w:t xml:space="preserve">0: Agriculture, forestry and fishery products </w:t>
                    </w:r>
                  </w:p>
                  <w:p w:rsidR="008608E6" w:rsidRPr="0095201C" w:rsidRDefault="008608E6" w:rsidP="00A506E5">
                    <w:pPr>
                      <w:spacing w:after="0" w:line="240" w:lineRule="auto"/>
                      <w:ind w:left="720"/>
                      <w:rPr>
                        <w:rFonts w:ascii="Calibri" w:hAnsi="Calibri"/>
                        <w:sz w:val="20"/>
                        <w:szCs w:val="20"/>
                        <w:lang w:val="en-GB"/>
                      </w:rPr>
                      <w:pPrChange w:id="1986" w:author="Valentina Ramaschiello (ESS)" w:date="2015-09-01T13:06:00Z">
                        <w:pPr>
                          <w:ind w:left="720"/>
                        </w:pPr>
                      </w:pPrChange>
                    </w:pPr>
                    <w:r w:rsidRPr="0095201C">
                      <w:rPr>
                        <w:rFonts w:ascii="Calibri" w:hAnsi="Calibri"/>
                        <w:sz w:val="20"/>
                        <w:szCs w:val="20"/>
                        <w:lang w:val="en-GB"/>
                      </w:rPr>
                      <w:t>Division 01: Products of agriculture, horticulture and market gardening</w:t>
                    </w:r>
                  </w:p>
                  <w:p w:rsidR="008608E6" w:rsidRPr="0095201C" w:rsidRDefault="008608E6" w:rsidP="00A506E5">
                    <w:pPr>
                      <w:spacing w:after="0" w:line="240" w:lineRule="auto"/>
                      <w:ind w:left="1440"/>
                      <w:rPr>
                        <w:rFonts w:ascii="Calibri" w:hAnsi="Calibri"/>
                        <w:sz w:val="20"/>
                        <w:szCs w:val="20"/>
                        <w:lang w:val="en-GB"/>
                      </w:rPr>
                      <w:pPrChange w:id="1987" w:author="Valentina Ramaschiello (ESS)" w:date="2015-09-01T13:06:00Z">
                        <w:pPr>
                          <w:ind w:left="1440"/>
                        </w:pPr>
                      </w:pPrChange>
                    </w:pPr>
                    <w:r w:rsidRPr="0095201C">
                      <w:rPr>
                        <w:rFonts w:ascii="Calibri" w:hAnsi="Calibri"/>
                        <w:sz w:val="20"/>
                        <w:szCs w:val="20"/>
                        <w:lang w:val="en-GB"/>
                      </w:rPr>
                      <w:t>Group 011: Cer</w:t>
                    </w:r>
                    <w:ins w:id="1988" w:author="Valentina Ramaschiello (ESS)" w:date="2015-09-01T13:19:00Z">
                      <w:r w:rsidR="0067300F">
                        <w:rPr>
                          <w:rFonts w:ascii="Calibri" w:hAnsi="Calibri"/>
                          <w:sz w:val="20"/>
                          <w:szCs w:val="20"/>
                          <w:lang w:val="en-GB"/>
                        </w:rPr>
                        <w:t>e</w:t>
                      </w:r>
                    </w:ins>
                    <w:r w:rsidRPr="0095201C">
                      <w:rPr>
                        <w:rFonts w:ascii="Calibri" w:hAnsi="Calibri"/>
                        <w:sz w:val="20"/>
                        <w:szCs w:val="20"/>
                        <w:lang w:val="en-GB"/>
                      </w:rPr>
                      <w:t>als</w:t>
                    </w:r>
                  </w:p>
                  <w:p w:rsidR="008608E6" w:rsidRPr="0095201C" w:rsidRDefault="008608E6" w:rsidP="00A506E5">
                    <w:pPr>
                      <w:spacing w:after="0" w:line="240" w:lineRule="auto"/>
                      <w:ind w:left="2160"/>
                      <w:rPr>
                        <w:rFonts w:ascii="Calibri" w:hAnsi="Calibri"/>
                        <w:b/>
                        <w:color w:val="0000FF"/>
                        <w:sz w:val="20"/>
                        <w:szCs w:val="20"/>
                        <w:lang w:val="en-GB"/>
                      </w:rPr>
                      <w:pPrChange w:id="1989" w:author="Valentina Ramaschiello (ESS)" w:date="2015-09-01T13:06:00Z">
                        <w:pPr>
                          <w:ind w:left="2160"/>
                        </w:pPr>
                      </w:pPrChange>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8608E6" w:rsidRPr="0095201C" w:rsidRDefault="008608E6" w:rsidP="00A506E5">
                    <w:pPr>
                      <w:spacing w:after="0" w:line="240" w:lineRule="auto"/>
                      <w:rPr>
                        <w:rFonts w:ascii="Calibri" w:hAnsi="Calibri"/>
                        <w:b/>
                        <w:sz w:val="20"/>
                        <w:szCs w:val="20"/>
                        <w:lang w:val="en-GB"/>
                      </w:rPr>
                      <w:pPrChange w:id="1990" w:author="Valentina Ramaschiello (ESS)" w:date="2015-09-01T13:06:00Z">
                        <w:pPr>
                          <w:spacing w:before="120"/>
                        </w:pPr>
                      </w:pPrChange>
                    </w:pPr>
                    <w:r w:rsidRPr="0095201C">
                      <w:rPr>
                        <w:rFonts w:ascii="Calibri" w:hAnsi="Calibri"/>
                        <w:b/>
                        <w:sz w:val="20"/>
                        <w:szCs w:val="20"/>
                        <w:lang w:val="en-GB"/>
                      </w:rPr>
                      <w:t>Section 2: Food products, beverages and tobacco [...]</w:t>
                    </w:r>
                  </w:p>
                  <w:p w:rsidR="008608E6" w:rsidRPr="0095201C" w:rsidRDefault="008608E6" w:rsidP="00A506E5">
                    <w:pPr>
                      <w:spacing w:after="0" w:line="240" w:lineRule="auto"/>
                      <w:ind w:left="720"/>
                      <w:rPr>
                        <w:rFonts w:ascii="Calibri" w:hAnsi="Calibri"/>
                        <w:sz w:val="20"/>
                        <w:szCs w:val="20"/>
                        <w:lang w:val="en-GB"/>
                      </w:rPr>
                      <w:pPrChange w:id="1991" w:author="Valentina Ramaschiello (ESS)" w:date="2015-09-01T13:06:00Z">
                        <w:pPr>
                          <w:ind w:left="720"/>
                        </w:pPr>
                      </w:pPrChange>
                    </w:pPr>
                    <w:r w:rsidRPr="0095201C">
                      <w:rPr>
                        <w:rFonts w:ascii="Calibri" w:hAnsi="Calibri"/>
                        <w:sz w:val="20"/>
                        <w:szCs w:val="20"/>
                        <w:lang w:val="en-GB"/>
                      </w:rPr>
                      <w:t>Division 23: Grain mill products, starches and starch products; other food products</w:t>
                    </w:r>
                  </w:p>
                  <w:p w:rsidR="008608E6" w:rsidRPr="0095201C" w:rsidRDefault="008608E6" w:rsidP="00A506E5">
                    <w:pPr>
                      <w:spacing w:after="0" w:line="240" w:lineRule="auto"/>
                      <w:ind w:left="1440"/>
                      <w:rPr>
                        <w:rFonts w:ascii="Calibri" w:hAnsi="Calibri"/>
                        <w:sz w:val="20"/>
                        <w:szCs w:val="20"/>
                        <w:lang w:val="en-GB"/>
                      </w:rPr>
                      <w:pPrChange w:id="1992" w:author="Valentina Ramaschiello (ESS)" w:date="2015-09-01T13:06:00Z">
                        <w:pPr>
                          <w:ind w:left="1440"/>
                        </w:pPr>
                      </w:pPrChange>
                    </w:pPr>
                    <w:r w:rsidRPr="0095201C">
                      <w:rPr>
                        <w:rFonts w:ascii="Calibri" w:hAnsi="Calibri"/>
                        <w:sz w:val="20"/>
                        <w:szCs w:val="20"/>
                        <w:lang w:val="en-GB"/>
                      </w:rPr>
                      <w:t>Group 231: Grain mill products</w:t>
                    </w:r>
                  </w:p>
                  <w:p w:rsidR="008608E6" w:rsidRPr="0095201C" w:rsidRDefault="008608E6" w:rsidP="00A506E5">
                    <w:pPr>
                      <w:spacing w:after="0" w:line="240" w:lineRule="auto"/>
                      <w:ind w:left="2160"/>
                      <w:rPr>
                        <w:rFonts w:ascii="Calibri" w:hAnsi="Calibri"/>
                        <w:sz w:val="20"/>
                        <w:szCs w:val="20"/>
                        <w:lang w:val="en-GB"/>
                      </w:rPr>
                      <w:pPrChange w:id="1993" w:author="Valentina Ramaschiello (ESS)" w:date="2015-09-01T13:06:00Z">
                        <w:pPr>
                          <w:ind w:left="2160"/>
                        </w:pPr>
                      </w:pPrChange>
                    </w:pPr>
                    <w:r w:rsidRPr="0095201C">
                      <w:rPr>
                        <w:rFonts w:ascii="Calibri" w:hAnsi="Calibri"/>
                        <w:sz w:val="20"/>
                        <w:szCs w:val="20"/>
                        <w:lang w:val="en-GB"/>
                      </w:rPr>
                      <w:t>Class 2312: Other cereals flour</w:t>
                    </w:r>
                  </w:p>
                  <w:p w:rsidR="008608E6" w:rsidRPr="0095201C" w:rsidRDefault="008608E6" w:rsidP="00A506E5">
                    <w:pPr>
                      <w:spacing w:after="0" w:line="240" w:lineRule="auto"/>
                      <w:ind w:left="2880"/>
                      <w:rPr>
                        <w:rFonts w:ascii="Calibri" w:hAnsi="Calibri"/>
                        <w:sz w:val="20"/>
                        <w:szCs w:val="20"/>
                        <w:lang w:val="en-GB"/>
                      </w:rPr>
                      <w:pPrChange w:id="1994" w:author="Valentina Ramaschiello (ESS)" w:date="2015-09-01T13:06:00Z">
                        <w:pPr>
                          <w:ind w:left="2880"/>
                        </w:pPr>
                      </w:pPrChange>
                    </w:pPr>
                    <w:r w:rsidRPr="0095201C">
                      <w:rPr>
                        <w:rFonts w:ascii="Calibri" w:hAnsi="Calibri"/>
                        <w:sz w:val="20"/>
                        <w:szCs w:val="20"/>
                        <w:lang w:val="en-GB"/>
                      </w:rPr>
                      <w:t>Subclass 23120: Other cereal flours</w:t>
                    </w:r>
                  </w:p>
                  <w:p w:rsidR="008608E6" w:rsidRPr="0095201C" w:rsidRDefault="008608E6" w:rsidP="00A506E5">
                    <w:pPr>
                      <w:spacing w:after="0" w:line="240" w:lineRule="auto"/>
                      <w:ind w:left="3600"/>
                      <w:rPr>
                        <w:rFonts w:ascii="Calibri" w:hAnsi="Calibri"/>
                        <w:sz w:val="20"/>
                        <w:szCs w:val="20"/>
                        <w:lang w:val="en-GB"/>
                      </w:rPr>
                      <w:pPrChange w:id="1995" w:author="Valentina Ramaschiello (ESS)" w:date="2015-09-01T13:06:00Z">
                        <w:pPr>
                          <w:ind w:left="3600"/>
                        </w:pPr>
                      </w:pPrChange>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8608E6" w:rsidRPr="0095201C" w:rsidRDefault="008608E6" w:rsidP="00A506E5">
                    <w:pPr>
                      <w:spacing w:after="0" w:line="240" w:lineRule="auto"/>
                      <w:ind w:left="720"/>
                      <w:rPr>
                        <w:rFonts w:ascii="Calibri" w:hAnsi="Calibri"/>
                        <w:sz w:val="20"/>
                        <w:szCs w:val="20"/>
                        <w:lang w:val="en-GB"/>
                      </w:rPr>
                      <w:pPrChange w:id="1996" w:author="Valentina Ramaschiello (ESS)" w:date="2015-09-01T13:06:00Z">
                        <w:pPr>
                          <w:ind w:left="720"/>
                        </w:pPr>
                      </w:pPrChange>
                    </w:pPr>
                    <w:r w:rsidRPr="0095201C">
                      <w:rPr>
                        <w:rFonts w:ascii="Calibri" w:hAnsi="Calibri"/>
                        <w:sz w:val="20"/>
                        <w:szCs w:val="20"/>
                        <w:lang w:val="en-GB"/>
                      </w:rPr>
                      <w:t>Division 24: Beverages</w:t>
                    </w:r>
                  </w:p>
                  <w:p w:rsidR="008608E6" w:rsidRPr="0095201C" w:rsidRDefault="008608E6" w:rsidP="00A506E5">
                    <w:pPr>
                      <w:spacing w:after="0" w:line="240" w:lineRule="auto"/>
                      <w:ind w:left="1440"/>
                      <w:rPr>
                        <w:rFonts w:ascii="Calibri" w:hAnsi="Calibri"/>
                        <w:sz w:val="20"/>
                        <w:szCs w:val="20"/>
                        <w:lang w:val="en-GB"/>
                      </w:rPr>
                      <w:pPrChange w:id="1997" w:author="Valentina Ramaschiello (ESS)" w:date="2015-09-01T13:06:00Z">
                        <w:pPr>
                          <w:ind w:left="1440"/>
                        </w:pPr>
                      </w:pPrChange>
                    </w:pPr>
                    <w:r w:rsidRPr="0095201C">
                      <w:rPr>
                        <w:rFonts w:ascii="Calibri" w:hAnsi="Calibri"/>
                        <w:sz w:val="20"/>
                        <w:szCs w:val="20"/>
                        <w:lang w:val="en-GB"/>
                      </w:rPr>
                      <w:t>Group 243: Malt liquors and malt</w:t>
                    </w:r>
                  </w:p>
                  <w:p w:rsidR="008608E6" w:rsidRPr="0095201C" w:rsidRDefault="008608E6" w:rsidP="00A506E5">
                    <w:pPr>
                      <w:spacing w:after="0" w:line="240" w:lineRule="auto"/>
                      <w:ind w:left="2160"/>
                      <w:rPr>
                        <w:rFonts w:ascii="Calibri" w:hAnsi="Calibri"/>
                        <w:sz w:val="20"/>
                        <w:szCs w:val="20"/>
                        <w:lang w:val="en-GB"/>
                      </w:rPr>
                      <w:pPrChange w:id="1998" w:author="Valentina Ramaschiello (ESS)" w:date="2015-09-01T13:06:00Z">
                        <w:pPr>
                          <w:ind w:left="2160"/>
                        </w:pPr>
                      </w:pPrChange>
                    </w:pPr>
                    <w:r w:rsidRPr="0095201C">
                      <w:rPr>
                        <w:rFonts w:ascii="Calibri" w:hAnsi="Calibri"/>
                        <w:sz w:val="20"/>
                        <w:szCs w:val="20"/>
                        <w:lang w:val="en-GB"/>
                      </w:rPr>
                      <w:t>Class 24310: Beer made from malt</w:t>
                    </w:r>
                  </w:p>
                  <w:p w:rsidR="008608E6" w:rsidRPr="0095201C" w:rsidRDefault="008608E6" w:rsidP="00A506E5">
                    <w:pPr>
                      <w:spacing w:after="0" w:line="240" w:lineRule="auto"/>
                      <w:ind w:left="2880"/>
                      <w:rPr>
                        <w:rFonts w:ascii="Calibri" w:hAnsi="Calibri"/>
                        <w:sz w:val="20"/>
                        <w:szCs w:val="20"/>
                        <w:lang w:val="en-GB"/>
                      </w:rPr>
                      <w:pPrChange w:id="1999" w:author="Valentina Ramaschiello (ESS)" w:date="2015-09-01T13:06:00Z">
                        <w:pPr>
                          <w:ind w:left="2880"/>
                        </w:pPr>
                      </w:pPrChange>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8608E6" w:rsidRPr="0095201C" w:rsidRDefault="008608E6" w:rsidP="00A506E5">
                    <w:pPr>
                      <w:spacing w:after="0" w:line="240" w:lineRule="auto"/>
                      <w:rPr>
                        <w:rFonts w:ascii="Calibri" w:hAnsi="Calibri"/>
                        <w:b/>
                        <w:sz w:val="20"/>
                        <w:szCs w:val="20"/>
                        <w:lang w:val="en-GB"/>
                      </w:rPr>
                      <w:pPrChange w:id="2000" w:author="Valentina Ramaschiello (ESS)" w:date="2015-09-01T13:06:00Z">
                        <w:pPr>
                          <w:spacing w:before="120"/>
                        </w:pPr>
                      </w:pPrChange>
                    </w:pPr>
                    <w:r w:rsidRPr="0095201C">
                      <w:rPr>
                        <w:rFonts w:ascii="Calibri" w:hAnsi="Calibri"/>
                        <w:b/>
                        <w:sz w:val="20"/>
                        <w:szCs w:val="20"/>
                        <w:lang w:val="en-GB"/>
                      </w:rPr>
                      <w:t xml:space="preserve">Section 3: Other transportable goods </w:t>
                    </w:r>
                  </w:p>
                  <w:p w:rsidR="008608E6" w:rsidRPr="0095201C" w:rsidRDefault="008608E6" w:rsidP="00A506E5">
                    <w:pPr>
                      <w:spacing w:after="0" w:line="240" w:lineRule="auto"/>
                      <w:ind w:left="720"/>
                      <w:rPr>
                        <w:rFonts w:ascii="Calibri" w:hAnsi="Calibri"/>
                        <w:sz w:val="20"/>
                        <w:szCs w:val="20"/>
                        <w:lang w:val="en-GB"/>
                      </w:rPr>
                      <w:pPrChange w:id="2001" w:author="Valentina Ramaschiello (ESS)" w:date="2015-09-01T13:06:00Z">
                        <w:pPr>
                          <w:ind w:left="720"/>
                        </w:pPr>
                      </w:pPrChange>
                    </w:pPr>
                    <w:r w:rsidRPr="0095201C">
                      <w:rPr>
                        <w:rFonts w:ascii="Calibri" w:hAnsi="Calibri"/>
                        <w:sz w:val="20"/>
                        <w:szCs w:val="20"/>
                        <w:lang w:val="en-GB"/>
                      </w:rPr>
                      <w:t>Division 39: Wastes or scraps</w:t>
                    </w:r>
                  </w:p>
                  <w:p w:rsidR="008608E6" w:rsidRPr="0095201C" w:rsidRDefault="008608E6" w:rsidP="00A506E5">
                    <w:pPr>
                      <w:spacing w:after="0" w:line="240" w:lineRule="auto"/>
                      <w:ind w:left="1440"/>
                      <w:rPr>
                        <w:rFonts w:ascii="Calibri" w:hAnsi="Calibri"/>
                        <w:sz w:val="20"/>
                        <w:szCs w:val="20"/>
                        <w:lang w:val="en-GB"/>
                      </w:rPr>
                      <w:pPrChange w:id="2002" w:author="Valentina Ramaschiello (ESS)" w:date="2015-09-01T13:06:00Z">
                        <w:pPr>
                          <w:ind w:left="1440"/>
                        </w:pPr>
                      </w:pPrChange>
                    </w:pPr>
                    <w:r w:rsidRPr="0095201C">
                      <w:rPr>
                        <w:rFonts w:ascii="Calibri" w:hAnsi="Calibri"/>
                        <w:sz w:val="20"/>
                        <w:szCs w:val="20"/>
                        <w:lang w:val="en-GB"/>
                      </w:rPr>
                      <w:t>Group 391: Wastes from food and tobacco industry</w:t>
                    </w:r>
                  </w:p>
                  <w:p w:rsidR="008608E6" w:rsidRPr="0095201C" w:rsidRDefault="008608E6" w:rsidP="00A506E5">
                    <w:pPr>
                      <w:spacing w:after="0" w:line="240" w:lineRule="auto"/>
                      <w:ind w:left="2160"/>
                      <w:rPr>
                        <w:rFonts w:ascii="Calibri" w:hAnsi="Calibri"/>
                        <w:sz w:val="20"/>
                        <w:szCs w:val="20"/>
                        <w:lang w:val="en-GB"/>
                      </w:rPr>
                      <w:pPrChange w:id="2003" w:author="Valentina Ramaschiello (ESS)" w:date="2015-09-01T13:06:00Z">
                        <w:pPr>
                          <w:ind w:left="2160"/>
                        </w:pPr>
                      </w:pPrChange>
                    </w:pPr>
                    <w:r w:rsidRPr="0095201C">
                      <w:rPr>
                        <w:rFonts w:ascii="Calibri" w:hAnsi="Calibri"/>
                        <w:sz w:val="20"/>
                        <w:szCs w:val="20"/>
                        <w:lang w:val="en-GB"/>
                      </w:rPr>
                      <w:t>Class 3912: Bran and other residues from the working of cereals or legumes</w:t>
                    </w:r>
                  </w:p>
                  <w:p w:rsidR="008608E6" w:rsidRPr="0095201C" w:rsidRDefault="008608E6" w:rsidP="00A506E5">
                    <w:pPr>
                      <w:spacing w:after="0" w:line="240" w:lineRule="auto"/>
                      <w:ind w:left="2160"/>
                      <w:rPr>
                        <w:rFonts w:ascii="Calibri" w:hAnsi="Calibri"/>
                        <w:sz w:val="20"/>
                        <w:szCs w:val="20"/>
                        <w:lang w:val="en-GB"/>
                      </w:rPr>
                      <w:pPrChange w:id="2004" w:author="Valentina Ramaschiello (ESS)" w:date="2015-09-01T13:06:00Z">
                        <w:pPr>
                          <w:ind w:left="2160"/>
                        </w:pPr>
                      </w:pPrChange>
                    </w:pPr>
                    <w:r w:rsidRPr="0095201C">
                      <w:rPr>
                        <w:rFonts w:ascii="Calibri" w:hAnsi="Calibri"/>
                        <w:sz w:val="20"/>
                        <w:szCs w:val="20"/>
                        <w:lang w:val="en-GB"/>
                      </w:rPr>
                      <w:t>Subclass 39120: Bran and other residues from the working of cereals or legumes</w:t>
                    </w:r>
                  </w:p>
                  <w:p w:rsidR="008608E6" w:rsidRPr="0095201C" w:rsidRDefault="008608E6" w:rsidP="00A506E5">
                    <w:pPr>
                      <w:spacing w:after="0" w:line="240" w:lineRule="auto"/>
                      <w:ind w:left="2160"/>
                      <w:rPr>
                        <w:rFonts w:ascii="Calibri" w:hAnsi="Calibri"/>
                        <w:sz w:val="20"/>
                        <w:szCs w:val="20"/>
                        <w:lang w:val="en-GB"/>
                      </w:rPr>
                      <w:pPrChange w:id="2005" w:author="Valentina Ramaschiello (ESS)" w:date="2015-09-01T13:06:00Z">
                        <w:pPr>
                          <w:ind w:left="2160"/>
                        </w:pPr>
                      </w:pPrChange>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del>
    </w:p>
    <w:p w:rsidR="00EB7AF1" w:rsidRPr="009616CB" w:rsidDel="00A506E5" w:rsidRDefault="009D7FC0" w:rsidP="00EB7AF1">
      <w:pPr>
        <w:rPr>
          <w:del w:id="2006" w:author="Valentina Ramaschiello (ESS)" w:date="2015-09-01T13:07:00Z"/>
          <w:rFonts w:ascii="Times New Roman" w:hAnsi="Times New Roman" w:cs="Times New Roman"/>
          <w:noProof/>
          <w:sz w:val="24"/>
          <w:szCs w:val="24"/>
          <w:lang w:val="en-GB"/>
        </w:rPr>
      </w:pPr>
      <w:del w:id="2007" w:author="Josh Browning" w:date="2015-08-31T19:33:00Z">
        <w:r w:rsidRPr="009D7FC0">
          <w:rPr>
            <w:rFonts w:ascii="Times New Roman" w:hAnsi="Times New Roman" w:cs="Times New Roman"/>
            <w:noProof/>
          </w:rPr>
          <w:pict>
            <v:shape id="_x0000_s1041" type="#_x0000_t202" style="position:absolute;margin-left:1.35pt;margin-top:305.65pt;width:481.9pt;height:35.3pt;z-index:251674624" stroked="f">
              <v:textbox style="mso-next-textbox:#_x0000_s1041;mso-fit-shape-to-text:t" inset="0,0,0,0">
                <w:txbxContent>
                  <w:p w:rsidR="008608E6" w:rsidRPr="00895C03" w:rsidRDefault="008608E6" w:rsidP="00EB7AF1">
                    <w:pPr>
                      <w:pStyle w:val="Caption"/>
                      <w:rPr>
                        <w:rFonts w:ascii="Times New Roman" w:hAnsi="Times New Roman" w:cs="Times New Roman"/>
                        <w:b/>
                        <w:noProof/>
                        <w:sz w:val="22"/>
                        <w:szCs w:val="22"/>
                        <w:u w:val="single"/>
                        <w:lang w:eastAsia="zh-CN"/>
                      </w:rPr>
                    </w:pPr>
                    <w:bookmarkStart w:id="2008" w:name="_Ref428428783"/>
                    <w:bookmarkStart w:id="2009" w:name="_Toc428436813"/>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bookmarkEnd w:id="2008"/>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2009"/>
                  </w:p>
                </w:txbxContent>
              </v:textbox>
              <w10:wrap type="square"/>
            </v:shape>
          </w:pict>
        </w:r>
      </w:del>
      <w:r w:rsidR="00EB7AF1" w:rsidRPr="009616CB">
        <w:rPr>
          <w:rFonts w:ascii="Times New Roman" w:hAnsi="Times New Roman" w:cs="Times New Roman"/>
          <w:sz w:val="24"/>
          <w:szCs w:val="24"/>
          <w:u w:val="single"/>
          <w:lang w:val="en-GB"/>
        </w:rPr>
        <w:t xml:space="preserve"> </w:t>
      </w:r>
    </w:p>
    <w:p w:rsidR="00EB7AF1" w:rsidRPr="009616CB" w:rsidRDefault="00EB7AF1" w:rsidP="00A506E5">
      <w:pPr>
        <w:rPr>
          <w:rFonts w:ascii="Times New Roman" w:hAnsi="Times New Roman" w:cs="Times New Roman"/>
        </w:rPr>
        <w:pPrChange w:id="2010" w:author="Valentina Ramaschiello (ESS)" w:date="2015-09-01T13:07:00Z">
          <w:pPr>
            <w:keepNext/>
          </w:pPr>
        </w:pPrChange>
      </w:pPr>
      <w:r w:rsidRPr="009616CB">
        <w:rPr>
          <w:rFonts w:ascii="Times New Roman" w:hAnsi="Times New Roman" w:cs="Times New Roman"/>
          <w:noProof/>
          <w:szCs w:val="24"/>
          <w:lang w:eastAsia="en-US"/>
        </w:rPr>
        <w:drawing>
          <wp:inline distT="0" distB="0" distL="0" distR="0">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015" cy="283337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noProof/>
          <w:sz w:val="22"/>
          <w:szCs w:val="22"/>
          <w:lang w:val="en-GB"/>
        </w:rPr>
      </w:pPr>
      <w:bookmarkStart w:id="2011" w:name="_Ref428428824"/>
      <w:bookmarkStart w:id="2012" w:name="_Toc428436812"/>
      <w:r w:rsidRPr="009616CB">
        <w:rPr>
          <w:rFonts w:ascii="Times New Roman" w:hAnsi="Times New Roman" w:cs="Times New Roman"/>
          <w:b/>
          <w:sz w:val="22"/>
          <w:szCs w:val="22"/>
        </w:rPr>
        <w:t xml:space="preserve">Figure </w:t>
      </w:r>
      <w:r w:rsidR="009D7FC0"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9D7FC0"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30</w:t>
      </w:r>
      <w:r w:rsidR="009D7FC0" w:rsidRPr="009616CB">
        <w:rPr>
          <w:rFonts w:ascii="Times New Roman" w:hAnsi="Times New Roman" w:cs="Times New Roman"/>
          <w:b/>
          <w:sz w:val="22"/>
          <w:szCs w:val="22"/>
        </w:rPr>
        <w:fldChar w:fldCharType="end"/>
      </w:r>
      <w:bookmarkEnd w:id="2011"/>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2012"/>
    </w:p>
    <w:p w:rsidR="00EB7AF1" w:rsidRPr="009616CB" w:rsidRDefault="00EB7AF1" w:rsidP="00EB7AF1">
      <w:pPr>
        <w:rPr>
          <w:rFonts w:ascii="Times New Roman" w:hAnsi="Times New Roman" w:cs="Times New Roman"/>
          <w:noProof/>
          <w:sz w:val="24"/>
          <w:szCs w:val="24"/>
          <w:lang w:val="en-GB"/>
        </w:rPr>
      </w:pPr>
    </w:p>
    <w:p w:rsidR="00EB7AF1" w:rsidRDefault="00EB7AF1" w:rsidP="00EB7AF1">
      <w:pPr>
        <w:rPr>
          <w:ins w:id="2013" w:author="Valentina Ramaschiello (ESS)" w:date="2015-09-01T13:08:00Z"/>
          <w:rFonts w:ascii="Times New Roman" w:hAnsi="Times New Roman" w:cs="Times New Roman"/>
          <w:noProof/>
          <w:sz w:val="24"/>
          <w:szCs w:val="24"/>
          <w:lang w:val="en-GB"/>
        </w:rPr>
      </w:pPr>
    </w:p>
    <w:p w:rsidR="00194E38" w:rsidRPr="009616CB" w:rsidRDefault="00194E38" w:rsidP="00EB7AF1">
      <w:pPr>
        <w:rPr>
          <w:rFonts w:ascii="Times New Roman" w:hAnsi="Times New Roman" w:cs="Times New Roman"/>
          <w:noProof/>
          <w:sz w:val="24"/>
          <w:szCs w:val="24"/>
          <w:lang w:val="en-GB"/>
        </w:rPr>
      </w:pPr>
    </w:p>
    <w:p w:rsidR="00194FEC" w:rsidRPr="009616CB" w:rsidRDefault="00194FEC" w:rsidP="00E93C3B">
      <w:pPr>
        <w:pStyle w:val="Heading2"/>
      </w:pPr>
      <w:bookmarkStart w:id="2014" w:name="_Toc293229092"/>
      <w:bookmarkStart w:id="2015" w:name="_Toc428436078"/>
      <w:bookmarkStart w:id="2016" w:name="_Toc428436379"/>
      <w:bookmarkStart w:id="2017" w:name="_Toc428436505"/>
      <w:r w:rsidRPr="009616CB">
        <w:lastRenderedPageBreak/>
        <w:t>Appendix 1</w:t>
      </w:r>
      <w:bookmarkEnd w:id="2014"/>
      <w:bookmarkEnd w:id="2015"/>
      <w:bookmarkEnd w:id="2016"/>
      <w:bookmarkEnd w:id="2017"/>
    </w:p>
    <w:p w:rsidR="00BA19DC" w:rsidRPr="009616CB" w:rsidRDefault="00BA19DC" w:rsidP="00BA19DC">
      <w:pPr>
        <w:rPr>
          <w:rFonts w:ascii="Times New Roman" w:hAnsi="Times New Roman" w:cs="Times New Roman"/>
        </w:rPr>
      </w:pPr>
    </w:p>
    <w:p w:rsidR="00194FEC" w:rsidRPr="0067300F" w:rsidRDefault="00F419F3" w:rsidP="0069512C">
      <w:pPr>
        <w:rPr>
          <w:rFonts w:ascii="Times New Roman" w:hAnsi="Times New Roman" w:cs="Times New Roman"/>
        </w:rPr>
      </w:pPr>
      <w:ins w:id="2018" w:author="Josh Browning" w:date="2015-09-01T10:19:00Z">
        <w:r w:rsidRPr="0067300F">
          <w:rPr>
            <w:rFonts w:ascii="Times New Roman" w:hAnsi="Times New Roman" w:cs="Times New Roman"/>
          </w:rPr>
          <w:t xml:space="preserve">The following are </w:t>
        </w:r>
      </w:ins>
      <w:del w:id="2019" w:author="Josh Browning" w:date="2015-09-01T10:19:00Z">
        <w:r w:rsidR="00194FEC" w:rsidRPr="0067300F" w:rsidDel="00F419F3">
          <w:rPr>
            <w:rFonts w:ascii="Times New Roman" w:hAnsi="Times New Roman" w:cs="Times New Roman"/>
          </w:rPr>
          <w:delText xml:space="preserve">Examples </w:delText>
        </w:r>
      </w:del>
      <w:ins w:id="2020" w:author="Josh Browning" w:date="2015-09-01T10:19:00Z">
        <w:r w:rsidRPr="0067300F">
          <w:rPr>
            <w:rFonts w:ascii="Times New Roman" w:hAnsi="Times New Roman" w:cs="Times New Roman"/>
          </w:rPr>
          <w:t xml:space="preserve">examples </w:t>
        </w:r>
      </w:ins>
      <w:r w:rsidR="00194FEC" w:rsidRPr="0067300F">
        <w:rPr>
          <w:rFonts w:ascii="Times New Roman" w:hAnsi="Times New Roman" w:cs="Times New Roman"/>
        </w:rPr>
        <w:t>of solutions adopted to convert FAOSTAT data on agricultural commodities from FCL to CPC format</w:t>
      </w:r>
      <w:ins w:id="2021" w:author="Josh Browning" w:date="2015-09-01T10:19:00Z">
        <w:r w:rsidRPr="0067300F">
          <w:rPr>
            <w:rFonts w:ascii="Times New Roman" w:hAnsi="Times New Roman" w:cs="Times New Roman"/>
          </w:rPr>
          <w:t>.</w:t>
        </w:r>
      </w:ins>
      <w:del w:id="2022" w:author="Josh Browning" w:date="2015-09-01T10:19:00Z">
        <w:r w:rsidR="00194FEC" w:rsidRPr="0067300F" w:rsidDel="00F419F3">
          <w:rPr>
            <w:rFonts w:ascii="Times New Roman" w:hAnsi="Times New Roman" w:cs="Times New Roman"/>
          </w:rPr>
          <w:delText xml:space="preserve"> </w:delText>
        </w:r>
      </w:del>
    </w:p>
    <w:p w:rsidR="00EB7AF1" w:rsidRPr="0067300F" w:rsidRDefault="00EB7AF1" w:rsidP="0069512C">
      <w:pPr>
        <w:jc w:val="both"/>
        <w:rPr>
          <w:rFonts w:ascii="Times New Roman" w:hAnsi="Times New Roman" w:cs="Times New Roman"/>
          <w:lang w:val="en-GB" w:eastAsia="en-GB"/>
          <w:rPrChange w:id="2023" w:author="Valentina Ramaschiello (ESS)" w:date="2015-09-01T13:20:00Z">
            <w:rPr>
              <w:rFonts w:ascii="Times New Roman" w:hAnsi="Times New Roman" w:cs="Times New Roman"/>
              <w:sz w:val="24"/>
              <w:szCs w:val="24"/>
              <w:lang w:val="en-GB" w:eastAsia="en-GB"/>
            </w:rPr>
          </w:rPrChange>
        </w:rPr>
        <w:pPrChange w:id="2024" w:author="Valentina Ramaschiello (ESS)" w:date="2015-09-01T13:44:00Z">
          <w:pPr>
            <w:spacing w:after="120"/>
            <w:jc w:val="both"/>
          </w:pPr>
        </w:pPrChange>
      </w:pPr>
      <w:r w:rsidRPr="0067300F">
        <w:rPr>
          <w:rFonts w:ascii="Times New Roman" w:hAnsi="Times New Roman" w:cs="Times New Roman"/>
          <w:lang w:val="en-GB" w:eastAsia="en-GB"/>
          <w:rPrChange w:id="2025" w:author="Valentina Ramaschiello (ESS)" w:date="2015-09-01T13:20:00Z">
            <w:rPr>
              <w:rFonts w:ascii="Times New Roman" w:hAnsi="Times New Roman" w:cs="Times New Roman"/>
              <w:sz w:val="24"/>
              <w:szCs w:val="24"/>
              <w:lang w:val="en-GB" w:eastAsia="en-GB"/>
            </w:rPr>
          </w:rPrChange>
        </w:rPr>
        <w:t xml:space="preserve">In </w:t>
      </w:r>
      <w:r w:rsidRPr="0067300F">
        <w:rPr>
          <w:rFonts w:ascii="Times New Roman" w:hAnsi="Times New Roman" w:cs="Times New Roman"/>
          <w:b/>
          <w:lang w:val="en-GB" w:eastAsia="en-GB"/>
          <w:rPrChange w:id="2026" w:author="Valentina Ramaschiello (ESS)" w:date="2015-09-01T13:20:00Z">
            <w:rPr>
              <w:rFonts w:ascii="Times New Roman" w:hAnsi="Times New Roman" w:cs="Times New Roman"/>
              <w:b/>
              <w:sz w:val="24"/>
              <w:szCs w:val="24"/>
              <w:lang w:val="en-GB" w:eastAsia="en-GB"/>
            </w:rPr>
          </w:rPrChange>
        </w:rPr>
        <w:t>one-to-one</w:t>
      </w:r>
      <w:r w:rsidRPr="0067300F">
        <w:rPr>
          <w:rFonts w:ascii="Times New Roman" w:hAnsi="Times New Roman" w:cs="Times New Roman"/>
          <w:lang w:val="en-GB" w:eastAsia="en-GB"/>
          <w:rPrChange w:id="2027" w:author="Valentina Ramaschiello (ESS)" w:date="2015-09-01T13:20:00Z">
            <w:rPr>
              <w:rFonts w:ascii="Times New Roman" w:hAnsi="Times New Roman" w:cs="Times New Roman"/>
              <w:sz w:val="24"/>
              <w:szCs w:val="24"/>
              <w:lang w:val="en-GB" w:eastAsia="en-GB"/>
            </w:rPr>
          </w:rPrChange>
        </w:rPr>
        <w:t xml:space="preserve"> cases old data are transferred to the new classification</w:t>
      </w:r>
      <w:ins w:id="2028" w:author="Josh Browning" w:date="2015-09-01T10:19:00Z">
        <w:r w:rsidR="00F419F3" w:rsidRPr="0067300F">
          <w:rPr>
            <w:rFonts w:ascii="Times New Roman" w:hAnsi="Times New Roman" w:cs="Times New Roman"/>
            <w:lang w:val="en-GB" w:eastAsia="en-GB"/>
            <w:rPrChange w:id="2029" w:author="Valentina Ramaschiello (ESS)" w:date="2015-09-01T13:20:00Z">
              <w:rPr>
                <w:rFonts w:ascii="Times New Roman" w:hAnsi="Times New Roman" w:cs="Times New Roman"/>
                <w:sz w:val="24"/>
                <w:szCs w:val="24"/>
                <w:lang w:val="en-GB" w:eastAsia="en-GB"/>
              </w:rPr>
            </w:rPrChange>
          </w:rPr>
          <w:t>,</w:t>
        </w:r>
      </w:ins>
      <w:r w:rsidRPr="0067300F">
        <w:rPr>
          <w:rFonts w:ascii="Times New Roman" w:hAnsi="Times New Roman" w:cs="Times New Roman"/>
          <w:lang w:val="en-GB" w:eastAsia="en-GB"/>
          <w:rPrChange w:id="2030" w:author="Valentina Ramaschiello (ESS)" w:date="2015-09-01T13:20:00Z">
            <w:rPr>
              <w:rFonts w:ascii="Times New Roman" w:hAnsi="Times New Roman" w:cs="Times New Roman"/>
              <w:sz w:val="24"/>
              <w:szCs w:val="24"/>
              <w:lang w:val="en-GB" w:eastAsia="en-GB"/>
            </w:rPr>
          </w:rPrChange>
        </w:rPr>
        <w:t xml:space="preserve"> i.e. codes and definitions are re-assigned according to the new classification while data remain the same (</w:t>
      </w:r>
      <w:r w:rsidRPr="0067300F">
        <w:rPr>
          <w:rFonts w:ascii="Times New Roman" w:hAnsi="Times New Roman" w:cs="Times New Roman"/>
          <w:highlight w:val="lightGray"/>
          <w:lang w:val="en-GB" w:eastAsia="en-GB"/>
          <w:rPrChange w:id="2031" w:author="Valentina Ramaschiello (ESS)" w:date="2015-09-01T13:20:00Z">
            <w:rPr>
              <w:rFonts w:ascii="Times New Roman" w:hAnsi="Times New Roman" w:cs="Times New Roman"/>
              <w:sz w:val="24"/>
              <w:szCs w:val="24"/>
              <w:highlight w:val="lightGray"/>
              <w:lang w:val="en-GB" w:eastAsia="en-GB"/>
            </w:rPr>
          </w:rPrChange>
        </w:rPr>
        <w:t>Example 1</w:t>
      </w:r>
      <w:r w:rsidRPr="0067300F">
        <w:rPr>
          <w:rFonts w:ascii="Times New Roman" w:hAnsi="Times New Roman" w:cs="Times New Roman"/>
          <w:lang w:val="en-GB" w:eastAsia="en-GB"/>
          <w:rPrChange w:id="2032" w:author="Valentina Ramaschiello (ESS)" w:date="2015-09-01T13:20:00Z">
            <w:rPr>
              <w:rFonts w:ascii="Times New Roman" w:hAnsi="Times New Roman" w:cs="Times New Roman"/>
              <w:sz w:val="24"/>
              <w:szCs w:val="24"/>
              <w:lang w:val="en-GB" w:eastAsia="en-GB"/>
            </w:rPr>
          </w:rPrChange>
        </w:rPr>
        <w:t>).</w:t>
      </w:r>
    </w:p>
    <w:p w:rsidR="00EB7AF1" w:rsidRPr="0067300F" w:rsidRDefault="00EB7AF1" w:rsidP="0069512C">
      <w:pPr>
        <w:jc w:val="both"/>
        <w:rPr>
          <w:rFonts w:ascii="Times New Roman" w:hAnsi="Times New Roman" w:cs="Times New Roman"/>
          <w:lang w:val="en-GB" w:eastAsia="en-GB"/>
          <w:rPrChange w:id="2033" w:author="Valentina Ramaschiello (ESS)" w:date="2015-09-01T13:20:00Z">
            <w:rPr>
              <w:rFonts w:ascii="Times New Roman" w:hAnsi="Times New Roman" w:cs="Times New Roman"/>
              <w:sz w:val="24"/>
              <w:szCs w:val="24"/>
              <w:lang w:val="en-GB" w:eastAsia="en-GB"/>
            </w:rPr>
          </w:rPrChange>
        </w:rPr>
      </w:pPr>
      <w:r w:rsidRPr="0067300F">
        <w:rPr>
          <w:rFonts w:ascii="Times New Roman" w:hAnsi="Times New Roman" w:cs="Times New Roman"/>
          <w:lang w:val="en-GB" w:eastAsia="en-GB"/>
          <w:rPrChange w:id="2034" w:author="Valentina Ramaschiello (ESS)" w:date="2015-09-01T13:20:00Z">
            <w:rPr>
              <w:rFonts w:ascii="Times New Roman" w:hAnsi="Times New Roman" w:cs="Times New Roman"/>
              <w:sz w:val="24"/>
              <w:szCs w:val="24"/>
              <w:lang w:val="en-GB" w:eastAsia="en-GB"/>
            </w:rPr>
          </w:rPrChange>
        </w:rPr>
        <w:t>Example 1:</w:t>
      </w:r>
      <w:r w:rsidRPr="0067300F">
        <w:rPr>
          <w:rFonts w:ascii="Times New Roman" w:hAnsi="Times New Roman" w:cs="Times New Roman"/>
          <w:lang w:val="en-GB" w:eastAsia="en-GB"/>
        </w:rPr>
        <w:t xml:space="preserve"> D</w:t>
      </w:r>
      <w:r w:rsidRPr="0067300F">
        <w:rPr>
          <w:rFonts w:ascii="Times New Roman" w:hAnsi="Times New Roman" w:cs="Times New Roman"/>
          <w:lang w:val="en-GB" w:eastAsia="en-GB"/>
          <w:rPrChange w:id="2035" w:author="Valentina Ramaschiello (ESS)" w:date="2015-09-01T13:20:00Z">
            <w:rPr>
              <w:rFonts w:ascii="Times New Roman" w:hAnsi="Times New Roman" w:cs="Times New Roman"/>
              <w:sz w:val="24"/>
              <w:szCs w:val="24"/>
              <w:lang w:val="en-GB" w:eastAsia="en-GB"/>
            </w:rPr>
          </w:rPrChange>
        </w:rPr>
        <w:t>ata conversion from FCL to CPC in case of one-to-one type of link</w:t>
      </w:r>
    </w:p>
    <w:p w:rsidR="00EB7AF1" w:rsidRPr="009616CB" w:rsidDel="005C67A4" w:rsidRDefault="00EB7AF1" w:rsidP="00EB7AF1">
      <w:pPr>
        <w:jc w:val="both"/>
        <w:rPr>
          <w:del w:id="2036" w:author="Valentina Ramaschiello (ESS)" w:date="2015-09-01T13:24:00Z"/>
          <w:rFonts w:ascii="Times New Roman" w:hAnsi="Times New Roman" w:cs="Times New Roman"/>
          <w:sz w:val="24"/>
          <w:szCs w:val="24"/>
          <w:lang w:val="en-GB" w:eastAsia="en-GB"/>
        </w:rPr>
      </w:pP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Change w:id="2037" w:author="Josh Browning" w:date="2015-09-01T10:21:00Z">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PrChange>
      </w:tblPr>
      <w:tblGrid>
        <w:gridCol w:w="736"/>
        <w:gridCol w:w="1261"/>
        <w:gridCol w:w="1958"/>
        <w:gridCol w:w="1252"/>
        <w:gridCol w:w="932"/>
        <w:gridCol w:w="1259"/>
        <w:gridCol w:w="2070"/>
        <w:tblGridChange w:id="2038">
          <w:tblGrid>
            <w:gridCol w:w="736"/>
            <w:gridCol w:w="1261"/>
            <w:gridCol w:w="1958"/>
            <w:gridCol w:w="1252"/>
            <w:gridCol w:w="932"/>
            <w:gridCol w:w="1259"/>
            <w:gridCol w:w="1844"/>
            <w:gridCol w:w="226"/>
          </w:tblGrid>
        </w:tblGridChange>
      </w:tblGrid>
      <w:tr w:rsidR="00EB7AF1" w:rsidRPr="00194E38" w:rsidTr="00F419F3">
        <w:trPr>
          <w:trHeight w:val="300"/>
          <w:jc w:val="center"/>
          <w:trPrChange w:id="2039" w:author="Josh Browning" w:date="2015-09-01T10:21:00Z">
            <w:trPr>
              <w:gridAfter w:val="0"/>
              <w:trHeight w:val="300"/>
              <w:jc w:val="center"/>
            </w:trPr>
          </w:trPrChange>
        </w:trPr>
        <w:tc>
          <w:tcPr>
            <w:tcW w:w="2089" w:type="pct"/>
            <w:gridSpan w:val="3"/>
            <w:shd w:val="clear" w:color="000000" w:fill="DDD9C3"/>
            <w:noWrap/>
            <w:vAlign w:val="center"/>
            <w:hideMark/>
            <w:tcPrChange w:id="2040" w:author="Josh Browning" w:date="2015-09-01T10:21:00Z">
              <w:tcPr>
                <w:tcW w:w="2231" w:type="pct"/>
                <w:gridSpan w:val="3"/>
                <w:shd w:val="clear" w:color="000000" w:fill="DDD9C3"/>
                <w:noWrap/>
                <w:vAlign w:val="center"/>
                <w:hideMark/>
              </w:tcPr>
            </w:tcPrChange>
          </w:tcPr>
          <w:p w:rsidR="00EB7AF1" w:rsidRPr="00194E38" w:rsidRDefault="00EB7AF1" w:rsidP="00194E38">
            <w:pPr>
              <w:spacing w:after="0" w:line="240" w:lineRule="auto"/>
              <w:jc w:val="both"/>
              <w:rPr>
                <w:rFonts w:ascii="Times New Roman" w:hAnsi="Times New Roman" w:cs="Times New Roman"/>
                <w:iCs/>
                <w:color w:val="000000"/>
                <w:sz w:val="20"/>
                <w:szCs w:val="20"/>
                <w:lang w:val="en-GB" w:eastAsia="en-US"/>
                <w:rPrChange w:id="2041" w:author="Valentina Ramaschiello (ESS)" w:date="2015-09-01T13:08:00Z">
                  <w:rPr>
                    <w:rFonts w:ascii="Times New Roman" w:hAnsi="Times New Roman" w:cs="Times New Roman"/>
                    <w:iCs/>
                    <w:color w:val="000000"/>
                    <w:sz w:val="24"/>
                    <w:szCs w:val="24"/>
                    <w:lang w:val="en-GB" w:eastAsia="en-US"/>
                  </w:rPr>
                </w:rPrChange>
              </w:rPr>
              <w:pPrChange w:id="2042" w:author="Valentina Ramaschiello (ESS)" w:date="2015-09-01T13:09:00Z">
                <w:pPr>
                  <w:jc w:val="both"/>
                </w:pPr>
              </w:pPrChange>
            </w:pPr>
            <w:r w:rsidRPr="00194E38">
              <w:rPr>
                <w:rFonts w:ascii="Times New Roman" w:hAnsi="Times New Roman" w:cs="Times New Roman"/>
                <w:iCs/>
                <w:color w:val="000000"/>
                <w:sz w:val="20"/>
                <w:szCs w:val="20"/>
                <w:lang w:val="en-GB" w:eastAsia="en-US"/>
                <w:rPrChange w:id="2043" w:author="Valentina Ramaschiello (ESS)" w:date="2015-09-01T13:08:00Z">
                  <w:rPr>
                    <w:rFonts w:ascii="Times New Roman" w:hAnsi="Times New Roman" w:cs="Times New Roman"/>
                    <w:iCs/>
                    <w:color w:val="000000"/>
                    <w:sz w:val="24"/>
                    <w:szCs w:val="24"/>
                    <w:lang w:val="en-GB" w:eastAsia="en-US"/>
                  </w:rPr>
                </w:rPrChange>
              </w:rPr>
              <w:t>FCL</w:t>
            </w:r>
          </w:p>
        </w:tc>
        <w:tc>
          <w:tcPr>
            <w:tcW w:w="661" w:type="pct"/>
            <w:vMerge w:val="restart"/>
            <w:tcBorders>
              <w:top w:val="double" w:sz="4" w:space="0" w:color="8DB3E2"/>
            </w:tcBorders>
            <w:shd w:val="clear" w:color="000000" w:fill="auto"/>
            <w:vAlign w:val="center"/>
            <w:tcPrChange w:id="2044" w:author="Josh Browning" w:date="2015-09-01T10:21:00Z">
              <w:tcPr>
                <w:tcW w:w="627" w:type="pct"/>
                <w:vMerge w:val="restart"/>
                <w:tcBorders>
                  <w:top w:val="double" w:sz="4" w:space="0" w:color="8DB3E2"/>
                </w:tcBorders>
                <w:shd w:val="clear" w:color="000000" w:fill="auto"/>
                <w:vAlign w:val="center"/>
              </w:tcPr>
            </w:tcPrChange>
          </w:tcPr>
          <w:p w:rsidR="00EB7AF1" w:rsidRPr="00194E38" w:rsidRDefault="00EB7AF1" w:rsidP="00AE25CA">
            <w:pPr>
              <w:spacing w:after="0" w:line="240" w:lineRule="auto"/>
              <w:rPr>
                <w:rFonts w:ascii="Times New Roman" w:hAnsi="Times New Roman" w:cs="Times New Roman"/>
                <w:bCs/>
                <w:sz w:val="20"/>
                <w:szCs w:val="20"/>
                <w:lang w:val="en-GB" w:eastAsia="en-US"/>
                <w:rPrChange w:id="2045" w:author="Valentina Ramaschiello (ESS)" w:date="2015-09-01T13:08:00Z">
                  <w:rPr>
                    <w:rFonts w:ascii="Times New Roman" w:hAnsi="Times New Roman" w:cs="Times New Roman"/>
                    <w:bCs/>
                    <w:sz w:val="24"/>
                    <w:szCs w:val="24"/>
                    <w:lang w:val="en-GB" w:eastAsia="en-US"/>
                  </w:rPr>
                </w:rPrChange>
              </w:rPr>
              <w:pPrChange w:id="2046" w:author="Valentina Ramaschiello (ESS)" w:date="2015-09-01T13:28:00Z">
                <w:pPr>
                  <w:jc w:val="both"/>
                </w:pPr>
              </w:pPrChange>
            </w:pPr>
            <w:r w:rsidRPr="00194E38">
              <w:rPr>
                <w:rFonts w:ascii="Times New Roman" w:hAnsi="Times New Roman" w:cs="Times New Roman"/>
                <w:bCs/>
                <w:sz w:val="20"/>
                <w:szCs w:val="20"/>
                <w:lang w:val="en-GB" w:eastAsia="en-US"/>
                <w:rPrChange w:id="2047" w:author="Valentina Ramaschiello (ESS)" w:date="2015-09-01T13:08:00Z">
                  <w:rPr>
                    <w:rFonts w:ascii="Times New Roman" w:hAnsi="Times New Roman" w:cs="Times New Roman"/>
                    <w:bCs/>
                    <w:sz w:val="24"/>
                    <w:szCs w:val="24"/>
                    <w:lang w:val="en-GB" w:eastAsia="en-US"/>
                  </w:rPr>
                </w:rPrChange>
              </w:rPr>
              <w:t>FCL</w:t>
            </w:r>
            <w:r w:rsidRPr="00194E38">
              <w:rPr>
                <w:rFonts w:ascii="Times New Roman" w:hAnsi="Times New Roman" w:cs="Times New Roman"/>
                <w:sz w:val="20"/>
                <w:szCs w:val="20"/>
                <w:lang w:val="en-GB" w:eastAsia="en-US"/>
                <w:rPrChange w:id="2048" w:author="Valentina Ramaschiello (ESS)" w:date="2015-09-01T13:08:00Z">
                  <w:rPr>
                    <w:rFonts w:ascii="Times New Roman" w:hAnsi="Times New Roman" w:cs="Times New Roman"/>
                    <w:sz w:val="24"/>
                    <w:szCs w:val="24"/>
                    <w:lang w:val="en-GB" w:eastAsia="en-US"/>
                  </w:rPr>
                </w:rPrChange>
              </w:rPr>
              <w:sym w:font="Wingdings" w:char="F0E0"/>
            </w:r>
            <w:r w:rsidRPr="00194E38">
              <w:rPr>
                <w:rFonts w:ascii="Times New Roman" w:hAnsi="Times New Roman" w:cs="Times New Roman"/>
                <w:bCs/>
                <w:sz w:val="20"/>
                <w:szCs w:val="20"/>
                <w:lang w:val="en-GB" w:eastAsia="en-US"/>
                <w:rPrChange w:id="2049" w:author="Valentina Ramaschiello (ESS)" w:date="2015-09-01T13:08:00Z">
                  <w:rPr>
                    <w:rFonts w:ascii="Times New Roman" w:hAnsi="Times New Roman" w:cs="Times New Roman"/>
                    <w:bCs/>
                    <w:sz w:val="24"/>
                    <w:szCs w:val="24"/>
                    <w:lang w:val="en-GB" w:eastAsia="en-US"/>
                  </w:rPr>
                </w:rPrChange>
              </w:rPr>
              <w:t xml:space="preserve"> CPC</w:t>
            </w:r>
          </w:p>
          <w:p w:rsidR="00EB7AF1" w:rsidRPr="00194E38" w:rsidRDefault="00EB7AF1" w:rsidP="00AE25CA">
            <w:pPr>
              <w:spacing w:after="0" w:line="240" w:lineRule="auto"/>
              <w:rPr>
                <w:rFonts w:ascii="Times New Roman" w:hAnsi="Times New Roman" w:cs="Times New Roman"/>
                <w:iCs/>
                <w:sz w:val="20"/>
                <w:szCs w:val="20"/>
                <w:lang w:val="en-GB" w:eastAsia="en-US"/>
                <w:rPrChange w:id="2050" w:author="Valentina Ramaschiello (ESS)" w:date="2015-09-01T13:08:00Z">
                  <w:rPr>
                    <w:rFonts w:ascii="Times New Roman" w:hAnsi="Times New Roman" w:cs="Times New Roman"/>
                    <w:iCs/>
                    <w:sz w:val="24"/>
                    <w:szCs w:val="24"/>
                    <w:lang w:val="en-GB" w:eastAsia="en-US"/>
                  </w:rPr>
                </w:rPrChange>
              </w:rPr>
              <w:pPrChange w:id="2051" w:author="Valentina Ramaschiello (ESS)" w:date="2015-09-01T13:28:00Z">
                <w:pPr>
                  <w:jc w:val="both"/>
                </w:pPr>
              </w:pPrChange>
            </w:pPr>
            <w:r w:rsidRPr="00194E38">
              <w:rPr>
                <w:rFonts w:ascii="Times New Roman" w:hAnsi="Times New Roman" w:cs="Times New Roman"/>
                <w:bCs/>
                <w:sz w:val="20"/>
                <w:szCs w:val="20"/>
                <w:lang w:val="en-GB" w:eastAsia="en-US"/>
                <w:rPrChange w:id="2052" w:author="Valentina Ramaschiello (ESS)" w:date="2015-09-01T13:08:00Z">
                  <w:rPr>
                    <w:rFonts w:ascii="Times New Roman" w:hAnsi="Times New Roman" w:cs="Times New Roman"/>
                    <w:bCs/>
                    <w:sz w:val="24"/>
                    <w:szCs w:val="24"/>
                    <w:lang w:val="en-GB" w:eastAsia="en-US"/>
                  </w:rPr>
                </w:rPrChange>
              </w:rPr>
              <w:t>conversion factor</w:t>
            </w:r>
          </w:p>
        </w:tc>
        <w:tc>
          <w:tcPr>
            <w:tcW w:w="2251" w:type="pct"/>
            <w:gridSpan w:val="3"/>
            <w:shd w:val="clear" w:color="000000" w:fill="DBE5F1"/>
            <w:noWrap/>
            <w:vAlign w:val="center"/>
            <w:hideMark/>
            <w:tcPrChange w:id="2053" w:author="Josh Browning" w:date="2015-09-01T10:21:00Z">
              <w:tcPr>
                <w:tcW w:w="2141" w:type="pct"/>
                <w:gridSpan w:val="3"/>
                <w:shd w:val="clear" w:color="000000" w:fill="DBE5F1"/>
                <w:noWrap/>
                <w:vAlign w:val="center"/>
                <w:hideMark/>
              </w:tcPr>
            </w:tcPrChange>
          </w:tcPr>
          <w:p w:rsidR="00EB7AF1" w:rsidRPr="00194E38" w:rsidRDefault="00EB7AF1" w:rsidP="00194E38">
            <w:pPr>
              <w:spacing w:after="0" w:line="240" w:lineRule="auto"/>
              <w:jc w:val="both"/>
              <w:rPr>
                <w:rFonts w:ascii="Times New Roman" w:hAnsi="Times New Roman" w:cs="Times New Roman"/>
                <w:iCs/>
                <w:color w:val="000000"/>
                <w:sz w:val="20"/>
                <w:szCs w:val="20"/>
                <w:lang w:val="en-GB" w:eastAsia="en-US"/>
                <w:rPrChange w:id="2054" w:author="Valentina Ramaschiello (ESS)" w:date="2015-09-01T13:08:00Z">
                  <w:rPr>
                    <w:rFonts w:ascii="Times New Roman" w:hAnsi="Times New Roman" w:cs="Times New Roman"/>
                    <w:iCs/>
                    <w:color w:val="000000"/>
                    <w:sz w:val="24"/>
                    <w:szCs w:val="24"/>
                    <w:lang w:val="en-GB" w:eastAsia="en-US"/>
                  </w:rPr>
                </w:rPrChange>
              </w:rPr>
              <w:pPrChange w:id="2055" w:author="Valentina Ramaschiello (ESS)" w:date="2015-09-01T13:09:00Z">
                <w:pPr>
                  <w:jc w:val="both"/>
                </w:pPr>
              </w:pPrChange>
            </w:pPr>
            <w:r w:rsidRPr="00194E38">
              <w:rPr>
                <w:rFonts w:ascii="Times New Roman" w:hAnsi="Times New Roman" w:cs="Times New Roman"/>
                <w:iCs/>
                <w:color w:val="000000"/>
                <w:sz w:val="20"/>
                <w:szCs w:val="20"/>
                <w:lang w:val="en-GB" w:eastAsia="en-US"/>
                <w:rPrChange w:id="2056" w:author="Valentina Ramaschiello (ESS)" w:date="2015-09-01T13:08:00Z">
                  <w:rPr>
                    <w:rFonts w:ascii="Times New Roman" w:hAnsi="Times New Roman" w:cs="Times New Roman"/>
                    <w:iCs/>
                    <w:color w:val="000000"/>
                    <w:sz w:val="24"/>
                    <w:szCs w:val="24"/>
                    <w:lang w:val="en-GB" w:eastAsia="en-US"/>
                  </w:rPr>
                </w:rPrChange>
              </w:rPr>
              <w:t>CPC ver. 2.1</w:t>
            </w:r>
          </w:p>
        </w:tc>
      </w:tr>
      <w:tr w:rsidR="00F419F3" w:rsidRPr="00194E38" w:rsidTr="00F419F3">
        <w:trPr>
          <w:trHeight w:val="300"/>
          <w:jc w:val="center"/>
        </w:trPr>
        <w:tc>
          <w:tcPr>
            <w:tcW w:w="389" w:type="pct"/>
            <w:noWrap/>
            <w:hideMark/>
          </w:tcPr>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57" w:author="Valentina Ramaschiello (ESS)" w:date="2015-09-01T13:08:00Z">
                  <w:rPr>
                    <w:rFonts w:ascii="Times New Roman" w:hAnsi="Times New Roman" w:cs="Times New Roman"/>
                    <w:bCs/>
                    <w:color w:val="000000"/>
                    <w:sz w:val="24"/>
                    <w:szCs w:val="24"/>
                    <w:lang w:val="en-GB" w:eastAsia="en-US"/>
                  </w:rPr>
                </w:rPrChange>
              </w:rPr>
              <w:pPrChange w:id="2058"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59" w:author="Valentina Ramaschiello (ESS)" w:date="2015-09-01T13:08:00Z">
                  <w:rPr>
                    <w:rFonts w:ascii="Times New Roman" w:hAnsi="Times New Roman" w:cs="Times New Roman"/>
                    <w:bCs/>
                    <w:color w:val="000000"/>
                    <w:sz w:val="24"/>
                    <w:szCs w:val="24"/>
                    <w:lang w:val="en-GB" w:eastAsia="en-US"/>
                  </w:rPr>
                </w:rPrChange>
              </w:rPr>
              <w:t>code</w:t>
            </w:r>
          </w:p>
        </w:tc>
        <w:tc>
          <w:tcPr>
            <w:tcW w:w="666" w:type="pct"/>
            <w:noWrap/>
            <w:hideMark/>
          </w:tcPr>
          <w:p w:rsidR="00EB7AF1" w:rsidRPr="00194E38" w:rsidRDefault="00CF03D1" w:rsidP="00194E38">
            <w:pPr>
              <w:spacing w:after="0" w:line="240" w:lineRule="auto"/>
              <w:jc w:val="both"/>
              <w:rPr>
                <w:rFonts w:ascii="Times New Roman" w:hAnsi="Times New Roman" w:cs="Times New Roman"/>
                <w:bCs/>
                <w:color w:val="000000"/>
                <w:sz w:val="20"/>
                <w:szCs w:val="20"/>
                <w:lang w:val="en-GB" w:eastAsia="en-US"/>
                <w:rPrChange w:id="2060" w:author="Valentina Ramaschiello (ESS)" w:date="2015-09-01T13:08:00Z">
                  <w:rPr>
                    <w:rFonts w:ascii="Times New Roman" w:hAnsi="Times New Roman" w:cs="Times New Roman"/>
                    <w:bCs/>
                    <w:color w:val="000000"/>
                    <w:sz w:val="24"/>
                    <w:szCs w:val="24"/>
                    <w:lang w:val="en-GB" w:eastAsia="en-US"/>
                  </w:rPr>
                </w:rPrChange>
              </w:rPr>
              <w:pPrChange w:id="2061" w:author="Valentina Ramaschiello (ESS)" w:date="2015-09-01T13:09:00Z">
                <w:pPr>
                  <w:jc w:val="both"/>
                </w:pPr>
              </w:pPrChange>
            </w:pPr>
            <w:ins w:id="2062" w:author="Valentina Ramaschiello (ESS)" w:date="2015-09-01T13:28:00Z">
              <w:r>
                <w:rPr>
                  <w:rFonts w:ascii="Times New Roman" w:hAnsi="Times New Roman" w:cs="Times New Roman"/>
                  <w:sz w:val="20"/>
                  <w:szCs w:val="20"/>
                  <w:lang w:val="en-GB" w:eastAsia="en-GB"/>
                </w:rPr>
                <w:t>d</w:t>
              </w:r>
            </w:ins>
            <w:del w:id="2063" w:author="Valentina Ramaschiello (ESS)" w:date="2015-09-01T13:28:00Z">
              <w:r w:rsidR="00EB7AF1" w:rsidRPr="00194E38" w:rsidDel="00CF03D1">
                <w:rPr>
                  <w:rFonts w:ascii="Times New Roman" w:hAnsi="Times New Roman" w:cs="Times New Roman"/>
                  <w:sz w:val="20"/>
                  <w:szCs w:val="20"/>
                  <w:lang w:val="en-GB" w:eastAsia="en-GB"/>
                  <w:rPrChange w:id="2064" w:author="Valentina Ramaschiello (ESS)" w:date="2015-09-01T13:08:00Z">
                    <w:rPr>
                      <w:rFonts w:ascii="Times New Roman" w:hAnsi="Times New Roman" w:cs="Times New Roman"/>
                      <w:lang w:val="en-GB" w:eastAsia="en-GB"/>
                    </w:rPr>
                  </w:rPrChange>
                </w:rPr>
                <w:delText>D</w:delText>
              </w:r>
            </w:del>
            <w:r w:rsidR="00EB7AF1" w:rsidRPr="00194E38">
              <w:rPr>
                <w:rFonts w:ascii="Times New Roman" w:hAnsi="Times New Roman" w:cs="Times New Roman"/>
                <w:sz w:val="20"/>
                <w:szCs w:val="20"/>
                <w:lang w:val="en-GB" w:eastAsia="en-GB"/>
                <w:rPrChange w:id="2065" w:author="Valentina Ramaschiello (ESS)" w:date="2015-09-01T13:08:00Z">
                  <w:rPr>
                    <w:rFonts w:ascii="Times New Roman" w:hAnsi="Times New Roman" w:cs="Times New Roman"/>
                    <w:sz w:val="24"/>
                    <w:szCs w:val="24"/>
                    <w:lang w:val="en-GB" w:eastAsia="en-GB"/>
                  </w:rPr>
                </w:rPrChange>
              </w:rPr>
              <w:t>escriptor</w:t>
            </w:r>
          </w:p>
        </w:tc>
        <w:tc>
          <w:tcPr>
            <w:tcW w:w="1033" w:type="pct"/>
            <w:noWrap/>
            <w:hideMark/>
          </w:tcPr>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66" w:author="Valentina Ramaschiello (ESS)" w:date="2015-09-01T13:08:00Z">
                  <w:rPr>
                    <w:rFonts w:ascii="Times New Roman" w:hAnsi="Times New Roman" w:cs="Times New Roman"/>
                    <w:bCs/>
                    <w:color w:val="000000"/>
                    <w:sz w:val="24"/>
                    <w:szCs w:val="24"/>
                    <w:lang w:val="en-GB" w:eastAsia="en-US"/>
                  </w:rPr>
                </w:rPrChange>
              </w:rPr>
              <w:pPrChange w:id="2067"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68" w:author="Valentina Ramaschiello (ESS)" w:date="2015-09-01T13:08:00Z">
                  <w:rPr>
                    <w:rFonts w:ascii="Times New Roman" w:hAnsi="Times New Roman" w:cs="Times New Roman"/>
                    <w:bCs/>
                    <w:color w:val="000000"/>
                    <w:sz w:val="24"/>
                    <w:szCs w:val="24"/>
                    <w:lang w:val="en-GB" w:eastAsia="en-US"/>
                  </w:rPr>
                </w:rPrChange>
              </w:rPr>
              <w:t>data (old format)</w:t>
            </w:r>
          </w:p>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69" w:author="Valentina Ramaschiello (ESS)" w:date="2015-09-01T13:08:00Z">
                  <w:rPr>
                    <w:rFonts w:ascii="Times New Roman" w:hAnsi="Times New Roman" w:cs="Times New Roman"/>
                    <w:bCs/>
                    <w:color w:val="000000"/>
                    <w:sz w:val="24"/>
                    <w:szCs w:val="24"/>
                    <w:lang w:val="en-GB" w:eastAsia="en-US"/>
                  </w:rPr>
                </w:rPrChange>
              </w:rPr>
              <w:pPrChange w:id="2070"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71" w:author="Valentina Ramaschiello (ESS)" w:date="2015-09-01T13:08:00Z">
                  <w:rPr>
                    <w:rFonts w:ascii="Times New Roman" w:hAnsi="Times New Roman" w:cs="Times New Roman"/>
                    <w:bCs/>
                    <w:color w:val="000000"/>
                    <w:sz w:val="24"/>
                    <w:szCs w:val="24"/>
                    <w:lang w:val="en-GB" w:eastAsia="en-US"/>
                  </w:rPr>
                </w:rPrChange>
              </w:rPr>
              <w:t>production quantity</w:t>
            </w:r>
          </w:p>
        </w:tc>
        <w:tc>
          <w:tcPr>
            <w:tcW w:w="661" w:type="pct"/>
            <w:vMerge/>
          </w:tcPr>
          <w:p w:rsidR="00EB7AF1" w:rsidRPr="00194E38" w:rsidRDefault="00EB7AF1" w:rsidP="00AE25CA">
            <w:pPr>
              <w:spacing w:after="0" w:line="240" w:lineRule="auto"/>
              <w:rPr>
                <w:rFonts w:ascii="Times New Roman" w:hAnsi="Times New Roman" w:cs="Times New Roman"/>
                <w:bCs/>
                <w:color w:val="000000"/>
                <w:sz w:val="20"/>
                <w:szCs w:val="20"/>
                <w:lang w:val="en-GB" w:eastAsia="en-US"/>
                <w:rPrChange w:id="2072" w:author="Valentina Ramaschiello (ESS)" w:date="2015-09-01T13:08:00Z">
                  <w:rPr>
                    <w:rFonts w:ascii="Times New Roman" w:hAnsi="Times New Roman" w:cs="Times New Roman"/>
                    <w:bCs/>
                    <w:color w:val="000000"/>
                    <w:sz w:val="24"/>
                    <w:szCs w:val="24"/>
                    <w:lang w:val="en-GB" w:eastAsia="en-US"/>
                  </w:rPr>
                </w:rPrChange>
              </w:rPr>
              <w:pPrChange w:id="2073" w:author="Valentina Ramaschiello (ESS)" w:date="2015-09-01T13:28:00Z">
                <w:pPr>
                  <w:jc w:val="both"/>
                </w:pPr>
              </w:pPrChange>
            </w:pPr>
          </w:p>
        </w:tc>
        <w:tc>
          <w:tcPr>
            <w:tcW w:w="492" w:type="pct"/>
            <w:noWrap/>
            <w:hideMark/>
          </w:tcPr>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74" w:author="Valentina Ramaschiello (ESS)" w:date="2015-09-01T13:08:00Z">
                  <w:rPr>
                    <w:rFonts w:ascii="Times New Roman" w:hAnsi="Times New Roman" w:cs="Times New Roman"/>
                    <w:bCs/>
                    <w:color w:val="000000"/>
                    <w:sz w:val="24"/>
                    <w:szCs w:val="24"/>
                    <w:lang w:val="en-GB" w:eastAsia="en-US"/>
                  </w:rPr>
                </w:rPrChange>
              </w:rPr>
              <w:pPrChange w:id="2075"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76" w:author="Valentina Ramaschiello (ESS)" w:date="2015-09-01T13:08:00Z">
                  <w:rPr>
                    <w:rFonts w:ascii="Times New Roman" w:hAnsi="Times New Roman" w:cs="Times New Roman"/>
                    <w:bCs/>
                    <w:color w:val="000000"/>
                    <w:sz w:val="24"/>
                    <w:szCs w:val="24"/>
                    <w:lang w:val="en-GB" w:eastAsia="en-US"/>
                  </w:rPr>
                </w:rPrChange>
              </w:rPr>
              <w:t>code</w:t>
            </w:r>
          </w:p>
        </w:tc>
        <w:tc>
          <w:tcPr>
            <w:tcW w:w="665" w:type="pct"/>
            <w:noWrap/>
            <w:hideMark/>
          </w:tcPr>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77" w:author="Valentina Ramaschiello (ESS)" w:date="2015-09-01T13:08:00Z">
                  <w:rPr>
                    <w:rFonts w:ascii="Times New Roman" w:hAnsi="Times New Roman" w:cs="Times New Roman"/>
                    <w:bCs/>
                    <w:color w:val="000000"/>
                    <w:sz w:val="24"/>
                    <w:szCs w:val="24"/>
                    <w:lang w:val="en-GB" w:eastAsia="en-US"/>
                  </w:rPr>
                </w:rPrChange>
              </w:rPr>
              <w:pPrChange w:id="2078" w:author="Valentina Ramaschiello (ESS)" w:date="2015-09-01T13:09:00Z">
                <w:pPr>
                  <w:jc w:val="both"/>
                </w:pPr>
              </w:pPrChange>
            </w:pPr>
            <w:r w:rsidRPr="00194E38">
              <w:rPr>
                <w:rFonts w:ascii="Times New Roman" w:hAnsi="Times New Roman" w:cs="Times New Roman"/>
                <w:sz w:val="20"/>
                <w:szCs w:val="20"/>
                <w:lang w:val="en-GB" w:eastAsia="en-GB"/>
                <w:rPrChange w:id="2079" w:author="Valentina Ramaschiello (ESS)" w:date="2015-09-01T13:08:00Z">
                  <w:rPr>
                    <w:rFonts w:ascii="Times New Roman" w:hAnsi="Times New Roman" w:cs="Times New Roman"/>
                    <w:sz w:val="24"/>
                    <w:szCs w:val="24"/>
                    <w:lang w:val="en-GB" w:eastAsia="en-GB"/>
                  </w:rPr>
                </w:rPrChange>
              </w:rPr>
              <w:t>descriptor</w:t>
            </w:r>
          </w:p>
        </w:tc>
        <w:tc>
          <w:tcPr>
            <w:tcW w:w="1094" w:type="pct"/>
            <w:noWrap/>
            <w:hideMark/>
          </w:tcPr>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80" w:author="Valentina Ramaschiello (ESS)" w:date="2015-09-01T13:08:00Z">
                  <w:rPr>
                    <w:rFonts w:ascii="Times New Roman" w:hAnsi="Times New Roman" w:cs="Times New Roman"/>
                    <w:bCs/>
                    <w:color w:val="000000"/>
                    <w:sz w:val="24"/>
                    <w:szCs w:val="24"/>
                    <w:lang w:val="en-GB" w:eastAsia="en-US"/>
                  </w:rPr>
                </w:rPrChange>
              </w:rPr>
              <w:pPrChange w:id="2081"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82" w:author="Valentina Ramaschiello (ESS)" w:date="2015-09-01T13:08:00Z">
                  <w:rPr>
                    <w:rFonts w:ascii="Times New Roman" w:hAnsi="Times New Roman" w:cs="Times New Roman"/>
                    <w:bCs/>
                    <w:color w:val="000000"/>
                    <w:sz w:val="24"/>
                    <w:szCs w:val="24"/>
                    <w:lang w:val="en-GB" w:eastAsia="en-US"/>
                  </w:rPr>
                </w:rPrChange>
              </w:rPr>
              <w:t>data (new format)</w:t>
            </w:r>
          </w:p>
          <w:p w:rsidR="00EB7AF1" w:rsidRPr="00194E38" w:rsidRDefault="00EB7AF1" w:rsidP="00194E38">
            <w:pPr>
              <w:spacing w:after="0" w:line="240" w:lineRule="auto"/>
              <w:jc w:val="both"/>
              <w:rPr>
                <w:rFonts w:ascii="Times New Roman" w:hAnsi="Times New Roman" w:cs="Times New Roman"/>
                <w:bCs/>
                <w:color w:val="000000"/>
                <w:sz w:val="20"/>
                <w:szCs w:val="20"/>
                <w:lang w:val="en-GB" w:eastAsia="en-US"/>
                <w:rPrChange w:id="2083" w:author="Valentina Ramaschiello (ESS)" w:date="2015-09-01T13:08:00Z">
                  <w:rPr>
                    <w:rFonts w:ascii="Times New Roman" w:hAnsi="Times New Roman" w:cs="Times New Roman"/>
                    <w:bCs/>
                    <w:color w:val="000000"/>
                    <w:sz w:val="24"/>
                    <w:szCs w:val="24"/>
                    <w:lang w:val="en-GB" w:eastAsia="en-US"/>
                  </w:rPr>
                </w:rPrChange>
              </w:rPr>
              <w:pPrChange w:id="2084" w:author="Valentina Ramaschiello (ESS)" w:date="2015-09-01T13:09:00Z">
                <w:pPr>
                  <w:jc w:val="both"/>
                </w:pPr>
              </w:pPrChange>
            </w:pPr>
            <w:r w:rsidRPr="00194E38">
              <w:rPr>
                <w:rFonts w:ascii="Times New Roman" w:hAnsi="Times New Roman" w:cs="Times New Roman"/>
                <w:bCs/>
                <w:color w:val="000000"/>
                <w:sz w:val="20"/>
                <w:szCs w:val="20"/>
                <w:lang w:val="en-GB" w:eastAsia="en-US"/>
                <w:rPrChange w:id="2085" w:author="Valentina Ramaschiello (ESS)" w:date="2015-09-01T13:08:00Z">
                  <w:rPr>
                    <w:rFonts w:ascii="Times New Roman" w:hAnsi="Times New Roman" w:cs="Times New Roman"/>
                    <w:bCs/>
                    <w:color w:val="000000"/>
                    <w:sz w:val="24"/>
                    <w:szCs w:val="24"/>
                    <w:lang w:val="en-GB" w:eastAsia="en-US"/>
                  </w:rPr>
                </w:rPrChange>
              </w:rPr>
              <w:t>production quantity</w:t>
            </w:r>
          </w:p>
        </w:tc>
      </w:tr>
      <w:tr w:rsidR="00F419F3" w:rsidRPr="00194E38" w:rsidTr="00F419F3">
        <w:trPr>
          <w:trHeight w:hRule="exact" w:val="642"/>
          <w:jc w:val="center"/>
        </w:trPr>
        <w:tc>
          <w:tcPr>
            <w:tcW w:w="389" w:type="pct"/>
            <w:noWrap/>
            <w:vAlign w:val="center"/>
            <w:hideMark/>
          </w:tcPr>
          <w:p w:rsidR="00EB7AF1" w:rsidRPr="00194E38" w:rsidRDefault="00EB7AF1" w:rsidP="00194E38">
            <w:pPr>
              <w:spacing w:after="0" w:line="240" w:lineRule="auto"/>
              <w:jc w:val="both"/>
              <w:rPr>
                <w:rFonts w:ascii="Times New Roman" w:hAnsi="Times New Roman" w:cs="Times New Roman"/>
                <w:color w:val="000000"/>
                <w:sz w:val="20"/>
                <w:szCs w:val="20"/>
                <w:lang w:val="en-GB" w:eastAsia="en-US"/>
                <w:rPrChange w:id="2086" w:author="Valentina Ramaschiello (ESS)" w:date="2015-09-01T13:08:00Z">
                  <w:rPr>
                    <w:rFonts w:ascii="Times New Roman" w:hAnsi="Times New Roman" w:cs="Times New Roman"/>
                    <w:color w:val="000000"/>
                    <w:sz w:val="24"/>
                    <w:szCs w:val="24"/>
                    <w:lang w:val="en-GB" w:eastAsia="en-US"/>
                  </w:rPr>
                </w:rPrChange>
              </w:rPr>
              <w:pPrChange w:id="2087" w:author="Valentina Ramaschiello (ESS)" w:date="2015-09-01T13:09:00Z">
                <w:pPr>
                  <w:jc w:val="both"/>
                </w:pPr>
              </w:pPrChange>
            </w:pPr>
            <w:r w:rsidRPr="00194E38">
              <w:rPr>
                <w:rFonts w:ascii="Times New Roman" w:hAnsi="Times New Roman" w:cs="Times New Roman"/>
                <w:color w:val="000000"/>
                <w:sz w:val="20"/>
                <w:szCs w:val="20"/>
                <w:lang w:val="en-GB" w:eastAsia="en-US"/>
                <w:rPrChange w:id="2088" w:author="Valentina Ramaschiello (ESS)" w:date="2015-09-01T13:08:00Z">
                  <w:rPr>
                    <w:rFonts w:ascii="Times New Roman" w:hAnsi="Times New Roman" w:cs="Times New Roman"/>
                    <w:color w:val="000000"/>
                    <w:sz w:val="24"/>
                    <w:szCs w:val="24"/>
                    <w:lang w:val="en-GB" w:eastAsia="en-US"/>
                  </w:rPr>
                </w:rPrChange>
              </w:rPr>
              <w:t>0125</w:t>
            </w:r>
          </w:p>
        </w:tc>
        <w:tc>
          <w:tcPr>
            <w:tcW w:w="666" w:type="pct"/>
            <w:noWrap/>
            <w:vAlign w:val="center"/>
            <w:hideMark/>
          </w:tcPr>
          <w:p w:rsidR="00EB7AF1" w:rsidRPr="00194E38" w:rsidRDefault="00EB7AF1" w:rsidP="00194E38">
            <w:pPr>
              <w:spacing w:after="0" w:line="240" w:lineRule="auto"/>
              <w:jc w:val="both"/>
              <w:rPr>
                <w:rFonts w:ascii="Times New Roman" w:hAnsi="Times New Roman" w:cs="Times New Roman"/>
                <w:color w:val="000000"/>
                <w:sz w:val="20"/>
                <w:szCs w:val="20"/>
                <w:lang w:val="en-GB" w:eastAsia="en-US"/>
                <w:rPrChange w:id="2089" w:author="Valentina Ramaschiello (ESS)" w:date="2015-09-01T13:08:00Z">
                  <w:rPr>
                    <w:rFonts w:ascii="Times New Roman" w:hAnsi="Times New Roman" w:cs="Times New Roman"/>
                    <w:color w:val="000000"/>
                    <w:sz w:val="24"/>
                    <w:szCs w:val="24"/>
                    <w:lang w:val="en-GB" w:eastAsia="en-US"/>
                  </w:rPr>
                </w:rPrChange>
              </w:rPr>
              <w:pPrChange w:id="2090" w:author="Valentina Ramaschiello (ESS)" w:date="2015-09-01T13:09:00Z">
                <w:pPr>
                  <w:jc w:val="both"/>
                </w:pPr>
              </w:pPrChange>
            </w:pPr>
            <w:r w:rsidRPr="00194E38">
              <w:rPr>
                <w:rFonts w:ascii="Times New Roman" w:hAnsi="Times New Roman" w:cs="Times New Roman"/>
                <w:color w:val="000000"/>
                <w:sz w:val="20"/>
                <w:szCs w:val="20"/>
                <w:lang w:val="en-GB" w:eastAsia="en-US"/>
                <w:rPrChange w:id="2091" w:author="Valentina Ramaschiello (ESS)" w:date="2015-09-01T13:08:00Z">
                  <w:rPr>
                    <w:rFonts w:ascii="Times New Roman" w:hAnsi="Times New Roman" w:cs="Times New Roman"/>
                    <w:color w:val="000000"/>
                    <w:sz w:val="24"/>
                    <w:szCs w:val="24"/>
                    <w:lang w:val="en-GB" w:eastAsia="en-US"/>
                  </w:rPr>
                </w:rPrChange>
              </w:rPr>
              <w:t>cassava</w:t>
            </w:r>
          </w:p>
        </w:tc>
        <w:tc>
          <w:tcPr>
            <w:tcW w:w="1033" w:type="pct"/>
            <w:noWrap/>
            <w:vAlign w:val="center"/>
            <w:hideMark/>
          </w:tcPr>
          <w:p w:rsidR="00EB7AF1" w:rsidRPr="00194E38" w:rsidRDefault="00F419F3" w:rsidP="00194E38">
            <w:pPr>
              <w:spacing w:after="0" w:line="240" w:lineRule="auto"/>
              <w:jc w:val="both"/>
              <w:rPr>
                <w:rFonts w:ascii="Times New Roman" w:hAnsi="Times New Roman" w:cs="Times New Roman"/>
                <w:b/>
                <w:color w:val="000000"/>
                <w:sz w:val="20"/>
                <w:szCs w:val="20"/>
                <w:lang w:val="en-GB" w:eastAsia="en-US"/>
                <w:rPrChange w:id="2092" w:author="Valentina Ramaschiello (ESS)" w:date="2015-09-01T13:08:00Z">
                  <w:rPr>
                    <w:rFonts w:ascii="Times New Roman" w:hAnsi="Times New Roman" w:cs="Times New Roman"/>
                    <w:b/>
                    <w:color w:val="000000"/>
                    <w:sz w:val="24"/>
                    <w:szCs w:val="24"/>
                    <w:lang w:val="en-GB" w:eastAsia="en-US"/>
                  </w:rPr>
                </w:rPrChange>
              </w:rPr>
              <w:pPrChange w:id="2093" w:author="Valentina Ramaschiello (ESS)" w:date="2015-09-01T13:09:00Z">
                <w:pPr>
                  <w:jc w:val="both"/>
                </w:pPr>
              </w:pPrChange>
            </w:pPr>
            <w:commentRangeStart w:id="2094"/>
            <w:ins w:id="2095" w:author="Josh Browning" w:date="2015-09-01T10:20:00Z">
              <w:r w:rsidRPr="00194E38">
                <w:rPr>
                  <w:rFonts w:ascii="Times New Roman" w:hAnsi="Times New Roman" w:cs="Times New Roman"/>
                  <w:b/>
                  <w:color w:val="000000"/>
                  <w:sz w:val="20"/>
                  <w:szCs w:val="20"/>
                  <w:lang w:val="en-GB" w:eastAsia="en-US"/>
                  <w:rPrChange w:id="2096" w:author="Valentina Ramaschiello (ESS)" w:date="2015-09-01T13:08:00Z">
                    <w:rPr>
                      <w:rFonts w:ascii="Times New Roman" w:hAnsi="Times New Roman" w:cs="Times New Roman"/>
                      <w:b/>
                      <w:color w:val="000000"/>
                      <w:sz w:val="24"/>
                      <w:szCs w:val="24"/>
                      <w:lang w:val="en-GB" w:eastAsia="en-US"/>
                    </w:rPr>
                  </w:rPrChange>
                </w:rPr>
                <w:t>4,082,903</w:t>
              </w:r>
            </w:ins>
            <w:r w:rsidR="00EB7AF1" w:rsidRPr="00194E38">
              <w:rPr>
                <w:rFonts w:ascii="Times New Roman" w:hAnsi="Times New Roman" w:cs="Times New Roman"/>
                <w:b/>
                <w:color w:val="000000"/>
                <w:sz w:val="20"/>
                <w:szCs w:val="20"/>
                <w:lang w:val="en-GB" w:eastAsia="en-US"/>
                <w:rPrChange w:id="2097" w:author="Valentina Ramaschiello (ESS)" w:date="2015-09-01T13:08:00Z">
                  <w:rPr>
                    <w:rFonts w:ascii="Times New Roman" w:hAnsi="Times New Roman" w:cs="Times New Roman"/>
                    <w:b/>
                    <w:color w:val="000000"/>
                    <w:sz w:val="24"/>
                    <w:szCs w:val="24"/>
                    <w:lang w:val="en-GB" w:eastAsia="en-US"/>
                  </w:rPr>
                </w:rPrChange>
              </w:rPr>
              <w:t xml:space="preserve"> </w:t>
            </w:r>
            <w:commentRangeEnd w:id="2094"/>
            <w:r w:rsidR="00194E38">
              <w:rPr>
                <w:rStyle w:val="CommentReference"/>
              </w:rPr>
              <w:commentReference w:id="2094"/>
            </w:r>
            <w:r w:rsidR="00EB7AF1" w:rsidRPr="00194E38">
              <w:rPr>
                <w:rFonts w:ascii="Times New Roman" w:hAnsi="Times New Roman" w:cs="Times New Roman"/>
                <w:b/>
                <w:color w:val="000000"/>
                <w:sz w:val="20"/>
                <w:szCs w:val="20"/>
                <w:lang w:val="en-GB" w:eastAsia="en-US"/>
                <w:rPrChange w:id="2098" w:author="Valentina Ramaschiello (ESS)" w:date="2015-09-01T13:08:00Z">
                  <w:rPr>
                    <w:rFonts w:ascii="Times New Roman" w:hAnsi="Times New Roman" w:cs="Times New Roman"/>
                    <w:b/>
                    <w:color w:val="000000"/>
                    <w:sz w:val="24"/>
                    <w:szCs w:val="24"/>
                    <w:lang w:val="en-GB" w:eastAsia="en-US"/>
                  </w:rPr>
                </w:rPrChange>
              </w:rPr>
              <w:t>tonnes</w:t>
            </w:r>
          </w:p>
        </w:tc>
        <w:tc>
          <w:tcPr>
            <w:tcW w:w="661" w:type="pct"/>
            <w:vAlign w:val="center"/>
          </w:tcPr>
          <w:p w:rsidR="00EB7AF1" w:rsidRPr="00194E38" w:rsidRDefault="00EB7AF1" w:rsidP="00AE25CA">
            <w:pPr>
              <w:spacing w:after="0" w:line="240" w:lineRule="auto"/>
              <w:jc w:val="center"/>
              <w:rPr>
                <w:rFonts w:ascii="Times New Roman" w:hAnsi="Times New Roman" w:cs="Times New Roman"/>
                <w:b/>
                <w:color w:val="0000FF"/>
                <w:sz w:val="20"/>
                <w:szCs w:val="20"/>
                <w:lang w:val="en-GB" w:eastAsia="en-US"/>
                <w:rPrChange w:id="2099" w:author="Valentina Ramaschiello (ESS)" w:date="2015-09-01T13:08:00Z">
                  <w:rPr>
                    <w:rFonts w:ascii="Times New Roman" w:hAnsi="Times New Roman" w:cs="Times New Roman"/>
                    <w:b/>
                    <w:color w:val="0000FF"/>
                    <w:sz w:val="24"/>
                    <w:szCs w:val="24"/>
                    <w:lang w:val="en-GB" w:eastAsia="en-US"/>
                  </w:rPr>
                </w:rPrChange>
              </w:rPr>
              <w:pPrChange w:id="2100" w:author="Valentina Ramaschiello (ESS)" w:date="2015-09-01T13:28:00Z">
                <w:pPr>
                  <w:jc w:val="center"/>
                </w:pPr>
              </w:pPrChange>
            </w:pPr>
            <w:r w:rsidRPr="00194E38">
              <w:rPr>
                <w:rFonts w:ascii="Times New Roman" w:hAnsi="Times New Roman" w:cs="Times New Roman"/>
                <w:b/>
                <w:color w:val="0000FF"/>
                <w:sz w:val="20"/>
                <w:szCs w:val="20"/>
                <w:lang w:val="en-GB" w:eastAsia="en-US"/>
                <w:rPrChange w:id="2101" w:author="Valentina Ramaschiello (ESS)" w:date="2015-09-01T13:08:00Z">
                  <w:rPr>
                    <w:rFonts w:ascii="Times New Roman" w:hAnsi="Times New Roman" w:cs="Times New Roman"/>
                    <w:b/>
                    <w:color w:val="0000FF"/>
                    <w:sz w:val="24"/>
                    <w:szCs w:val="24"/>
                    <w:lang w:val="en-GB" w:eastAsia="en-US"/>
                  </w:rPr>
                </w:rPrChange>
              </w:rPr>
              <w:t>1</w:t>
            </w:r>
          </w:p>
        </w:tc>
        <w:tc>
          <w:tcPr>
            <w:tcW w:w="492" w:type="pct"/>
            <w:noWrap/>
            <w:vAlign w:val="center"/>
            <w:hideMark/>
          </w:tcPr>
          <w:p w:rsidR="00EB7AF1" w:rsidRPr="00194E38" w:rsidRDefault="00EB7AF1" w:rsidP="00194E38">
            <w:pPr>
              <w:spacing w:after="0" w:line="240" w:lineRule="auto"/>
              <w:jc w:val="both"/>
              <w:rPr>
                <w:rFonts w:ascii="Times New Roman" w:hAnsi="Times New Roman" w:cs="Times New Roman"/>
                <w:color w:val="000000"/>
                <w:sz w:val="20"/>
                <w:szCs w:val="20"/>
                <w:lang w:val="en-GB" w:eastAsia="en-US"/>
                <w:rPrChange w:id="2102" w:author="Valentina Ramaschiello (ESS)" w:date="2015-09-01T13:08:00Z">
                  <w:rPr>
                    <w:rFonts w:ascii="Times New Roman" w:hAnsi="Times New Roman" w:cs="Times New Roman"/>
                    <w:color w:val="000000"/>
                    <w:sz w:val="24"/>
                    <w:szCs w:val="24"/>
                    <w:lang w:val="en-GB" w:eastAsia="en-US"/>
                  </w:rPr>
                </w:rPrChange>
              </w:rPr>
              <w:pPrChange w:id="2103" w:author="Valentina Ramaschiello (ESS)" w:date="2015-09-01T13:09:00Z">
                <w:pPr>
                  <w:jc w:val="both"/>
                </w:pPr>
              </w:pPrChange>
            </w:pPr>
            <w:r w:rsidRPr="00194E38">
              <w:rPr>
                <w:rFonts w:ascii="Times New Roman" w:hAnsi="Times New Roman" w:cs="Times New Roman"/>
                <w:color w:val="000000"/>
                <w:sz w:val="20"/>
                <w:szCs w:val="20"/>
                <w:lang w:val="en-GB" w:eastAsia="en-US"/>
                <w:rPrChange w:id="2104" w:author="Valentina Ramaschiello (ESS)" w:date="2015-09-01T13:08:00Z">
                  <w:rPr>
                    <w:rFonts w:ascii="Times New Roman" w:hAnsi="Times New Roman" w:cs="Times New Roman"/>
                    <w:color w:val="000000"/>
                    <w:sz w:val="24"/>
                    <w:szCs w:val="24"/>
                    <w:lang w:val="en-GB" w:eastAsia="en-US"/>
                  </w:rPr>
                </w:rPrChange>
              </w:rPr>
              <w:t>01520</w:t>
            </w:r>
          </w:p>
        </w:tc>
        <w:tc>
          <w:tcPr>
            <w:tcW w:w="665" w:type="pct"/>
            <w:noWrap/>
            <w:vAlign w:val="center"/>
            <w:hideMark/>
          </w:tcPr>
          <w:p w:rsidR="00EB7AF1" w:rsidRPr="00194E38" w:rsidRDefault="00EB7AF1" w:rsidP="00194E38">
            <w:pPr>
              <w:spacing w:after="0" w:line="240" w:lineRule="auto"/>
              <w:jc w:val="both"/>
              <w:rPr>
                <w:rFonts w:ascii="Times New Roman" w:hAnsi="Times New Roman" w:cs="Times New Roman"/>
                <w:color w:val="000000"/>
                <w:sz w:val="20"/>
                <w:szCs w:val="20"/>
                <w:lang w:val="en-GB" w:eastAsia="en-US"/>
                <w:rPrChange w:id="2105" w:author="Valentina Ramaschiello (ESS)" w:date="2015-09-01T13:08:00Z">
                  <w:rPr>
                    <w:rFonts w:ascii="Times New Roman" w:hAnsi="Times New Roman" w:cs="Times New Roman"/>
                    <w:color w:val="000000"/>
                    <w:sz w:val="24"/>
                    <w:szCs w:val="24"/>
                    <w:lang w:val="en-GB" w:eastAsia="en-US"/>
                  </w:rPr>
                </w:rPrChange>
              </w:rPr>
              <w:pPrChange w:id="2106" w:author="Valentina Ramaschiello (ESS)" w:date="2015-09-01T13:09:00Z">
                <w:pPr>
                  <w:jc w:val="both"/>
                </w:pPr>
              </w:pPrChange>
            </w:pPr>
            <w:r w:rsidRPr="00194E38">
              <w:rPr>
                <w:rFonts w:ascii="Times New Roman" w:hAnsi="Times New Roman" w:cs="Times New Roman"/>
                <w:color w:val="000000"/>
                <w:sz w:val="20"/>
                <w:szCs w:val="20"/>
                <w:lang w:val="en-GB" w:eastAsia="en-US"/>
                <w:rPrChange w:id="2107" w:author="Valentina Ramaschiello (ESS)" w:date="2015-09-01T13:08:00Z">
                  <w:rPr>
                    <w:rFonts w:ascii="Times New Roman" w:hAnsi="Times New Roman" w:cs="Times New Roman"/>
                    <w:color w:val="000000"/>
                    <w:sz w:val="24"/>
                    <w:szCs w:val="24"/>
                    <w:lang w:val="en-GB" w:eastAsia="en-US"/>
                  </w:rPr>
                </w:rPrChange>
              </w:rPr>
              <w:t>cassava</w:t>
            </w:r>
          </w:p>
        </w:tc>
        <w:tc>
          <w:tcPr>
            <w:tcW w:w="1094" w:type="pct"/>
            <w:noWrap/>
            <w:vAlign w:val="center"/>
            <w:hideMark/>
          </w:tcPr>
          <w:p w:rsidR="00EB7AF1" w:rsidRPr="00194E38" w:rsidRDefault="00F419F3" w:rsidP="00194E38">
            <w:pPr>
              <w:spacing w:after="0" w:line="240" w:lineRule="auto"/>
              <w:jc w:val="both"/>
              <w:rPr>
                <w:rFonts w:ascii="Times New Roman" w:hAnsi="Times New Roman" w:cs="Times New Roman"/>
                <w:b/>
                <w:color w:val="000000"/>
                <w:sz w:val="20"/>
                <w:szCs w:val="20"/>
                <w:lang w:val="en-GB" w:eastAsia="en-US"/>
                <w:rPrChange w:id="2108" w:author="Valentina Ramaschiello (ESS)" w:date="2015-09-01T13:08:00Z">
                  <w:rPr>
                    <w:rFonts w:ascii="Times New Roman" w:hAnsi="Times New Roman" w:cs="Times New Roman"/>
                    <w:b/>
                    <w:color w:val="000000"/>
                    <w:sz w:val="24"/>
                    <w:szCs w:val="24"/>
                    <w:lang w:val="en-GB" w:eastAsia="en-US"/>
                  </w:rPr>
                </w:rPrChange>
              </w:rPr>
              <w:pPrChange w:id="2109" w:author="Valentina Ramaschiello (ESS)" w:date="2015-09-01T13:09:00Z">
                <w:pPr>
                  <w:jc w:val="both"/>
                </w:pPr>
              </w:pPrChange>
            </w:pPr>
            <w:ins w:id="2110" w:author="Josh Browning" w:date="2015-09-01T10:21:00Z">
              <w:r w:rsidRPr="00194E38">
                <w:rPr>
                  <w:rFonts w:ascii="Times New Roman" w:hAnsi="Times New Roman" w:cs="Times New Roman"/>
                  <w:b/>
                  <w:color w:val="000000"/>
                  <w:sz w:val="20"/>
                  <w:szCs w:val="20"/>
                  <w:lang w:val="en-GB" w:eastAsia="en-US"/>
                  <w:rPrChange w:id="2111" w:author="Valentina Ramaschiello (ESS)" w:date="2015-09-01T13:08:00Z">
                    <w:rPr>
                      <w:rFonts w:ascii="Times New Roman" w:hAnsi="Times New Roman" w:cs="Times New Roman"/>
                      <w:b/>
                      <w:color w:val="000000"/>
                      <w:sz w:val="24"/>
                      <w:szCs w:val="24"/>
                      <w:lang w:val="en-GB" w:eastAsia="en-US"/>
                    </w:rPr>
                  </w:rPrChange>
                </w:rPr>
                <w:t xml:space="preserve">4,082,903 </w:t>
              </w:r>
            </w:ins>
            <w:r w:rsidR="00EB7AF1" w:rsidRPr="00194E38">
              <w:rPr>
                <w:rFonts w:ascii="Times New Roman" w:hAnsi="Times New Roman" w:cs="Times New Roman"/>
                <w:b/>
                <w:color w:val="000000"/>
                <w:sz w:val="20"/>
                <w:szCs w:val="20"/>
                <w:lang w:val="en-GB" w:eastAsia="en-US"/>
                <w:rPrChange w:id="2112" w:author="Valentina Ramaschiello (ESS)" w:date="2015-09-01T13:08:00Z">
                  <w:rPr>
                    <w:rFonts w:ascii="Times New Roman" w:hAnsi="Times New Roman" w:cs="Times New Roman"/>
                    <w:b/>
                    <w:color w:val="000000"/>
                    <w:sz w:val="24"/>
                    <w:szCs w:val="24"/>
                    <w:lang w:val="en-GB" w:eastAsia="en-US"/>
                  </w:rPr>
                </w:rPrChange>
              </w:rPr>
              <w:t>tonnes</w:t>
            </w:r>
          </w:p>
        </w:tc>
      </w:tr>
    </w:tbl>
    <w:p w:rsidR="00EB7AF1" w:rsidRPr="00194E38" w:rsidRDefault="00EB7AF1" w:rsidP="00EB7AF1">
      <w:pPr>
        <w:spacing w:line="280" w:lineRule="exact"/>
        <w:jc w:val="both"/>
        <w:rPr>
          <w:rFonts w:ascii="Times New Roman" w:hAnsi="Times New Roman" w:cs="Times New Roman"/>
          <w:i/>
          <w:szCs w:val="24"/>
          <w:lang w:val="en-GB" w:eastAsia="en-GB"/>
          <w:rPrChange w:id="2113" w:author="Valentina Ramaschiello (ESS)" w:date="2015-09-01T13:08:00Z">
            <w:rPr>
              <w:rFonts w:ascii="Times New Roman" w:hAnsi="Times New Roman" w:cs="Times New Roman"/>
              <w:i/>
              <w:sz w:val="24"/>
              <w:szCs w:val="24"/>
              <w:lang w:val="en-GB" w:eastAsia="en-GB"/>
            </w:rPr>
          </w:rPrChange>
        </w:rPr>
      </w:pPr>
      <w:r w:rsidRPr="00194E38">
        <w:rPr>
          <w:rFonts w:ascii="Times New Roman" w:hAnsi="Times New Roman" w:cs="Times New Roman"/>
          <w:i/>
          <w:szCs w:val="24"/>
          <w:lang w:val="en-GB" w:eastAsia="en-GB"/>
          <w:rPrChange w:id="2114" w:author="Valentina Ramaschiello (ESS)" w:date="2015-09-01T13:08:00Z">
            <w:rPr>
              <w:rFonts w:ascii="Times New Roman" w:hAnsi="Times New Roman" w:cs="Times New Roman"/>
              <w:i/>
              <w:sz w:val="24"/>
              <w:szCs w:val="24"/>
              <w:lang w:val="en-GB" w:eastAsia="en-GB"/>
            </w:rPr>
          </w:rPrChange>
        </w:rPr>
        <w:t>Data are taken as example and refer to the production of cassava in Cameroon, 2011 (source: FAOSTAT)</w:t>
      </w:r>
    </w:p>
    <w:p w:rsidR="00EB7AF1" w:rsidDel="00AE25CA" w:rsidRDefault="00EB7AF1" w:rsidP="00EB7AF1">
      <w:pPr>
        <w:spacing w:after="120"/>
        <w:jc w:val="both"/>
        <w:rPr>
          <w:del w:id="2115" w:author="Valentina Ramaschiello (ESS)" w:date="2015-09-01T13:29:00Z"/>
          <w:rFonts w:ascii="Times New Roman" w:hAnsi="Times New Roman" w:cs="Times New Roman"/>
          <w:sz w:val="24"/>
          <w:szCs w:val="24"/>
          <w:lang w:val="en-GB" w:eastAsia="en-GB"/>
        </w:rPr>
      </w:pPr>
    </w:p>
    <w:p w:rsidR="00AE25CA" w:rsidRPr="009616CB" w:rsidRDefault="00AE25CA" w:rsidP="00EB7AF1">
      <w:pPr>
        <w:spacing w:after="120"/>
        <w:jc w:val="both"/>
        <w:rPr>
          <w:ins w:id="2116" w:author="Valentina Ramaschiello (ESS)" w:date="2015-09-01T13:29:00Z"/>
          <w:rFonts w:ascii="Times New Roman" w:hAnsi="Times New Roman" w:cs="Times New Roman"/>
          <w:sz w:val="24"/>
          <w:szCs w:val="24"/>
          <w:lang w:val="en-GB" w:eastAsia="en-GB"/>
        </w:rPr>
      </w:pPr>
    </w:p>
    <w:p w:rsidR="00EB7AF1" w:rsidRPr="00194E38" w:rsidRDefault="00EB7AF1" w:rsidP="00EB7AF1">
      <w:pPr>
        <w:spacing w:after="120"/>
        <w:jc w:val="both"/>
        <w:rPr>
          <w:rFonts w:ascii="Times New Roman" w:hAnsi="Times New Roman" w:cs="Times New Roman"/>
          <w:lang w:val="en-GB" w:eastAsia="en-GB"/>
          <w:rPrChange w:id="2117" w:author="Valentina Ramaschiello (ESS)" w:date="2015-09-01T13:08:00Z">
            <w:rPr>
              <w:rFonts w:ascii="Times New Roman" w:hAnsi="Times New Roman" w:cs="Times New Roman"/>
              <w:sz w:val="24"/>
              <w:szCs w:val="24"/>
              <w:lang w:val="en-GB" w:eastAsia="en-GB"/>
            </w:rPr>
          </w:rPrChange>
        </w:rPr>
      </w:pPr>
      <w:r w:rsidRPr="00194E38">
        <w:rPr>
          <w:rFonts w:ascii="Times New Roman" w:hAnsi="Times New Roman" w:cs="Times New Roman"/>
          <w:lang w:val="en-GB" w:eastAsia="en-GB"/>
          <w:rPrChange w:id="2118" w:author="Valentina Ramaschiello (ESS)" w:date="2015-09-01T13:08:00Z">
            <w:rPr>
              <w:rFonts w:ascii="Times New Roman" w:hAnsi="Times New Roman" w:cs="Times New Roman"/>
              <w:sz w:val="24"/>
              <w:szCs w:val="24"/>
              <w:lang w:val="en-GB" w:eastAsia="en-GB"/>
            </w:rPr>
          </w:rPrChange>
        </w:rPr>
        <w:t xml:space="preserve">Also for </w:t>
      </w:r>
      <w:r w:rsidRPr="00194E38">
        <w:rPr>
          <w:rFonts w:ascii="Times New Roman" w:hAnsi="Times New Roman" w:cs="Times New Roman"/>
          <w:b/>
          <w:lang w:val="en-GB" w:eastAsia="en-GB"/>
          <w:rPrChange w:id="2119" w:author="Valentina Ramaschiello (ESS)" w:date="2015-09-01T13:08:00Z">
            <w:rPr>
              <w:rFonts w:ascii="Times New Roman" w:hAnsi="Times New Roman" w:cs="Times New Roman"/>
              <w:b/>
              <w:sz w:val="24"/>
              <w:szCs w:val="24"/>
              <w:lang w:val="en-GB" w:eastAsia="en-GB"/>
            </w:rPr>
          </w:rPrChange>
        </w:rPr>
        <w:t>many-to-one</w:t>
      </w:r>
      <w:r w:rsidRPr="00194E38">
        <w:rPr>
          <w:rFonts w:ascii="Times New Roman" w:hAnsi="Times New Roman" w:cs="Times New Roman"/>
          <w:lang w:val="en-GB" w:eastAsia="en-GB"/>
          <w:rPrChange w:id="2120" w:author="Valentina Ramaschiello (ESS)" w:date="2015-09-01T13:08:00Z">
            <w:rPr>
              <w:rFonts w:ascii="Times New Roman" w:hAnsi="Times New Roman" w:cs="Times New Roman"/>
              <w:sz w:val="24"/>
              <w:szCs w:val="24"/>
              <w:lang w:val="en-GB" w:eastAsia="en-GB"/>
            </w:rPr>
          </w:rPrChange>
        </w:rPr>
        <w:t xml:space="preserve"> cases data conversion is straightforward as data in FCL are aggregated into CPC. Such an aggregation entails a loss of information, as the target classification is less detailed than the source one (</w:t>
      </w:r>
      <w:r w:rsidRPr="00194E38">
        <w:rPr>
          <w:rFonts w:ascii="Times New Roman" w:hAnsi="Times New Roman" w:cs="Times New Roman"/>
          <w:highlight w:val="lightGray"/>
          <w:lang w:val="en-GB" w:eastAsia="en-GB"/>
          <w:rPrChange w:id="2121" w:author="Valentina Ramaschiello (ESS)" w:date="2015-09-01T13:08:00Z">
            <w:rPr>
              <w:rFonts w:ascii="Times New Roman" w:hAnsi="Times New Roman" w:cs="Times New Roman"/>
              <w:sz w:val="24"/>
              <w:szCs w:val="24"/>
              <w:highlight w:val="lightGray"/>
              <w:lang w:val="en-GB" w:eastAsia="en-GB"/>
            </w:rPr>
          </w:rPrChange>
        </w:rPr>
        <w:t>Example 2</w:t>
      </w:r>
      <w:r w:rsidRPr="00194E38">
        <w:rPr>
          <w:rFonts w:ascii="Times New Roman" w:hAnsi="Times New Roman" w:cs="Times New Roman"/>
          <w:lang w:val="en-GB" w:eastAsia="en-GB"/>
          <w:rPrChange w:id="2122" w:author="Valentina Ramaschiello (ESS)" w:date="2015-09-01T13:08:00Z">
            <w:rPr>
              <w:rFonts w:ascii="Times New Roman" w:hAnsi="Times New Roman" w:cs="Times New Roman"/>
              <w:sz w:val="24"/>
              <w:szCs w:val="24"/>
              <w:lang w:val="en-GB" w:eastAsia="en-GB"/>
            </w:rPr>
          </w:rPrChange>
        </w:rPr>
        <w:t xml:space="preserve">). </w:t>
      </w:r>
    </w:p>
    <w:p w:rsidR="00EB7AF1" w:rsidRPr="00194E38" w:rsidRDefault="00EB7AF1" w:rsidP="00EB7AF1">
      <w:pPr>
        <w:jc w:val="both"/>
        <w:rPr>
          <w:rFonts w:ascii="Times New Roman" w:hAnsi="Times New Roman" w:cs="Times New Roman"/>
          <w:lang w:val="en-GB" w:eastAsia="en-GB"/>
          <w:rPrChange w:id="2123" w:author="Valentina Ramaschiello (ESS)" w:date="2015-09-01T13:08:00Z">
            <w:rPr>
              <w:rFonts w:ascii="Times New Roman" w:hAnsi="Times New Roman" w:cs="Times New Roman"/>
              <w:sz w:val="24"/>
              <w:szCs w:val="24"/>
              <w:lang w:val="en-GB" w:eastAsia="en-GB"/>
            </w:rPr>
          </w:rPrChange>
        </w:rPr>
      </w:pPr>
      <w:r w:rsidRPr="00194E38">
        <w:rPr>
          <w:rFonts w:ascii="Times New Roman" w:hAnsi="Times New Roman" w:cs="Times New Roman"/>
          <w:lang w:val="en-GB" w:eastAsia="en-GB"/>
          <w:rPrChange w:id="2124" w:author="Valentina Ramaschiello (ESS)" w:date="2015-09-01T13:08:00Z">
            <w:rPr>
              <w:rFonts w:ascii="Times New Roman" w:hAnsi="Times New Roman" w:cs="Times New Roman"/>
              <w:sz w:val="24"/>
              <w:szCs w:val="24"/>
              <w:lang w:val="en-GB" w:eastAsia="en-GB"/>
            </w:rPr>
          </w:rPrChange>
        </w:rPr>
        <w:t>Example 2:</w:t>
      </w:r>
      <w:bookmarkStart w:id="2125" w:name="_Toc275621548"/>
      <w:bookmarkStart w:id="2126" w:name="_Toc275958881"/>
      <w:bookmarkStart w:id="2127" w:name="_Toc275958937"/>
      <w:bookmarkStart w:id="2128" w:name="_Toc275958954"/>
      <w:r w:rsidRPr="00194E38">
        <w:rPr>
          <w:rFonts w:ascii="Times New Roman" w:hAnsi="Times New Roman" w:cs="Times New Roman"/>
          <w:lang w:val="en-GB" w:eastAsia="en-GB"/>
        </w:rPr>
        <w:t xml:space="preserve"> D</w:t>
      </w:r>
      <w:r w:rsidRPr="00194E38">
        <w:rPr>
          <w:rFonts w:ascii="Times New Roman" w:hAnsi="Times New Roman" w:cs="Times New Roman"/>
          <w:lang w:val="en-GB" w:eastAsia="en-GB"/>
          <w:rPrChange w:id="2129" w:author="Valentina Ramaschiello (ESS)" w:date="2015-09-01T13:08:00Z">
            <w:rPr>
              <w:rFonts w:ascii="Times New Roman" w:hAnsi="Times New Roman" w:cs="Times New Roman"/>
              <w:sz w:val="24"/>
              <w:szCs w:val="24"/>
              <w:lang w:val="en-GB" w:eastAsia="en-GB"/>
            </w:rPr>
          </w:rPrChange>
        </w:rPr>
        <w:t>ata conversion from FCL to CPC in case of many-to-one type of link</w:t>
      </w:r>
      <w:bookmarkEnd w:id="2125"/>
      <w:bookmarkEnd w:id="2126"/>
      <w:bookmarkEnd w:id="2127"/>
      <w:bookmarkEnd w:id="2128"/>
    </w:p>
    <w:p w:rsidR="00EB7AF1" w:rsidRPr="00194E38" w:rsidDel="005C67A4" w:rsidRDefault="00EB7AF1" w:rsidP="00EB7AF1">
      <w:pPr>
        <w:jc w:val="both"/>
        <w:rPr>
          <w:del w:id="2130" w:author="Valentina Ramaschiello (ESS)" w:date="2015-09-01T13:24:00Z"/>
          <w:rFonts w:ascii="Times New Roman" w:hAnsi="Times New Roman" w:cs="Times New Roman"/>
          <w:lang w:val="en-GB"/>
          <w:rPrChange w:id="2131" w:author="Valentina Ramaschiello (ESS)" w:date="2015-09-01T13:08:00Z">
            <w:rPr>
              <w:del w:id="2132" w:author="Valentina Ramaschiello (ESS)" w:date="2015-09-01T13:24:00Z"/>
              <w:rFonts w:ascii="Times New Roman" w:hAnsi="Times New Roman" w:cs="Times New Roman"/>
              <w:sz w:val="24"/>
              <w:szCs w:val="24"/>
              <w:lang w:val="en-GB"/>
            </w:rPr>
          </w:rPrChange>
        </w:rPr>
      </w:pPr>
    </w:p>
    <w:tbl>
      <w:tblPr>
        <w:tblW w:w="513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Change w:id="2133" w:author="Valentina Ramaschiello (ESS)" w:date="2015-09-01T13:25:00Z">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PrChange>
      </w:tblPr>
      <w:tblGrid>
        <w:gridCol w:w="764"/>
        <w:gridCol w:w="1196"/>
        <w:gridCol w:w="1836"/>
        <w:gridCol w:w="1276"/>
        <w:gridCol w:w="993"/>
        <w:gridCol w:w="1794"/>
        <w:gridCol w:w="1621"/>
        <w:gridCol w:w="13"/>
        <w:tblGridChange w:id="2134">
          <w:tblGrid>
            <w:gridCol w:w="764"/>
            <w:gridCol w:w="2"/>
            <w:gridCol w:w="1194"/>
            <w:gridCol w:w="2"/>
            <w:gridCol w:w="1636"/>
            <w:gridCol w:w="198"/>
            <w:gridCol w:w="806"/>
            <w:gridCol w:w="470"/>
            <w:gridCol w:w="188"/>
            <w:gridCol w:w="805"/>
            <w:gridCol w:w="1541"/>
            <w:gridCol w:w="253"/>
            <w:gridCol w:w="1383"/>
            <w:gridCol w:w="238"/>
          </w:tblGrid>
        </w:tblGridChange>
      </w:tblGrid>
      <w:tr w:rsidR="00EB7AF1" w:rsidRPr="005C67A4" w:rsidTr="005C67A4">
        <w:trPr>
          <w:gridAfter w:val="1"/>
          <w:wAfter w:w="8" w:type="pct"/>
          <w:trHeight w:val="389"/>
          <w:jc w:val="center"/>
          <w:trPrChange w:id="2135" w:author="Valentina Ramaschiello (ESS)" w:date="2015-09-01T13:25:00Z">
            <w:trPr>
              <w:gridAfter w:val="1"/>
              <w:trHeight w:val="389"/>
              <w:jc w:val="center"/>
            </w:trPr>
          </w:trPrChange>
        </w:trPr>
        <w:tc>
          <w:tcPr>
            <w:tcW w:w="1999" w:type="pct"/>
            <w:gridSpan w:val="3"/>
            <w:shd w:val="clear" w:color="000000" w:fill="DDD9C3"/>
            <w:noWrap/>
            <w:vAlign w:val="center"/>
            <w:hideMark/>
            <w:tcPrChange w:id="2136" w:author="Valentina Ramaschiello (ESS)" w:date="2015-09-01T13:25:00Z">
              <w:tcPr>
                <w:tcW w:w="1947" w:type="pct"/>
                <w:gridSpan w:val="5"/>
                <w:shd w:val="clear" w:color="000000" w:fill="DDD9C3"/>
                <w:noWrap/>
                <w:vAlign w:val="center"/>
                <w:hideMark/>
              </w:tcPr>
            </w:tcPrChange>
          </w:tcPr>
          <w:p w:rsidR="00EB7AF1" w:rsidRPr="005C67A4" w:rsidRDefault="00EB7AF1" w:rsidP="00AE25CA">
            <w:pPr>
              <w:spacing w:after="0" w:line="240" w:lineRule="auto"/>
              <w:rPr>
                <w:rFonts w:ascii="Times New Roman" w:hAnsi="Times New Roman" w:cs="Times New Roman"/>
                <w:iCs/>
                <w:color w:val="000000"/>
                <w:sz w:val="18"/>
                <w:szCs w:val="18"/>
                <w:lang w:val="en-GB" w:eastAsia="en-US"/>
                <w:rPrChange w:id="2137" w:author="Valentina Ramaschiello (ESS)" w:date="2015-09-01T13:24:00Z">
                  <w:rPr>
                    <w:rFonts w:ascii="Times New Roman" w:hAnsi="Times New Roman" w:cs="Times New Roman"/>
                    <w:iCs/>
                    <w:color w:val="000000"/>
                    <w:sz w:val="24"/>
                    <w:szCs w:val="24"/>
                    <w:lang w:val="en-GB" w:eastAsia="en-US"/>
                  </w:rPr>
                </w:rPrChange>
              </w:rPr>
              <w:pPrChange w:id="2138" w:author="Valentina Ramaschiello (ESS)" w:date="2015-09-01T13:28:00Z">
                <w:pPr/>
              </w:pPrChange>
            </w:pPr>
            <w:r w:rsidRPr="005C67A4">
              <w:rPr>
                <w:rFonts w:ascii="Times New Roman" w:hAnsi="Times New Roman" w:cs="Times New Roman"/>
                <w:iCs/>
                <w:color w:val="000000"/>
                <w:sz w:val="18"/>
                <w:szCs w:val="18"/>
                <w:lang w:val="en-GB" w:eastAsia="en-US"/>
                <w:rPrChange w:id="2139" w:author="Valentina Ramaschiello (ESS)" w:date="2015-09-01T13:24:00Z">
                  <w:rPr>
                    <w:rFonts w:ascii="Times New Roman" w:hAnsi="Times New Roman" w:cs="Times New Roman"/>
                    <w:iCs/>
                    <w:color w:val="000000"/>
                    <w:sz w:val="24"/>
                    <w:szCs w:val="24"/>
                    <w:lang w:val="en-GB" w:eastAsia="en-US"/>
                  </w:rPr>
                </w:rPrChange>
              </w:rPr>
              <w:t>FCL</w:t>
            </w:r>
          </w:p>
        </w:tc>
        <w:tc>
          <w:tcPr>
            <w:tcW w:w="672" w:type="pct"/>
            <w:vMerge w:val="restart"/>
            <w:tcBorders>
              <w:top w:val="double" w:sz="4" w:space="0" w:color="8DB3E2"/>
            </w:tcBorders>
            <w:shd w:val="clear" w:color="000000" w:fill="auto"/>
            <w:vAlign w:val="center"/>
            <w:tcPrChange w:id="2140" w:author="Valentina Ramaschiello (ESS)" w:date="2015-09-01T13:25:00Z">
              <w:tcPr>
                <w:tcW w:w="543" w:type="pct"/>
                <w:gridSpan w:val="2"/>
                <w:vMerge w:val="restart"/>
                <w:tcBorders>
                  <w:top w:val="double" w:sz="4" w:space="0" w:color="8DB3E2"/>
                </w:tcBorders>
                <w:shd w:val="clear" w:color="000000" w:fill="auto"/>
                <w:vAlign w:val="center"/>
              </w:tcPr>
            </w:tcPrChange>
          </w:tcPr>
          <w:p w:rsidR="00EB7AF1" w:rsidRPr="005C67A4" w:rsidRDefault="00EB7AF1" w:rsidP="00AE25CA">
            <w:pPr>
              <w:spacing w:after="0" w:line="240" w:lineRule="auto"/>
              <w:rPr>
                <w:rFonts w:ascii="Times New Roman" w:hAnsi="Times New Roman" w:cs="Times New Roman"/>
                <w:bCs/>
                <w:sz w:val="18"/>
                <w:szCs w:val="18"/>
                <w:lang w:val="en-GB" w:eastAsia="en-US"/>
                <w:rPrChange w:id="2141" w:author="Valentina Ramaschiello (ESS)" w:date="2015-09-01T13:24:00Z">
                  <w:rPr>
                    <w:rFonts w:ascii="Times New Roman" w:hAnsi="Times New Roman" w:cs="Times New Roman"/>
                    <w:bCs/>
                    <w:sz w:val="24"/>
                    <w:szCs w:val="24"/>
                    <w:lang w:val="en-GB" w:eastAsia="en-US"/>
                  </w:rPr>
                </w:rPrChange>
              </w:rPr>
              <w:pPrChange w:id="2142" w:author="Valentina Ramaschiello (ESS)" w:date="2015-09-01T13:28:00Z">
                <w:pPr/>
              </w:pPrChange>
            </w:pPr>
            <w:r w:rsidRPr="005C67A4">
              <w:rPr>
                <w:rFonts w:ascii="Times New Roman" w:hAnsi="Times New Roman" w:cs="Times New Roman"/>
                <w:bCs/>
                <w:sz w:val="18"/>
                <w:szCs w:val="18"/>
                <w:lang w:val="en-GB" w:eastAsia="en-US"/>
                <w:rPrChange w:id="2143" w:author="Valentina Ramaschiello (ESS)" w:date="2015-09-01T13:24:00Z">
                  <w:rPr>
                    <w:rFonts w:ascii="Times New Roman" w:hAnsi="Times New Roman" w:cs="Times New Roman"/>
                    <w:bCs/>
                    <w:sz w:val="24"/>
                    <w:szCs w:val="24"/>
                    <w:lang w:val="en-GB" w:eastAsia="en-US"/>
                  </w:rPr>
                </w:rPrChange>
              </w:rPr>
              <w:t xml:space="preserve">FCL </w:t>
            </w:r>
            <w:r w:rsidRPr="005C67A4">
              <w:rPr>
                <w:rFonts w:ascii="Times New Roman" w:hAnsi="Times New Roman" w:cs="Times New Roman"/>
                <w:bCs/>
                <w:sz w:val="18"/>
                <w:szCs w:val="18"/>
                <w:lang w:val="en-GB" w:eastAsia="en-US"/>
                <w:rPrChange w:id="2144" w:author="Valentina Ramaschiello (ESS)" w:date="2015-09-01T13:24:00Z">
                  <w:rPr>
                    <w:rFonts w:ascii="Times New Roman" w:hAnsi="Times New Roman" w:cs="Times New Roman"/>
                    <w:bCs/>
                    <w:sz w:val="24"/>
                    <w:szCs w:val="24"/>
                    <w:lang w:val="en-GB" w:eastAsia="en-US"/>
                  </w:rPr>
                </w:rPrChange>
              </w:rPr>
              <w:sym w:font="Wingdings" w:char="F0E0"/>
            </w:r>
            <w:r w:rsidRPr="005C67A4">
              <w:rPr>
                <w:rFonts w:ascii="Times New Roman" w:hAnsi="Times New Roman" w:cs="Times New Roman"/>
                <w:bCs/>
                <w:sz w:val="18"/>
                <w:szCs w:val="18"/>
                <w:lang w:val="en-GB" w:eastAsia="en-US"/>
                <w:rPrChange w:id="2145" w:author="Valentina Ramaschiello (ESS)" w:date="2015-09-01T13:24:00Z">
                  <w:rPr>
                    <w:rFonts w:ascii="Times New Roman" w:hAnsi="Times New Roman" w:cs="Times New Roman"/>
                    <w:bCs/>
                    <w:sz w:val="24"/>
                    <w:szCs w:val="24"/>
                    <w:lang w:val="en-GB" w:eastAsia="en-US"/>
                  </w:rPr>
                </w:rPrChange>
              </w:rPr>
              <w:t xml:space="preserve"> CPC</w:t>
            </w:r>
          </w:p>
          <w:p w:rsidR="00EB7AF1" w:rsidRPr="005C67A4" w:rsidRDefault="00EB7AF1" w:rsidP="00AE25CA">
            <w:pPr>
              <w:spacing w:after="0" w:line="240" w:lineRule="auto"/>
              <w:rPr>
                <w:rFonts w:ascii="Times New Roman" w:hAnsi="Times New Roman" w:cs="Times New Roman"/>
                <w:iCs/>
                <w:sz w:val="18"/>
                <w:szCs w:val="18"/>
                <w:lang w:val="en-GB" w:eastAsia="en-US"/>
                <w:rPrChange w:id="2146" w:author="Valentina Ramaschiello (ESS)" w:date="2015-09-01T13:24:00Z">
                  <w:rPr>
                    <w:rFonts w:ascii="Times New Roman" w:hAnsi="Times New Roman" w:cs="Times New Roman"/>
                    <w:iCs/>
                    <w:sz w:val="24"/>
                    <w:szCs w:val="24"/>
                    <w:lang w:val="en-GB" w:eastAsia="en-US"/>
                  </w:rPr>
                </w:rPrChange>
              </w:rPr>
              <w:pPrChange w:id="2147" w:author="Valentina Ramaschiello (ESS)" w:date="2015-09-01T13:28:00Z">
                <w:pPr/>
              </w:pPrChange>
            </w:pPr>
            <w:r w:rsidRPr="005C67A4">
              <w:rPr>
                <w:rFonts w:ascii="Times New Roman" w:hAnsi="Times New Roman" w:cs="Times New Roman"/>
                <w:bCs/>
                <w:sz w:val="18"/>
                <w:szCs w:val="18"/>
                <w:lang w:val="en-GB" w:eastAsia="en-US"/>
                <w:rPrChange w:id="2148" w:author="Valentina Ramaschiello (ESS)" w:date="2015-09-01T13:24:00Z">
                  <w:rPr>
                    <w:rFonts w:ascii="Times New Roman" w:hAnsi="Times New Roman" w:cs="Times New Roman"/>
                    <w:bCs/>
                    <w:sz w:val="24"/>
                    <w:szCs w:val="24"/>
                    <w:lang w:val="en-GB" w:eastAsia="en-US"/>
                  </w:rPr>
                </w:rPrChange>
              </w:rPr>
              <w:t>conversion factor</w:t>
            </w:r>
          </w:p>
        </w:tc>
        <w:tc>
          <w:tcPr>
            <w:tcW w:w="2322" w:type="pct"/>
            <w:gridSpan w:val="3"/>
            <w:shd w:val="clear" w:color="000000" w:fill="DBE5F1"/>
            <w:noWrap/>
            <w:vAlign w:val="center"/>
            <w:hideMark/>
            <w:tcPrChange w:id="2149" w:author="Valentina Ramaschiello (ESS)" w:date="2015-09-01T13:25:00Z">
              <w:tcPr>
                <w:tcW w:w="2511" w:type="pct"/>
                <w:gridSpan w:val="6"/>
                <w:shd w:val="clear" w:color="000000" w:fill="DBE5F1"/>
                <w:noWrap/>
                <w:vAlign w:val="center"/>
                <w:hideMark/>
              </w:tcPr>
            </w:tcPrChange>
          </w:tcPr>
          <w:p w:rsidR="00EB7AF1" w:rsidRPr="005C67A4" w:rsidRDefault="00EB7AF1" w:rsidP="00AE25CA">
            <w:pPr>
              <w:spacing w:after="0" w:line="240" w:lineRule="auto"/>
              <w:rPr>
                <w:rFonts w:ascii="Times New Roman" w:hAnsi="Times New Roman" w:cs="Times New Roman"/>
                <w:iCs/>
                <w:color w:val="000000"/>
                <w:sz w:val="18"/>
                <w:szCs w:val="18"/>
                <w:lang w:val="en-GB" w:eastAsia="en-US"/>
                <w:rPrChange w:id="2150" w:author="Valentina Ramaschiello (ESS)" w:date="2015-09-01T13:24:00Z">
                  <w:rPr>
                    <w:rFonts w:ascii="Times New Roman" w:hAnsi="Times New Roman" w:cs="Times New Roman"/>
                    <w:iCs/>
                    <w:color w:val="000000"/>
                    <w:sz w:val="24"/>
                    <w:szCs w:val="24"/>
                    <w:lang w:val="en-GB" w:eastAsia="en-US"/>
                  </w:rPr>
                </w:rPrChange>
              </w:rPr>
              <w:pPrChange w:id="2151" w:author="Valentina Ramaschiello (ESS)" w:date="2015-09-01T13:28:00Z">
                <w:pPr/>
              </w:pPrChange>
            </w:pPr>
            <w:r w:rsidRPr="005C67A4">
              <w:rPr>
                <w:rFonts w:ascii="Times New Roman" w:hAnsi="Times New Roman" w:cs="Times New Roman"/>
                <w:iCs/>
                <w:color w:val="000000"/>
                <w:sz w:val="18"/>
                <w:szCs w:val="18"/>
                <w:lang w:val="en-GB" w:eastAsia="en-US"/>
                <w:rPrChange w:id="2152" w:author="Valentina Ramaschiello (ESS)" w:date="2015-09-01T13:24:00Z">
                  <w:rPr>
                    <w:rFonts w:ascii="Times New Roman" w:hAnsi="Times New Roman" w:cs="Times New Roman"/>
                    <w:iCs/>
                    <w:color w:val="000000"/>
                    <w:sz w:val="24"/>
                    <w:szCs w:val="24"/>
                    <w:lang w:val="en-GB" w:eastAsia="en-US"/>
                  </w:rPr>
                </w:rPrChange>
              </w:rPr>
              <w:t>CPC ver.2.1</w:t>
            </w:r>
          </w:p>
        </w:tc>
      </w:tr>
      <w:tr w:rsidR="00EB7AF1" w:rsidRPr="005C67A4" w:rsidTr="005C67A4">
        <w:trPr>
          <w:trHeight w:val="300"/>
          <w:jc w:val="center"/>
          <w:trPrChange w:id="2153" w:author="Valentina Ramaschiello (ESS)" w:date="2015-09-01T13:25:00Z">
            <w:trPr>
              <w:gridAfter w:val="0"/>
              <w:trHeight w:val="300"/>
              <w:jc w:val="center"/>
            </w:trPr>
          </w:trPrChange>
        </w:trPr>
        <w:tc>
          <w:tcPr>
            <w:tcW w:w="402" w:type="pct"/>
            <w:shd w:val="clear" w:color="auto" w:fill="auto"/>
            <w:noWrap/>
            <w:vAlign w:val="center"/>
            <w:hideMark/>
            <w:tcPrChange w:id="2154" w:author="Valentina Ramaschiello (ESS)" w:date="2015-09-01T13:25:00Z">
              <w:tcPr>
                <w:tcW w:w="415" w:type="pct"/>
                <w:gridSpan w:val="2"/>
                <w:shd w:val="clear" w:color="auto" w:fill="auto"/>
                <w:noWrap/>
                <w:vAlign w:val="center"/>
                <w:hideMark/>
              </w:tcPr>
            </w:tcPrChange>
          </w:tcPr>
          <w:p w:rsidR="00EB7AF1" w:rsidRPr="005C67A4" w:rsidRDefault="00EB7AF1" w:rsidP="005C67A4">
            <w:pPr>
              <w:spacing w:after="0" w:line="240" w:lineRule="auto"/>
              <w:rPr>
                <w:rFonts w:ascii="Times New Roman" w:hAnsi="Times New Roman" w:cs="Times New Roman"/>
                <w:bCs/>
                <w:color w:val="000000"/>
                <w:sz w:val="18"/>
                <w:szCs w:val="18"/>
                <w:lang w:val="en-GB" w:eastAsia="en-US"/>
                <w:rPrChange w:id="2155" w:author="Valentina Ramaschiello (ESS)" w:date="2015-09-01T13:24:00Z">
                  <w:rPr>
                    <w:rFonts w:ascii="Times New Roman" w:hAnsi="Times New Roman" w:cs="Times New Roman"/>
                    <w:bCs/>
                    <w:color w:val="000000"/>
                    <w:sz w:val="24"/>
                    <w:szCs w:val="24"/>
                    <w:lang w:val="en-GB" w:eastAsia="en-US"/>
                  </w:rPr>
                </w:rPrChange>
              </w:rPr>
              <w:pPrChange w:id="2156" w:author="Valentina Ramaschiello (ESS)" w:date="2015-09-01T13:24:00Z">
                <w:pPr/>
              </w:pPrChange>
            </w:pPr>
            <w:r w:rsidRPr="005C67A4">
              <w:rPr>
                <w:rFonts w:ascii="Times New Roman" w:hAnsi="Times New Roman" w:cs="Times New Roman"/>
                <w:bCs/>
                <w:color w:val="000000"/>
                <w:sz w:val="18"/>
                <w:szCs w:val="18"/>
                <w:lang w:val="en-GB" w:eastAsia="en-US"/>
                <w:rPrChange w:id="2157" w:author="Valentina Ramaschiello (ESS)" w:date="2015-09-01T13:24:00Z">
                  <w:rPr>
                    <w:rFonts w:ascii="Times New Roman" w:hAnsi="Times New Roman" w:cs="Times New Roman"/>
                    <w:bCs/>
                    <w:color w:val="000000"/>
                    <w:sz w:val="24"/>
                    <w:szCs w:val="24"/>
                    <w:lang w:val="en-GB" w:eastAsia="en-US"/>
                  </w:rPr>
                </w:rPrChange>
              </w:rPr>
              <w:t>code</w:t>
            </w:r>
          </w:p>
        </w:tc>
        <w:tc>
          <w:tcPr>
            <w:tcW w:w="630" w:type="pct"/>
            <w:shd w:val="clear" w:color="auto" w:fill="auto"/>
            <w:noWrap/>
            <w:vAlign w:val="center"/>
            <w:hideMark/>
            <w:tcPrChange w:id="2158" w:author="Valentina Ramaschiello (ESS)" w:date="2015-09-01T13:25:00Z">
              <w:tcPr>
                <w:tcW w:w="647" w:type="pct"/>
                <w:gridSpan w:val="2"/>
                <w:shd w:val="clear" w:color="auto" w:fill="auto"/>
                <w:noWrap/>
                <w:vAlign w:val="center"/>
                <w:hideMark/>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59" w:author="Valentina Ramaschiello (ESS)" w:date="2015-09-01T13:24:00Z">
                  <w:rPr>
                    <w:rFonts w:ascii="Times New Roman" w:hAnsi="Times New Roman" w:cs="Times New Roman"/>
                    <w:bCs/>
                    <w:color w:val="000000"/>
                    <w:sz w:val="24"/>
                    <w:szCs w:val="24"/>
                    <w:lang w:val="en-GB" w:eastAsia="en-US"/>
                  </w:rPr>
                </w:rPrChange>
              </w:rPr>
              <w:pPrChange w:id="2160" w:author="Valentina Ramaschiello (ESS)" w:date="2015-09-01T13:28:00Z">
                <w:pPr>
                  <w:jc w:val="center"/>
                </w:pPr>
              </w:pPrChange>
            </w:pPr>
            <w:r w:rsidRPr="005C67A4">
              <w:rPr>
                <w:rFonts w:ascii="Times New Roman" w:hAnsi="Times New Roman" w:cs="Times New Roman"/>
                <w:sz w:val="18"/>
                <w:szCs w:val="18"/>
                <w:lang w:val="en-GB" w:eastAsia="en-GB"/>
                <w:rPrChange w:id="2161" w:author="Valentina Ramaschiello (ESS)" w:date="2015-09-01T13:24:00Z">
                  <w:rPr>
                    <w:rFonts w:ascii="Times New Roman" w:hAnsi="Times New Roman" w:cs="Times New Roman"/>
                    <w:sz w:val="24"/>
                    <w:szCs w:val="24"/>
                    <w:lang w:val="en-GB" w:eastAsia="en-GB"/>
                  </w:rPr>
                </w:rPrChange>
              </w:rPr>
              <w:t>descriptor</w:t>
            </w:r>
          </w:p>
        </w:tc>
        <w:tc>
          <w:tcPr>
            <w:tcW w:w="967" w:type="pct"/>
            <w:shd w:val="clear" w:color="auto" w:fill="auto"/>
            <w:noWrap/>
            <w:vAlign w:val="center"/>
            <w:hideMark/>
            <w:tcPrChange w:id="2162" w:author="Valentina Ramaschiello (ESS)" w:date="2015-09-01T13:25:00Z">
              <w:tcPr>
                <w:tcW w:w="885" w:type="pct"/>
                <w:shd w:val="clear" w:color="auto" w:fill="auto"/>
                <w:noWrap/>
                <w:vAlign w:val="center"/>
                <w:hideMark/>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63" w:author="Valentina Ramaschiello (ESS)" w:date="2015-09-01T13:24:00Z">
                  <w:rPr>
                    <w:rFonts w:ascii="Times New Roman" w:hAnsi="Times New Roman" w:cs="Times New Roman"/>
                    <w:bCs/>
                    <w:color w:val="000000"/>
                    <w:sz w:val="24"/>
                    <w:szCs w:val="24"/>
                    <w:lang w:val="en-GB" w:eastAsia="en-US"/>
                  </w:rPr>
                </w:rPrChange>
              </w:rPr>
              <w:pPrChange w:id="2164" w:author="Valentina Ramaschiello (ESS)" w:date="2015-09-01T13:28:00Z">
                <w:pPr>
                  <w:jc w:val="center"/>
                </w:pPr>
              </w:pPrChange>
            </w:pPr>
            <w:r w:rsidRPr="005C67A4">
              <w:rPr>
                <w:rFonts w:ascii="Times New Roman" w:hAnsi="Times New Roman" w:cs="Times New Roman"/>
                <w:bCs/>
                <w:color w:val="000000"/>
                <w:sz w:val="18"/>
                <w:szCs w:val="18"/>
                <w:lang w:val="en-GB" w:eastAsia="en-US"/>
                <w:rPrChange w:id="2165" w:author="Valentina Ramaschiello (ESS)" w:date="2015-09-01T13:24:00Z">
                  <w:rPr>
                    <w:rFonts w:ascii="Times New Roman" w:hAnsi="Times New Roman" w:cs="Times New Roman"/>
                    <w:bCs/>
                    <w:color w:val="000000"/>
                    <w:sz w:val="24"/>
                    <w:szCs w:val="24"/>
                    <w:lang w:val="en-GB" w:eastAsia="en-US"/>
                  </w:rPr>
                </w:rPrChange>
              </w:rPr>
              <w:t>data (old format)</w:t>
            </w:r>
          </w:p>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66" w:author="Valentina Ramaschiello (ESS)" w:date="2015-09-01T13:24:00Z">
                  <w:rPr>
                    <w:rFonts w:ascii="Times New Roman" w:hAnsi="Times New Roman" w:cs="Times New Roman"/>
                    <w:bCs/>
                    <w:color w:val="000000"/>
                    <w:sz w:val="24"/>
                    <w:szCs w:val="24"/>
                    <w:lang w:val="en-GB" w:eastAsia="en-US"/>
                  </w:rPr>
                </w:rPrChange>
              </w:rPr>
              <w:pPrChange w:id="2167" w:author="Valentina Ramaschiello (ESS)" w:date="2015-09-01T13:28:00Z">
                <w:pPr>
                  <w:jc w:val="center"/>
                </w:pPr>
              </w:pPrChange>
            </w:pPr>
            <w:r w:rsidRPr="005C67A4">
              <w:rPr>
                <w:rFonts w:ascii="Times New Roman" w:hAnsi="Times New Roman" w:cs="Times New Roman"/>
                <w:bCs/>
                <w:color w:val="000000"/>
                <w:sz w:val="18"/>
                <w:szCs w:val="18"/>
                <w:lang w:val="en-GB" w:eastAsia="en-US"/>
                <w:rPrChange w:id="2168" w:author="Valentina Ramaschiello (ESS)" w:date="2015-09-01T13:24:00Z">
                  <w:rPr>
                    <w:rFonts w:ascii="Times New Roman" w:hAnsi="Times New Roman" w:cs="Times New Roman"/>
                    <w:bCs/>
                    <w:color w:val="000000"/>
                    <w:sz w:val="24"/>
                    <w:szCs w:val="24"/>
                    <w:lang w:val="en-GB" w:eastAsia="en-US"/>
                  </w:rPr>
                </w:rPrChange>
              </w:rPr>
              <w:t>production quantity</w:t>
            </w:r>
          </w:p>
        </w:tc>
        <w:tc>
          <w:tcPr>
            <w:tcW w:w="672" w:type="pct"/>
            <w:vMerge/>
            <w:vAlign w:val="center"/>
            <w:tcPrChange w:id="2169" w:author="Valentina Ramaschiello (ESS)" w:date="2015-09-01T13:25:00Z">
              <w:tcPr>
                <w:tcW w:w="543" w:type="pct"/>
                <w:gridSpan w:val="2"/>
                <w:vMerge/>
                <w:vAlign w:val="center"/>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70" w:author="Valentina Ramaschiello (ESS)" w:date="2015-09-01T13:24:00Z">
                  <w:rPr>
                    <w:rFonts w:ascii="Times New Roman" w:hAnsi="Times New Roman" w:cs="Times New Roman"/>
                    <w:bCs/>
                    <w:color w:val="000000"/>
                    <w:sz w:val="24"/>
                    <w:szCs w:val="24"/>
                    <w:lang w:val="en-GB" w:eastAsia="en-US"/>
                  </w:rPr>
                </w:rPrChange>
              </w:rPr>
              <w:pPrChange w:id="2171" w:author="Valentina Ramaschiello (ESS)" w:date="2015-09-01T13:28:00Z">
                <w:pPr>
                  <w:jc w:val="center"/>
                </w:pPr>
              </w:pPrChange>
            </w:pPr>
          </w:p>
        </w:tc>
        <w:tc>
          <w:tcPr>
            <w:tcW w:w="523" w:type="pct"/>
            <w:tcBorders>
              <w:top w:val="single" w:sz="4" w:space="0" w:color="8DB3E2"/>
              <w:bottom w:val="single" w:sz="4" w:space="0" w:color="8DB3E2"/>
            </w:tcBorders>
            <w:shd w:val="clear" w:color="auto" w:fill="auto"/>
            <w:noWrap/>
            <w:vAlign w:val="center"/>
            <w:hideMark/>
            <w:tcPrChange w:id="2172" w:author="Valentina Ramaschiello (ESS)" w:date="2015-09-01T13:25:00Z">
              <w:tcPr>
                <w:tcW w:w="356" w:type="pct"/>
                <w:gridSpan w:val="2"/>
                <w:tcBorders>
                  <w:top w:val="single" w:sz="4" w:space="0" w:color="8DB3E2"/>
                  <w:bottom w:val="single" w:sz="4" w:space="0" w:color="8DB3E2"/>
                </w:tcBorders>
                <w:shd w:val="clear" w:color="auto" w:fill="auto"/>
                <w:noWrap/>
                <w:vAlign w:val="center"/>
                <w:hideMark/>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73" w:author="Valentina Ramaschiello (ESS)" w:date="2015-09-01T13:24:00Z">
                  <w:rPr>
                    <w:rFonts w:ascii="Times New Roman" w:hAnsi="Times New Roman" w:cs="Times New Roman"/>
                    <w:bCs/>
                    <w:color w:val="000000"/>
                    <w:sz w:val="24"/>
                    <w:szCs w:val="24"/>
                    <w:lang w:val="en-GB" w:eastAsia="en-US"/>
                  </w:rPr>
                </w:rPrChange>
              </w:rPr>
              <w:pPrChange w:id="2174" w:author="Valentina Ramaschiello (ESS)" w:date="2015-09-01T13:28:00Z">
                <w:pPr>
                  <w:jc w:val="center"/>
                </w:pPr>
              </w:pPrChange>
            </w:pPr>
            <w:r w:rsidRPr="005C67A4">
              <w:rPr>
                <w:rFonts w:ascii="Times New Roman" w:hAnsi="Times New Roman" w:cs="Times New Roman"/>
                <w:bCs/>
                <w:color w:val="000000"/>
                <w:sz w:val="18"/>
                <w:szCs w:val="18"/>
                <w:lang w:val="en-GB" w:eastAsia="en-US"/>
                <w:rPrChange w:id="2175" w:author="Valentina Ramaschiello (ESS)" w:date="2015-09-01T13:24:00Z">
                  <w:rPr>
                    <w:rFonts w:ascii="Times New Roman" w:hAnsi="Times New Roman" w:cs="Times New Roman"/>
                    <w:bCs/>
                    <w:color w:val="000000"/>
                    <w:sz w:val="24"/>
                    <w:szCs w:val="24"/>
                    <w:lang w:val="en-GB" w:eastAsia="en-US"/>
                  </w:rPr>
                </w:rPrChange>
              </w:rPr>
              <w:t>code</w:t>
            </w:r>
          </w:p>
        </w:tc>
        <w:tc>
          <w:tcPr>
            <w:tcW w:w="945" w:type="pct"/>
            <w:shd w:val="clear" w:color="auto" w:fill="auto"/>
            <w:noWrap/>
            <w:vAlign w:val="center"/>
            <w:hideMark/>
            <w:tcPrChange w:id="2176" w:author="Valentina Ramaschiello (ESS)" w:date="2015-09-01T13:25:00Z">
              <w:tcPr>
                <w:tcW w:w="1269" w:type="pct"/>
                <w:gridSpan w:val="2"/>
                <w:shd w:val="clear" w:color="auto" w:fill="auto"/>
                <w:noWrap/>
                <w:vAlign w:val="center"/>
                <w:hideMark/>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77" w:author="Valentina Ramaschiello (ESS)" w:date="2015-09-01T13:24:00Z">
                  <w:rPr>
                    <w:rFonts w:ascii="Times New Roman" w:hAnsi="Times New Roman" w:cs="Times New Roman"/>
                    <w:bCs/>
                    <w:color w:val="000000"/>
                    <w:sz w:val="24"/>
                    <w:szCs w:val="24"/>
                    <w:lang w:val="en-GB" w:eastAsia="en-US"/>
                  </w:rPr>
                </w:rPrChange>
              </w:rPr>
              <w:pPrChange w:id="2178" w:author="Valentina Ramaschiello (ESS)" w:date="2015-09-01T13:28:00Z">
                <w:pPr>
                  <w:jc w:val="center"/>
                </w:pPr>
              </w:pPrChange>
            </w:pPr>
            <w:r w:rsidRPr="005C67A4">
              <w:rPr>
                <w:rFonts w:ascii="Times New Roman" w:hAnsi="Times New Roman" w:cs="Times New Roman"/>
                <w:sz w:val="18"/>
                <w:szCs w:val="18"/>
                <w:lang w:val="en-GB" w:eastAsia="en-GB"/>
                <w:rPrChange w:id="2179" w:author="Valentina Ramaschiello (ESS)" w:date="2015-09-01T13:24:00Z">
                  <w:rPr>
                    <w:rFonts w:ascii="Times New Roman" w:hAnsi="Times New Roman" w:cs="Times New Roman"/>
                    <w:sz w:val="24"/>
                    <w:szCs w:val="24"/>
                    <w:lang w:val="en-GB" w:eastAsia="en-GB"/>
                  </w:rPr>
                </w:rPrChange>
              </w:rPr>
              <w:t>descriptor</w:t>
            </w:r>
          </w:p>
        </w:tc>
        <w:tc>
          <w:tcPr>
            <w:tcW w:w="862" w:type="pct"/>
            <w:gridSpan w:val="2"/>
            <w:shd w:val="clear" w:color="auto" w:fill="auto"/>
            <w:noWrap/>
            <w:vAlign w:val="center"/>
            <w:hideMark/>
            <w:tcPrChange w:id="2180" w:author="Valentina Ramaschiello (ESS)" w:date="2015-09-01T13:25:00Z">
              <w:tcPr>
                <w:tcW w:w="886" w:type="pct"/>
                <w:gridSpan w:val="2"/>
                <w:shd w:val="clear" w:color="auto" w:fill="auto"/>
                <w:noWrap/>
                <w:vAlign w:val="center"/>
                <w:hideMark/>
              </w:tcPr>
            </w:tcPrChange>
          </w:tcPr>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81" w:author="Valentina Ramaschiello (ESS)" w:date="2015-09-01T13:24:00Z">
                  <w:rPr>
                    <w:rFonts w:ascii="Times New Roman" w:hAnsi="Times New Roman" w:cs="Times New Roman"/>
                    <w:bCs/>
                    <w:color w:val="000000"/>
                    <w:sz w:val="24"/>
                    <w:szCs w:val="24"/>
                    <w:lang w:val="en-GB" w:eastAsia="en-US"/>
                  </w:rPr>
                </w:rPrChange>
              </w:rPr>
              <w:pPrChange w:id="2182" w:author="Valentina Ramaschiello (ESS)" w:date="2015-09-01T13:28:00Z">
                <w:pPr>
                  <w:jc w:val="center"/>
                </w:pPr>
              </w:pPrChange>
            </w:pPr>
            <w:r w:rsidRPr="005C67A4">
              <w:rPr>
                <w:rFonts w:ascii="Times New Roman" w:hAnsi="Times New Roman" w:cs="Times New Roman"/>
                <w:bCs/>
                <w:color w:val="000000"/>
                <w:sz w:val="18"/>
                <w:szCs w:val="18"/>
                <w:lang w:val="en-GB" w:eastAsia="en-US"/>
                <w:rPrChange w:id="2183" w:author="Valentina Ramaschiello (ESS)" w:date="2015-09-01T13:24:00Z">
                  <w:rPr>
                    <w:rFonts w:ascii="Times New Roman" w:hAnsi="Times New Roman" w:cs="Times New Roman"/>
                    <w:bCs/>
                    <w:color w:val="000000"/>
                    <w:sz w:val="24"/>
                    <w:szCs w:val="24"/>
                    <w:lang w:val="en-GB" w:eastAsia="en-US"/>
                  </w:rPr>
                </w:rPrChange>
              </w:rPr>
              <w:t>data (new format)</w:t>
            </w:r>
          </w:p>
          <w:p w:rsidR="00EB7AF1" w:rsidRPr="005C67A4" w:rsidRDefault="00EB7AF1" w:rsidP="00AE25CA">
            <w:pPr>
              <w:spacing w:after="0" w:line="240" w:lineRule="auto"/>
              <w:rPr>
                <w:rFonts w:ascii="Times New Roman" w:hAnsi="Times New Roman" w:cs="Times New Roman"/>
                <w:bCs/>
                <w:color w:val="000000"/>
                <w:sz w:val="18"/>
                <w:szCs w:val="18"/>
                <w:lang w:val="en-GB" w:eastAsia="en-US"/>
                <w:rPrChange w:id="2184" w:author="Valentina Ramaschiello (ESS)" w:date="2015-09-01T13:24:00Z">
                  <w:rPr>
                    <w:rFonts w:ascii="Times New Roman" w:hAnsi="Times New Roman" w:cs="Times New Roman"/>
                    <w:bCs/>
                    <w:color w:val="000000"/>
                    <w:sz w:val="24"/>
                    <w:szCs w:val="24"/>
                    <w:lang w:val="en-GB" w:eastAsia="en-US"/>
                  </w:rPr>
                </w:rPrChange>
              </w:rPr>
              <w:pPrChange w:id="2185" w:author="Valentina Ramaschiello (ESS)" w:date="2015-09-01T13:28:00Z">
                <w:pPr>
                  <w:jc w:val="center"/>
                </w:pPr>
              </w:pPrChange>
            </w:pPr>
            <w:r w:rsidRPr="005C67A4">
              <w:rPr>
                <w:rFonts w:ascii="Times New Roman" w:hAnsi="Times New Roman" w:cs="Times New Roman"/>
                <w:bCs/>
                <w:color w:val="000000"/>
                <w:sz w:val="18"/>
                <w:szCs w:val="18"/>
                <w:lang w:val="en-GB" w:eastAsia="en-US"/>
                <w:rPrChange w:id="2186" w:author="Valentina Ramaschiello (ESS)" w:date="2015-09-01T13:24:00Z">
                  <w:rPr>
                    <w:rFonts w:ascii="Times New Roman" w:hAnsi="Times New Roman" w:cs="Times New Roman"/>
                    <w:bCs/>
                    <w:color w:val="000000"/>
                    <w:sz w:val="24"/>
                    <w:szCs w:val="24"/>
                    <w:lang w:val="en-GB" w:eastAsia="en-US"/>
                  </w:rPr>
                </w:rPrChange>
              </w:rPr>
              <w:t>production quantity</w:t>
            </w:r>
          </w:p>
        </w:tc>
      </w:tr>
      <w:tr w:rsidR="005C67A4" w:rsidRPr="005C67A4" w:rsidTr="005C67A4">
        <w:trPr>
          <w:gridAfter w:val="1"/>
          <w:wAfter w:w="8" w:type="pct"/>
          <w:trHeight w:hRule="exact" w:val="642"/>
          <w:jc w:val="center"/>
        </w:trPr>
        <w:tc>
          <w:tcPr>
            <w:tcW w:w="402" w:type="pct"/>
            <w:shd w:val="clear" w:color="auto" w:fill="auto"/>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187" w:author="Valentina Ramaschiello (ESS)" w:date="2015-09-01T13:24:00Z">
                  <w:rPr>
                    <w:rFonts w:ascii="Times New Roman" w:hAnsi="Times New Roman" w:cs="Times New Roman"/>
                    <w:color w:val="000000"/>
                    <w:sz w:val="24"/>
                    <w:szCs w:val="24"/>
                    <w:lang w:val="en-GB" w:eastAsia="en-US"/>
                  </w:rPr>
                </w:rPrChange>
              </w:rPr>
              <w:pPrChange w:id="2188" w:author="Valentina Ramaschiello (ESS)" w:date="2015-09-01T13:24:00Z">
                <w:pPr>
                  <w:jc w:val="both"/>
                </w:pPr>
              </w:pPrChange>
            </w:pPr>
            <w:r w:rsidRPr="005C67A4">
              <w:rPr>
                <w:rFonts w:ascii="Times New Roman" w:hAnsi="Times New Roman" w:cs="Times New Roman"/>
                <w:sz w:val="18"/>
                <w:szCs w:val="18"/>
                <w:lang w:val="en-GB"/>
                <w:rPrChange w:id="2189" w:author="Valentina Ramaschiello (ESS)" w:date="2015-09-01T13:24:00Z">
                  <w:rPr>
                    <w:rFonts w:ascii="Times New Roman" w:hAnsi="Times New Roman" w:cs="Times New Roman"/>
                    <w:sz w:val="24"/>
                    <w:szCs w:val="24"/>
                    <w:lang w:val="en-GB"/>
                  </w:rPr>
                </w:rPrChange>
              </w:rPr>
              <w:t>0430</w:t>
            </w:r>
          </w:p>
        </w:tc>
        <w:tc>
          <w:tcPr>
            <w:tcW w:w="630" w:type="pct"/>
            <w:shd w:val="clear" w:color="auto" w:fill="auto"/>
            <w:noWrap/>
            <w:vAlign w:val="center"/>
          </w:tcPr>
          <w:p w:rsidR="00EB7AF1" w:rsidRPr="005C67A4" w:rsidRDefault="00EB7AF1" w:rsidP="00AE25CA">
            <w:pPr>
              <w:spacing w:after="0" w:line="240" w:lineRule="auto"/>
              <w:rPr>
                <w:rFonts w:ascii="Times New Roman" w:hAnsi="Times New Roman" w:cs="Times New Roman"/>
                <w:color w:val="000000"/>
                <w:sz w:val="18"/>
                <w:szCs w:val="18"/>
                <w:lang w:val="en-GB" w:eastAsia="en-US"/>
                <w:rPrChange w:id="2190" w:author="Valentina Ramaschiello (ESS)" w:date="2015-09-01T13:24:00Z">
                  <w:rPr>
                    <w:rFonts w:ascii="Times New Roman" w:hAnsi="Times New Roman" w:cs="Times New Roman"/>
                    <w:color w:val="000000"/>
                    <w:sz w:val="24"/>
                    <w:szCs w:val="24"/>
                    <w:lang w:val="en-GB" w:eastAsia="en-US"/>
                  </w:rPr>
                </w:rPrChange>
              </w:rPr>
              <w:pPrChange w:id="2191" w:author="Valentina Ramaschiello (ESS)" w:date="2015-09-01T13:28:00Z">
                <w:pPr>
                  <w:jc w:val="center"/>
                </w:pPr>
              </w:pPrChange>
            </w:pPr>
            <w:r w:rsidRPr="005C67A4">
              <w:rPr>
                <w:rFonts w:ascii="Times New Roman" w:hAnsi="Times New Roman" w:cs="Times New Roman"/>
                <w:color w:val="000000"/>
                <w:sz w:val="18"/>
                <w:szCs w:val="18"/>
                <w:lang w:val="en-GB" w:eastAsia="en-US"/>
                <w:rPrChange w:id="2192" w:author="Valentina Ramaschiello (ESS)" w:date="2015-09-01T13:24:00Z">
                  <w:rPr>
                    <w:rFonts w:ascii="Times New Roman" w:hAnsi="Times New Roman" w:cs="Times New Roman"/>
                    <w:color w:val="000000"/>
                    <w:sz w:val="24"/>
                    <w:szCs w:val="24"/>
                    <w:lang w:val="en-GB" w:eastAsia="en-US"/>
                  </w:rPr>
                </w:rPrChange>
              </w:rPr>
              <w:t>okra</w:t>
            </w:r>
          </w:p>
        </w:tc>
        <w:tc>
          <w:tcPr>
            <w:tcW w:w="967" w:type="pct"/>
            <w:shd w:val="clear" w:color="auto" w:fill="auto"/>
            <w:noWrap/>
            <w:vAlign w:val="center"/>
          </w:tcPr>
          <w:p w:rsidR="00EB7AF1" w:rsidRPr="005C67A4" w:rsidRDefault="00F419F3" w:rsidP="00AE25CA">
            <w:pPr>
              <w:spacing w:after="0" w:line="240" w:lineRule="auto"/>
              <w:rPr>
                <w:rFonts w:ascii="Times New Roman" w:hAnsi="Times New Roman" w:cs="Times New Roman"/>
                <w:b/>
                <w:color w:val="000000"/>
                <w:sz w:val="18"/>
                <w:szCs w:val="18"/>
                <w:lang w:val="en-GB" w:eastAsia="en-US"/>
                <w:rPrChange w:id="2193" w:author="Valentina Ramaschiello (ESS)" w:date="2015-09-01T13:24:00Z">
                  <w:rPr>
                    <w:rFonts w:ascii="Times New Roman" w:hAnsi="Times New Roman" w:cs="Times New Roman"/>
                    <w:b/>
                    <w:color w:val="000000"/>
                    <w:sz w:val="24"/>
                    <w:szCs w:val="24"/>
                    <w:lang w:val="en-GB" w:eastAsia="en-US"/>
                  </w:rPr>
                </w:rPrChange>
              </w:rPr>
              <w:pPrChange w:id="2194" w:author="Valentina Ramaschiello (ESS)" w:date="2015-09-01T13:28:00Z">
                <w:pPr>
                  <w:jc w:val="center"/>
                </w:pPr>
              </w:pPrChange>
            </w:pPr>
            <w:ins w:id="2195" w:author="Josh Browning" w:date="2015-09-01T10:22:00Z">
              <w:r w:rsidRPr="005C67A4">
                <w:rPr>
                  <w:rFonts w:ascii="Times New Roman" w:hAnsi="Times New Roman" w:cs="Times New Roman"/>
                  <w:b/>
                  <w:color w:val="000000"/>
                  <w:sz w:val="18"/>
                  <w:szCs w:val="18"/>
                  <w:lang w:val="en-GB" w:eastAsia="en-US"/>
                  <w:rPrChange w:id="2196" w:author="Valentina Ramaschiello (ESS)" w:date="2015-09-01T13:24:00Z">
                    <w:rPr>
                      <w:rFonts w:ascii="Times New Roman" w:hAnsi="Times New Roman" w:cs="Times New Roman"/>
                      <w:b/>
                      <w:color w:val="000000"/>
                      <w:sz w:val="24"/>
                      <w:szCs w:val="24"/>
                      <w:lang w:val="en-GB" w:eastAsia="en-US"/>
                    </w:rPr>
                  </w:rPrChange>
                </w:rPr>
                <w:t xml:space="preserve">5,784,000 </w:t>
              </w:r>
            </w:ins>
            <w:r w:rsidR="00EB7AF1" w:rsidRPr="005C67A4">
              <w:rPr>
                <w:rFonts w:ascii="Times New Roman" w:hAnsi="Times New Roman" w:cs="Times New Roman"/>
                <w:b/>
                <w:color w:val="000000"/>
                <w:sz w:val="18"/>
                <w:szCs w:val="18"/>
                <w:lang w:val="en-GB" w:eastAsia="en-US"/>
                <w:rPrChange w:id="2197" w:author="Valentina Ramaschiello (ESS)" w:date="2015-09-01T13:24:00Z">
                  <w:rPr>
                    <w:rFonts w:ascii="Times New Roman" w:hAnsi="Times New Roman" w:cs="Times New Roman"/>
                    <w:b/>
                    <w:color w:val="000000"/>
                    <w:sz w:val="24"/>
                    <w:szCs w:val="24"/>
                    <w:lang w:val="en-GB" w:eastAsia="en-US"/>
                  </w:rPr>
                </w:rPrChange>
              </w:rPr>
              <w:t>tonnes</w:t>
            </w:r>
          </w:p>
        </w:tc>
        <w:tc>
          <w:tcPr>
            <w:tcW w:w="672" w:type="pct"/>
            <w:vMerge w:val="restart"/>
            <w:vAlign w:val="center"/>
          </w:tcPr>
          <w:p w:rsidR="00EB7AF1" w:rsidRPr="005C67A4" w:rsidRDefault="00EB7AF1" w:rsidP="00AE25CA">
            <w:pPr>
              <w:spacing w:after="0" w:line="240" w:lineRule="auto"/>
              <w:jc w:val="center"/>
              <w:rPr>
                <w:rFonts w:ascii="Times New Roman" w:hAnsi="Times New Roman" w:cs="Times New Roman"/>
                <w:color w:val="000000"/>
                <w:sz w:val="18"/>
                <w:szCs w:val="18"/>
                <w:lang w:val="en-GB" w:eastAsia="en-US"/>
                <w:rPrChange w:id="2198" w:author="Valentina Ramaschiello (ESS)" w:date="2015-09-01T13:24:00Z">
                  <w:rPr>
                    <w:rFonts w:ascii="Times New Roman" w:hAnsi="Times New Roman" w:cs="Times New Roman"/>
                    <w:color w:val="000000"/>
                    <w:sz w:val="24"/>
                    <w:szCs w:val="24"/>
                    <w:lang w:val="en-GB" w:eastAsia="en-US"/>
                  </w:rPr>
                </w:rPrChange>
              </w:rPr>
              <w:pPrChange w:id="2199" w:author="Valentina Ramaschiello (ESS)" w:date="2015-09-01T13:28:00Z">
                <w:pPr>
                  <w:jc w:val="center"/>
                </w:pPr>
              </w:pPrChange>
            </w:pPr>
            <w:r w:rsidRPr="005C67A4">
              <w:rPr>
                <w:rFonts w:ascii="Times New Roman" w:hAnsi="Times New Roman" w:cs="Times New Roman"/>
                <w:b/>
                <w:color w:val="0000FF"/>
                <w:sz w:val="18"/>
                <w:szCs w:val="18"/>
                <w:lang w:val="en-GB" w:eastAsia="en-US"/>
                <w:rPrChange w:id="2200" w:author="Valentina Ramaschiello (ESS)" w:date="2015-09-01T13:24:00Z">
                  <w:rPr>
                    <w:rFonts w:ascii="Times New Roman" w:hAnsi="Times New Roman" w:cs="Times New Roman"/>
                    <w:b/>
                    <w:color w:val="0000FF"/>
                    <w:sz w:val="24"/>
                    <w:szCs w:val="24"/>
                    <w:lang w:val="en-GB" w:eastAsia="en-US"/>
                  </w:rPr>
                </w:rPrChange>
              </w:rPr>
              <w:t>Σ</w:t>
            </w:r>
          </w:p>
        </w:tc>
        <w:tc>
          <w:tcPr>
            <w:tcW w:w="523" w:type="pct"/>
            <w:vMerge w:val="restart"/>
            <w:tcBorders>
              <w:top w:val="single" w:sz="4" w:space="0" w:color="8DB3E2"/>
            </w:tcBorders>
            <w:shd w:val="clear" w:color="auto" w:fill="auto"/>
            <w:noWrap/>
            <w:vAlign w:val="center"/>
          </w:tcPr>
          <w:p w:rsidR="00EB7AF1" w:rsidRPr="005C67A4" w:rsidRDefault="00EB7AF1" w:rsidP="00AE25CA">
            <w:pPr>
              <w:spacing w:after="0" w:line="240" w:lineRule="auto"/>
              <w:rPr>
                <w:rFonts w:ascii="Times New Roman" w:hAnsi="Times New Roman" w:cs="Times New Roman"/>
                <w:color w:val="000000"/>
                <w:sz w:val="18"/>
                <w:szCs w:val="18"/>
                <w:lang w:val="en-GB" w:eastAsia="en-US"/>
                <w:rPrChange w:id="2201" w:author="Valentina Ramaschiello (ESS)" w:date="2015-09-01T13:24:00Z">
                  <w:rPr>
                    <w:rFonts w:ascii="Times New Roman" w:hAnsi="Times New Roman" w:cs="Times New Roman"/>
                    <w:color w:val="000000"/>
                    <w:sz w:val="24"/>
                    <w:szCs w:val="24"/>
                    <w:lang w:val="en-GB" w:eastAsia="en-US"/>
                  </w:rPr>
                </w:rPrChange>
              </w:rPr>
              <w:pPrChange w:id="2202" w:author="Valentina Ramaschiello (ESS)" w:date="2015-09-01T13:28:00Z">
                <w:pPr>
                  <w:jc w:val="center"/>
                </w:pPr>
              </w:pPrChange>
            </w:pPr>
            <w:r w:rsidRPr="005C67A4">
              <w:rPr>
                <w:rFonts w:ascii="Times New Roman" w:hAnsi="Times New Roman" w:cs="Times New Roman"/>
                <w:color w:val="000000"/>
                <w:sz w:val="18"/>
                <w:szCs w:val="18"/>
                <w:lang w:val="en-GB" w:eastAsia="en-US"/>
                <w:rPrChange w:id="2203" w:author="Valentina Ramaschiello (ESS)" w:date="2015-09-01T13:24:00Z">
                  <w:rPr>
                    <w:rFonts w:ascii="Times New Roman" w:hAnsi="Times New Roman" w:cs="Times New Roman"/>
                    <w:color w:val="000000"/>
                    <w:sz w:val="24"/>
                    <w:szCs w:val="24"/>
                    <w:lang w:val="en-GB" w:eastAsia="en-US"/>
                  </w:rPr>
                </w:rPrChange>
              </w:rPr>
              <w:t>01239</w:t>
            </w:r>
          </w:p>
        </w:tc>
        <w:tc>
          <w:tcPr>
            <w:tcW w:w="945" w:type="pct"/>
            <w:vMerge w:val="restart"/>
            <w:shd w:val="clear" w:color="auto" w:fill="auto"/>
            <w:noWrap/>
            <w:vAlign w:val="center"/>
          </w:tcPr>
          <w:p w:rsidR="00EB7AF1" w:rsidRPr="005C67A4" w:rsidRDefault="00EB7AF1" w:rsidP="00AE25CA">
            <w:pPr>
              <w:spacing w:after="0" w:line="240" w:lineRule="auto"/>
              <w:rPr>
                <w:rFonts w:ascii="Times New Roman" w:hAnsi="Times New Roman" w:cs="Times New Roman"/>
                <w:color w:val="000000"/>
                <w:sz w:val="18"/>
                <w:szCs w:val="18"/>
                <w:lang w:val="en-GB" w:eastAsia="en-US"/>
                <w:rPrChange w:id="2204" w:author="Valentina Ramaschiello (ESS)" w:date="2015-09-01T13:24:00Z">
                  <w:rPr>
                    <w:rFonts w:ascii="Times New Roman" w:hAnsi="Times New Roman" w:cs="Times New Roman"/>
                    <w:color w:val="000000"/>
                    <w:sz w:val="24"/>
                    <w:szCs w:val="24"/>
                    <w:lang w:val="en-GB" w:eastAsia="en-US"/>
                  </w:rPr>
                </w:rPrChange>
              </w:rPr>
              <w:pPrChange w:id="2205" w:author="Valentina Ramaschiello (ESS)" w:date="2015-09-01T13:28:00Z">
                <w:pPr>
                  <w:jc w:val="center"/>
                </w:pPr>
              </w:pPrChange>
            </w:pPr>
            <w:r w:rsidRPr="005C67A4">
              <w:rPr>
                <w:rFonts w:ascii="Times New Roman" w:hAnsi="Times New Roman" w:cs="Times New Roman"/>
                <w:color w:val="000000"/>
                <w:sz w:val="18"/>
                <w:szCs w:val="18"/>
                <w:lang w:val="en-GB" w:eastAsia="en-US"/>
                <w:rPrChange w:id="2206" w:author="Valentina Ramaschiello (ESS)" w:date="2015-09-01T13:24:00Z">
                  <w:rPr>
                    <w:rFonts w:ascii="Times New Roman" w:hAnsi="Times New Roman" w:cs="Times New Roman"/>
                    <w:color w:val="000000"/>
                    <w:sz w:val="24"/>
                    <w:szCs w:val="24"/>
                    <w:lang w:val="en-GB" w:eastAsia="en-US"/>
                  </w:rPr>
                </w:rPrChange>
              </w:rPr>
              <w:t>other fruit bearing vegetables</w:t>
            </w:r>
          </w:p>
        </w:tc>
        <w:tc>
          <w:tcPr>
            <w:tcW w:w="854" w:type="pct"/>
            <w:vMerge w:val="restart"/>
            <w:shd w:val="clear" w:color="auto" w:fill="auto"/>
            <w:noWrap/>
            <w:vAlign w:val="center"/>
          </w:tcPr>
          <w:p w:rsidR="00EB7AF1" w:rsidRPr="005C67A4" w:rsidRDefault="008116E9" w:rsidP="00AE25CA">
            <w:pPr>
              <w:spacing w:after="0" w:line="240" w:lineRule="auto"/>
              <w:rPr>
                <w:rFonts w:ascii="Times New Roman" w:hAnsi="Times New Roman" w:cs="Times New Roman"/>
                <w:color w:val="000000"/>
                <w:sz w:val="18"/>
                <w:szCs w:val="18"/>
                <w:lang w:val="en-GB" w:eastAsia="en-US"/>
                <w:rPrChange w:id="2207" w:author="Valentina Ramaschiello (ESS)" w:date="2015-09-01T13:24:00Z">
                  <w:rPr>
                    <w:rFonts w:ascii="Times New Roman" w:hAnsi="Times New Roman" w:cs="Times New Roman"/>
                    <w:color w:val="000000"/>
                    <w:sz w:val="24"/>
                    <w:szCs w:val="24"/>
                    <w:lang w:val="en-GB" w:eastAsia="en-US"/>
                  </w:rPr>
                </w:rPrChange>
              </w:rPr>
              <w:pPrChange w:id="2208" w:author="Valentina Ramaschiello (ESS)" w:date="2015-09-01T13:28:00Z">
                <w:pPr>
                  <w:jc w:val="center"/>
                </w:pPr>
              </w:pPrChange>
            </w:pPr>
            <w:ins w:id="2209" w:author="Josh Browning" w:date="2015-09-01T10:22:00Z">
              <w:r w:rsidRPr="005C67A4">
                <w:rPr>
                  <w:rFonts w:ascii="Times New Roman" w:hAnsi="Times New Roman" w:cs="Times New Roman"/>
                  <w:color w:val="000000"/>
                  <w:sz w:val="18"/>
                  <w:szCs w:val="18"/>
                  <w:lang w:val="en-GB" w:eastAsia="en-US"/>
                  <w:rPrChange w:id="2210" w:author="Valentina Ramaschiello (ESS)" w:date="2015-09-01T13:24:00Z">
                    <w:rPr>
                      <w:rFonts w:ascii="Times New Roman" w:hAnsi="Times New Roman" w:cs="Times New Roman"/>
                      <w:color w:val="000000"/>
                      <w:sz w:val="24"/>
                      <w:szCs w:val="24"/>
                      <w:lang w:val="en-GB" w:eastAsia="en-US"/>
                    </w:rPr>
                  </w:rPrChange>
                </w:rPr>
                <w:t>5,784,000</w:t>
              </w:r>
            </w:ins>
            <w:r w:rsidR="00EB7AF1" w:rsidRPr="005C67A4">
              <w:rPr>
                <w:rFonts w:ascii="Times New Roman" w:hAnsi="Times New Roman" w:cs="Times New Roman"/>
                <w:color w:val="000000"/>
                <w:sz w:val="18"/>
                <w:szCs w:val="18"/>
                <w:lang w:val="en-GB" w:eastAsia="en-US"/>
                <w:rPrChange w:id="2211" w:author="Valentina Ramaschiello (ESS)" w:date="2015-09-01T13:24:00Z">
                  <w:rPr>
                    <w:rFonts w:ascii="Times New Roman" w:hAnsi="Times New Roman" w:cs="Times New Roman"/>
                    <w:color w:val="000000"/>
                    <w:sz w:val="24"/>
                    <w:szCs w:val="24"/>
                    <w:lang w:val="en-GB" w:eastAsia="en-US"/>
                  </w:rPr>
                </w:rPrChange>
              </w:rPr>
              <w:t>+</w:t>
            </w:r>
          </w:p>
          <w:p w:rsidR="00EB7AF1" w:rsidRPr="005C67A4" w:rsidRDefault="008116E9" w:rsidP="00AE25CA">
            <w:pPr>
              <w:spacing w:after="0" w:line="240" w:lineRule="auto"/>
              <w:rPr>
                <w:rFonts w:ascii="Times New Roman" w:hAnsi="Times New Roman" w:cs="Times New Roman"/>
                <w:color w:val="000000"/>
                <w:sz w:val="18"/>
                <w:szCs w:val="18"/>
                <w:lang w:val="en-GB" w:eastAsia="en-US"/>
                <w:rPrChange w:id="2212" w:author="Valentina Ramaschiello (ESS)" w:date="2015-09-01T13:24:00Z">
                  <w:rPr>
                    <w:rFonts w:ascii="Times New Roman" w:hAnsi="Times New Roman" w:cs="Times New Roman"/>
                    <w:color w:val="000000"/>
                    <w:sz w:val="24"/>
                    <w:szCs w:val="24"/>
                    <w:lang w:val="en-GB" w:eastAsia="en-US"/>
                  </w:rPr>
                </w:rPrChange>
              </w:rPr>
              <w:pPrChange w:id="2213" w:author="Valentina Ramaschiello (ESS)" w:date="2015-09-01T13:28:00Z">
                <w:pPr>
                  <w:jc w:val="center"/>
                </w:pPr>
              </w:pPrChange>
            </w:pPr>
            <w:ins w:id="2214" w:author="Josh Browning" w:date="2015-09-01T10:23:00Z">
              <w:r w:rsidRPr="005C67A4">
                <w:rPr>
                  <w:rFonts w:ascii="Times New Roman" w:hAnsi="Times New Roman" w:cs="Times New Roman"/>
                  <w:color w:val="000000"/>
                  <w:sz w:val="18"/>
                  <w:szCs w:val="18"/>
                  <w:lang w:val="en-GB" w:eastAsia="en-US"/>
                  <w:rPrChange w:id="2215" w:author="Valentina Ramaschiello (ESS)" w:date="2015-09-01T13:24:00Z">
                    <w:rPr>
                      <w:rFonts w:ascii="Times New Roman" w:hAnsi="Times New Roman" w:cs="Times New Roman"/>
                      <w:color w:val="000000"/>
                      <w:sz w:val="24"/>
                      <w:szCs w:val="24"/>
                      <w:lang w:val="en-GB" w:eastAsia="en-US"/>
                    </w:rPr>
                  </w:rPrChange>
                </w:rPr>
                <w:t>27,557,000</w:t>
              </w:r>
            </w:ins>
            <w:r w:rsidR="00EB7AF1" w:rsidRPr="005C67A4">
              <w:rPr>
                <w:rFonts w:ascii="Times New Roman" w:hAnsi="Times New Roman" w:cs="Times New Roman"/>
                <w:color w:val="000000"/>
                <w:sz w:val="18"/>
                <w:szCs w:val="18"/>
                <w:lang w:val="en-GB" w:eastAsia="en-US"/>
                <w:rPrChange w:id="2216" w:author="Valentina Ramaschiello (ESS)" w:date="2015-09-01T13:24:00Z">
                  <w:rPr>
                    <w:rFonts w:ascii="Times New Roman" w:hAnsi="Times New Roman" w:cs="Times New Roman"/>
                    <w:color w:val="000000"/>
                    <w:sz w:val="24"/>
                    <w:szCs w:val="24"/>
                    <w:lang w:val="en-GB" w:eastAsia="en-US"/>
                  </w:rPr>
                </w:rPrChange>
              </w:rPr>
              <w:t>=</w:t>
            </w:r>
          </w:p>
          <w:p w:rsidR="00EB7AF1" w:rsidRPr="005C67A4" w:rsidRDefault="008116E9" w:rsidP="00AE25CA">
            <w:pPr>
              <w:spacing w:after="0" w:line="240" w:lineRule="auto"/>
              <w:rPr>
                <w:rFonts w:ascii="Times New Roman" w:hAnsi="Times New Roman" w:cs="Times New Roman"/>
                <w:b/>
                <w:color w:val="000000"/>
                <w:sz w:val="18"/>
                <w:szCs w:val="18"/>
                <w:lang w:val="en-GB" w:eastAsia="en-US"/>
                <w:rPrChange w:id="2217" w:author="Valentina Ramaschiello (ESS)" w:date="2015-09-01T13:24:00Z">
                  <w:rPr>
                    <w:rFonts w:ascii="Times New Roman" w:hAnsi="Times New Roman" w:cs="Times New Roman"/>
                    <w:b/>
                    <w:color w:val="000000"/>
                    <w:sz w:val="24"/>
                    <w:szCs w:val="24"/>
                    <w:lang w:val="en-GB" w:eastAsia="en-US"/>
                  </w:rPr>
                </w:rPrChange>
              </w:rPr>
              <w:pPrChange w:id="2218" w:author="Valentina Ramaschiello (ESS)" w:date="2015-09-01T13:28:00Z">
                <w:pPr>
                  <w:jc w:val="center"/>
                </w:pPr>
              </w:pPrChange>
            </w:pPr>
            <w:ins w:id="2219" w:author="Josh Browning" w:date="2015-09-01T10:24:00Z">
              <w:r w:rsidRPr="005C67A4">
                <w:rPr>
                  <w:rFonts w:ascii="Times New Roman" w:hAnsi="Times New Roman" w:cs="Times New Roman"/>
                  <w:b/>
                  <w:color w:val="000000"/>
                  <w:sz w:val="18"/>
                  <w:szCs w:val="18"/>
                  <w:lang w:val="en-GB" w:eastAsia="en-US"/>
                  <w:rPrChange w:id="2220" w:author="Valentina Ramaschiello (ESS)" w:date="2015-09-01T13:24:00Z">
                    <w:rPr>
                      <w:rFonts w:ascii="Times New Roman" w:hAnsi="Times New Roman" w:cs="Times New Roman"/>
                      <w:b/>
                      <w:color w:val="000000"/>
                      <w:sz w:val="24"/>
                      <w:szCs w:val="24"/>
                      <w:lang w:val="en-GB" w:eastAsia="en-US"/>
                    </w:rPr>
                  </w:rPrChange>
                </w:rPr>
                <w:t xml:space="preserve">33,341,000 </w:t>
              </w:r>
            </w:ins>
            <w:r w:rsidR="00EB7AF1" w:rsidRPr="005C67A4">
              <w:rPr>
                <w:rFonts w:ascii="Times New Roman" w:hAnsi="Times New Roman" w:cs="Times New Roman"/>
                <w:b/>
                <w:color w:val="000000"/>
                <w:sz w:val="18"/>
                <w:szCs w:val="18"/>
                <w:lang w:val="en-GB" w:eastAsia="en-US"/>
                <w:rPrChange w:id="2221" w:author="Valentina Ramaschiello (ESS)" w:date="2015-09-01T13:24:00Z">
                  <w:rPr>
                    <w:rFonts w:ascii="Times New Roman" w:hAnsi="Times New Roman" w:cs="Times New Roman"/>
                    <w:b/>
                    <w:color w:val="000000"/>
                    <w:sz w:val="24"/>
                    <w:szCs w:val="24"/>
                    <w:lang w:val="en-GB" w:eastAsia="en-US"/>
                  </w:rPr>
                </w:rPrChange>
              </w:rPr>
              <w:t>tonnes</w:t>
            </w:r>
          </w:p>
          <w:p w:rsidR="00EB7AF1" w:rsidRPr="005C67A4" w:rsidRDefault="00EB7AF1" w:rsidP="00AE25CA">
            <w:pPr>
              <w:spacing w:after="0" w:line="240" w:lineRule="auto"/>
              <w:rPr>
                <w:rFonts w:ascii="Times New Roman" w:hAnsi="Times New Roman" w:cs="Times New Roman"/>
                <w:color w:val="000000"/>
                <w:sz w:val="18"/>
                <w:szCs w:val="18"/>
                <w:lang w:val="en-GB" w:eastAsia="en-US"/>
                <w:rPrChange w:id="2222" w:author="Valentina Ramaschiello (ESS)" w:date="2015-09-01T13:24:00Z">
                  <w:rPr>
                    <w:rFonts w:ascii="Times New Roman" w:hAnsi="Times New Roman" w:cs="Times New Roman"/>
                    <w:color w:val="000000"/>
                    <w:sz w:val="24"/>
                    <w:szCs w:val="24"/>
                    <w:lang w:val="en-GB" w:eastAsia="en-US"/>
                  </w:rPr>
                </w:rPrChange>
              </w:rPr>
              <w:pPrChange w:id="2223" w:author="Valentina Ramaschiello (ESS)" w:date="2015-09-01T13:28:00Z">
                <w:pPr>
                  <w:jc w:val="center"/>
                </w:pPr>
              </w:pPrChange>
            </w:pPr>
          </w:p>
        </w:tc>
      </w:tr>
      <w:tr w:rsidR="005C67A4" w:rsidRPr="005C67A4" w:rsidTr="005C67A4">
        <w:trPr>
          <w:gridAfter w:val="1"/>
          <w:wAfter w:w="8" w:type="pct"/>
          <w:trHeight w:hRule="exact" w:val="642"/>
          <w:jc w:val="center"/>
        </w:trPr>
        <w:tc>
          <w:tcPr>
            <w:tcW w:w="402" w:type="pct"/>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24" w:author="Valentina Ramaschiello (ESS)" w:date="2015-09-01T13:24:00Z">
                  <w:rPr>
                    <w:rFonts w:ascii="Times New Roman" w:hAnsi="Times New Roman" w:cs="Times New Roman"/>
                    <w:color w:val="000000"/>
                    <w:sz w:val="24"/>
                    <w:szCs w:val="24"/>
                    <w:lang w:val="en-GB" w:eastAsia="en-US"/>
                  </w:rPr>
                </w:rPrChange>
              </w:rPr>
              <w:pPrChange w:id="2225" w:author="Valentina Ramaschiello (ESS)" w:date="2015-09-01T13:24:00Z">
                <w:pPr>
                  <w:jc w:val="both"/>
                </w:pPr>
              </w:pPrChange>
            </w:pPr>
            <w:r w:rsidRPr="005C67A4">
              <w:rPr>
                <w:rFonts w:ascii="Times New Roman" w:hAnsi="Times New Roman" w:cs="Times New Roman"/>
                <w:sz w:val="18"/>
                <w:szCs w:val="18"/>
                <w:lang w:val="en-GB"/>
                <w:rPrChange w:id="2226" w:author="Valentina Ramaschiello (ESS)" w:date="2015-09-01T13:24:00Z">
                  <w:rPr>
                    <w:rFonts w:ascii="Times New Roman" w:hAnsi="Times New Roman" w:cs="Times New Roman"/>
                    <w:sz w:val="24"/>
                    <w:szCs w:val="24"/>
                    <w:lang w:val="en-GB"/>
                  </w:rPr>
                </w:rPrChange>
              </w:rPr>
              <w:t>0463</w:t>
            </w:r>
          </w:p>
        </w:tc>
        <w:tc>
          <w:tcPr>
            <w:tcW w:w="630" w:type="pct"/>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27" w:author="Valentina Ramaschiello (ESS)" w:date="2015-09-01T13:24:00Z">
                  <w:rPr>
                    <w:rFonts w:ascii="Times New Roman" w:hAnsi="Times New Roman" w:cs="Times New Roman"/>
                    <w:color w:val="000000"/>
                    <w:sz w:val="24"/>
                    <w:szCs w:val="24"/>
                    <w:lang w:val="en-GB" w:eastAsia="en-US"/>
                  </w:rPr>
                </w:rPrChange>
              </w:rPr>
              <w:pPrChange w:id="2228" w:author="Valentina Ramaschiello (ESS)" w:date="2015-09-01T13:24:00Z">
                <w:pPr>
                  <w:jc w:val="both"/>
                </w:pPr>
              </w:pPrChange>
            </w:pPr>
            <w:r w:rsidRPr="005C67A4">
              <w:rPr>
                <w:rFonts w:ascii="Times New Roman" w:hAnsi="Times New Roman" w:cs="Times New Roman"/>
                <w:color w:val="000000"/>
                <w:sz w:val="18"/>
                <w:szCs w:val="18"/>
                <w:lang w:val="en-GB" w:eastAsia="en-US"/>
                <w:rPrChange w:id="2229" w:author="Valentina Ramaschiello (ESS)" w:date="2015-09-01T13:24:00Z">
                  <w:rPr>
                    <w:rFonts w:ascii="Times New Roman" w:hAnsi="Times New Roman" w:cs="Times New Roman"/>
                    <w:color w:val="000000"/>
                    <w:sz w:val="24"/>
                    <w:szCs w:val="24"/>
                    <w:lang w:val="en-GB" w:eastAsia="en-US"/>
                  </w:rPr>
                </w:rPrChange>
              </w:rPr>
              <w:t>other vegetables</w:t>
            </w:r>
          </w:p>
        </w:tc>
        <w:tc>
          <w:tcPr>
            <w:tcW w:w="967" w:type="pct"/>
            <w:noWrap/>
            <w:vAlign w:val="center"/>
          </w:tcPr>
          <w:p w:rsidR="00EB7AF1" w:rsidRPr="005C67A4" w:rsidRDefault="00F419F3" w:rsidP="00AE25CA">
            <w:pPr>
              <w:spacing w:after="0" w:line="240" w:lineRule="auto"/>
              <w:rPr>
                <w:rFonts w:ascii="Times New Roman" w:hAnsi="Times New Roman" w:cs="Times New Roman"/>
                <w:b/>
                <w:color w:val="000000"/>
                <w:sz w:val="18"/>
                <w:szCs w:val="18"/>
                <w:lang w:val="en-GB" w:eastAsia="en-US"/>
                <w:rPrChange w:id="2230" w:author="Valentina Ramaschiello (ESS)" w:date="2015-09-01T13:24:00Z">
                  <w:rPr>
                    <w:rFonts w:ascii="Times New Roman" w:hAnsi="Times New Roman" w:cs="Times New Roman"/>
                    <w:b/>
                    <w:color w:val="000000"/>
                    <w:sz w:val="24"/>
                    <w:szCs w:val="24"/>
                    <w:lang w:val="en-GB" w:eastAsia="en-US"/>
                  </w:rPr>
                </w:rPrChange>
              </w:rPr>
              <w:pPrChange w:id="2231" w:author="Valentina Ramaschiello (ESS)" w:date="2015-09-01T13:28:00Z">
                <w:pPr>
                  <w:jc w:val="center"/>
                </w:pPr>
              </w:pPrChange>
            </w:pPr>
            <w:ins w:id="2232" w:author="Josh Browning" w:date="2015-09-01T10:22:00Z">
              <w:r w:rsidRPr="005C67A4">
                <w:rPr>
                  <w:rFonts w:ascii="Times New Roman" w:hAnsi="Times New Roman" w:cs="Times New Roman"/>
                  <w:b/>
                  <w:color w:val="000000"/>
                  <w:sz w:val="18"/>
                  <w:szCs w:val="18"/>
                  <w:lang w:val="en-GB" w:eastAsia="en-US"/>
                  <w:rPrChange w:id="2233" w:author="Valentina Ramaschiello (ESS)" w:date="2015-09-01T13:24:00Z">
                    <w:rPr>
                      <w:rFonts w:ascii="Times New Roman" w:hAnsi="Times New Roman" w:cs="Times New Roman"/>
                      <w:b/>
                      <w:color w:val="000000"/>
                      <w:sz w:val="24"/>
                      <w:szCs w:val="24"/>
                      <w:lang w:val="en-GB" w:eastAsia="en-US"/>
                    </w:rPr>
                  </w:rPrChange>
                </w:rPr>
                <w:t>27,557,000</w:t>
              </w:r>
            </w:ins>
            <w:r w:rsidR="00EB7AF1" w:rsidRPr="005C67A4">
              <w:rPr>
                <w:rFonts w:ascii="Times New Roman" w:hAnsi="Times New Roman" w:cs="Times New Roman"/>
                <w:b/>
                <w:color w:val="000000"/>
                <w:sz w:val="18"/>
                <w:szCs w:val="18"/>
                <w:lang w:val="en-GB" w:eastAsia="en-US"/>
                <w:rPrChange w:id="2234" w:author="Valentina Ramaschiello (ESS)" w:date="2015-09-01T13:24:00Z">
                  <w:rPr>
                    <w:rFonts w:ascii="Times New Roman" w:hAnsi="Times New Roman" w:cs="Times New Roman"/>
                    <w:b/>
                    <w:color w:val="000000"/>
                    <w:sz w:val="24"/>
                    <w:szCs w:val="24"/>
                    <w:lang w:val="en-GB" w:eastAsia="en-US"/>
                  </w:rPr>
                </w:rPrChange>
              </w:rPr>
              <w:t xml:space="preserve"> tonnes</w:t>
            </w:r>
          </w:p>
        </w:tc>
        <w:tc>
          <w:tcPr>
            <w:tcW w:w="672" w:type="pct"/>
            <w:vMerge/>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35" w:author="Valentina Ramaschiello (ESS)" w:date="2015-09-01T13:24:00Z">
                  <w:rPr>
                    <w:rFonts w:ascii="Times New Roman" w:hAnsi="Times New Roman" w:cs="Times New Roman"/>
                    <w:color w:val="000000"/>
                    <w:sz w:val="24"/>
                    <w:szCs w:val="24"/>
                    <w:lang w:val="en-GB" w:eastAsia="en-US"/>
                  </w:rPr>
                </w:rPrChange>
              </w:rPr>
              <w:pPrChange w:id="2236" w:author="Valentina Ramaschiello (ESS)" w:date="2015-09-01T13:24:00Z">
                <w:pPr>
                  <w:jc w:val="both"/>
                </w:pPr>
              </w:pPrChange>
            </w:pPr>
          </w:p>
        </w:tc>
        <w:tc>
          <w:tcPr>
            <w:tcW w:w="523" w:type="pct"/>
            <w:vMerge/>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37" w:author="Valentina Ramaschiello (ESS)" w:date="2015-09-01T13:24:00Z">
                  <w:rPr>
                    <w:rFonts w:ascii="Times New Roman" w:hAnsi="Times New Roman" w:cs="Times New Roman"/>
                    <w:color w:val="000000"/>
                    <w:sz w:val="24"/>
                    <w:szCs w:val="24"/>
                    <w:lang w:val="en-GB" w:eastAsia="en-US"/>
                  </w:rPr>
                </w:rPrChange>
              </w:rPr>
              <w:pPrChange w:id="2238" w:author="Valentina Ramaschiello (ESS)" w:date="2015-09-01T13:24:00Z">
                <w:pPr>
                  <w:jc w:val="both"/>
                </w:pPr>
              </w:pPrChange>
            </w:pPr>
          </w:p>
        </w:tc>
        <w:tc>
          <w:tcPr>
            <w:tcW w:w="945" w:type="pct"/>
            <w:vMerge/>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39" w:author="Valentina Ramaschiello (ESS)" w:date="2015-09-01T13:24:00Z">
                  <w:rPr>
                    <w:rFonts w:ascii="Times New Roman" w:hAnsi="Times New Roman" w:cs="Times New Roman"/>
                    <w:color w:val="000000"/>
                    <w:sz w:val="24"/>
                    <w:szCs w:val="24"/>
                    <w:lang w:val="en-GB" w:eastAsia="en-US"/>
                  </w:rPr>
                </w:rPrChange>
              </w:rPr>
              <w:pPrChange w:id="2240" w:author="Valentina Ramaschiello (ESS)" w:date="2015-09-01T13:24:00Z">
                <w:pPr>
                  <w:jc w:val="both"/>
                </w:pPr>
              </w:pPrChange>
            </w:pPr>
          </w:p>
        </w:tc>
        <w:tc>
          <w:tcPr>
            <w:tcW w:w="854" w:type="pct"/>
            <w:vMerge/>
            <w:noWrap/>
            <w:vAlign w:val="center"/>
          </w:tcPr>
          <w:p w:rsidR="00EB7AF1" w:rsidRPr="005C67A4" w:rsidRDefault="00EB7AF1" w:rsidP="005C67A4">
            <w:pPr>
              <w:spacing w:after="0" w:line="240" w:lineRule="auto"/>
              <w:jc w:val="both"/>
              <w:rPr>
                <w:rFonts w:ascii="Times New Roman" w:hAnsi="Times New Roman" w:cs="Times New Roman"/>
                <w:color w:val="000000"/>
                <w:sz w:val="18"/>
                <w:szCs w:val="18"/>
                <w:lang w:val="en-GB" w:eastAsia="en-US"/>
                <w:rPrChange w:id="2241" w:author="Valentina Ramaschiello (ESS)" w:date="2015-09-01T13:24:00Z">
                  <w:rPr>
                    <w:rFonts w:ascii="Times New Roman" w:hAnsi="Times New Roman" w:cs="Times New Roman"/>
                    <w:color w:val="000000"/>
                    <w:sz w:val="24"/>
                    <w:szCs w:val="24"/>
                    <w:lang w:val="en-GB" w:eastAsia="en-US"/>
                  </w:rPr>
                </w:rPrChange>
              </w:rPr>
              <w:pPrChange w:id="2242" w:author="Valentina Ramaschiello (ESS)" w:date="2015-09-01T13:24:00Z">
                <w:pPr>
                  <w:jc w:val="both"/>
                </w:pPr>
              </w:pPrChange>
            </w:pPr>
          </w:p>
        </w:tc>
      </w:tr>
    </w:tbl>
    <w:p w:rsidR="00EB7AF1" w:rsidRPr="00AE25CA" w:rsidRDefault="00EB7AF1" w:rsidP="00EB7AF1">
      <w:pPr>
        <w:spacing w:line="280" w:lineRule="exact"/>
        <w:jc w:val="both"/>
        <w:rPr>
          <w:rFonts w:ascii="Times New Roman" w:hAnsi="Times New Roman" w:cs="Times New Roman"/>
          <w:i/>
          <w:szCs w:val="24"/>
          <w:lang w:val="en-GB" w:eastAsia="en-GB"/>
          <w:rPrChange w:id="2243" w:author="Valentina Ramaschiello (ESS)" w:date="2015-09-01T13:29:00Z">
            <w:rPr>
              <w:rFonts w:ascii="Times New Roman" w:hAnsi="Times New Roman" w:cs="Times New Roman"/>
              <w:i/>
              <w:sz w:val="24"/>
              <w:szCs w:val="24"/>
              <w:lang w:val="en-GB" w:eastAsia="en-GB"/>
            </w:rPr>
          </w:rPrChange>
        </w:rPr>
      </w:pPr>
      <w:r w:rsidRPr="00AE25CA">
        <w:rPr>
          <w:rFonts w:ascii="Times New Roman" w:hAnsi="Times New Roman" w:cs="Times New Roman"/>
          <w:i/>
          <w:szCs w:val="24"/>
          <w:lang w:val="en-GB" w:eastAsia="en-GB"/>
          <w:rPrChange w:id="2244" w:author="Valentina Ramaschiello (ESS)" w:date="2015-09-01T13:29:00Z">
            <w:rPr>
              <w:rFonts w:ascii="Times New Roman" w:hAnsi="Times New Roman" w:cs="Times New Roman"/>
              <w:i/>
              <w:sz w:val="24"/>
              <w:szCs w:val="24"/>
              <w:lang w:val="en-GB" w:eastAsia="en-GB"/>
            </w:rPr>
          </w:rPrChange>
        </w:rPr>
        <w:t>Data refer to the production of okra and other fresh vegetables in India, 2011 (source: FAOSTAT)</w:t>
      </w:r>
    </w:p>
    <w:p w:rsidR="00EB7AF1" w:rsidRPr="009616CB" w:rsidDel="00AE25CA" w:rsidRDefault="00EB7AF1" w:rsidP="00EB7AF1">
      <w:pPr>
        <w:spacing w:line="280" w:lineRule="exact"/>
        <w:jc w:val="both"/>
        <w:rPr>
          <w:del w:id="2245" w:author="Valentina Ramaschiello (ESS)" w:date="2015-09-01T13:29:00Z"/>
          <w:rFonts w:ascii="Times New Roman" w:hAnsi="Times New Roman" w:cs="Times New Roman"/>
          <w:i/>
          <w:sz w:val="24"/>
          <w:szCs w:val="24"/>
          <w:lang w:val="en-GB" w:eastAsia="en-GB"/>
        </w:rPr>
      </w:pPr>
    </w:p>
    <w:p w:rsidR="00AE25CA" w:rsidRDefault="00AE25CA" w:rsidP="00EB7AF1">
      <w:pPr>
        <w:spacing w:after="120"/>
        <w:jc w:val="both"/>
        <w:rPr>
          <w:ins w:id="2246" w:author="Valentina Ramaschiello (ESS)" w:date="2015-09-01T13:29:00Z"/>
          <w:rFonts w:ascii="Times New Roman" w:hAnsi="Times New Roman" w:cs="Times New Roman"/>
          <w:lang w:val="en-GB" w:eastAsia="en-GB"/>
        </w:rPr>
      </w:pPr>
    </w:p>
    <w:p w:rsidR="00EB7AF1" w:rsidRPr="00AE25CA" w:rsidRDefault="00FC0360" w:rsidP="00EB7AF1">
      <w:pPr>
        <w:spacing w:after="120"/>
        <w:jc w:val="both"/>
        <w:rPr>
          <w:rFonts w:ascii="Times New Roman" w:hAnsi="Times New Roman" w:cs="Times New Roman"/>
          <w:lang w:val="en-GB" w:eastAsia="en-GB"/>
          <w:rPrChange w:id="2247" w:author="Valentina Ramaschiello (ESS)" w:date="2015-09-01T13:29:00Z">
            <w:rPr>
              <w:rFonts w:ascii="Times New Roman" w:hAnsi="Times New Roman" w:cs="Times New Roman"/>
              <w:sz w:val="24"/>
              <w:szCs w:val="24"/>
              <w:lang w:val="en-GB" w:eastAsia="en-GB"/>
            </w:rPr>
          </w:rPrChange>
        </w:rPr>
      </w:pPr>
      <w:r w:rsidRPr="00AE25CA">
        <w:rPr>
          <w:rFonts w:ascii="Times New Roman" w:hAnsi="Times New Roman" w:cs="Times New Roman"/>
          <w:lang w:val="en-GB" w:eastAsia="en-GB"/>
          <w:rPrChange w:id="2248" w:author="Valentina Ramaschiello (ESS)" w:date="2015-09-01T13:29:00Z">
            <w:rPr>
              <w:rFonts w:ascii="Times New Roman" w:hAnsi="Times New Roman" w:cs="Times New Roman"/>
              <w:sz w:val="24"/>
              <w:szCs w:val="24"/>
              <w:lang w:val="en-GB" w:eastAsia="en-GB"/>
            </w:rPr>
          </w:rPrChange>
        </w:rPr>
        <w:t>In order to n</w:t>
      </w:r>
      <w:r w:rsidR="00EB7AF1" w:rsidRPr="00AE25CA">
        <w:rPr>
          <w:rFonts w:ascii="Times New Roman" w:hAnsi="Times New Roman" w:cs="Times New Roman"/>
          <w:lang w:val="en-GB" w:eastAsia="en-GB"/>
          <w:rPrChange w:id="2249" w:author="Valentina Ramaschiello (ESS)" w:date="2015-09-01T13:29:00Z">
            <w:rPr>
              <w:rFonts w:ascii="Times New Roman" w:hAnsi="Times New Roman" w:cs="Times New Roman"/>
              <w:sz w:val="24"/>
              <w:szCs w:val="24"/>
              <w:lang w:val="en-GB" w:eastAsia="en-GB"/>
            </w:rPr>
          </w:rPrChange>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AE25CA">
        <w:rPr>
          <w:rFonts w:ascii="Times New Roman" w:hAnsi="Times New Roman" w:cs="Times New Roman"/>
          <w:highlight w:val="lightGray"/>
          <w:lang w:val="en-GB" w:eastAsia="en-GB"/>
          <w:rPrChange w:id="2250" w:author="Valentina Ramaschiello (ESS)" w:date="2015-09-01T13:29:00Z">
            <w:rPr>
              <w:rFonts w:ascii="Times New Roman" w:hAnsi="Times New Roman" w:cs="Times New Roman"/>
              <w:sz w:val="24"/>
              <w:szCs w:val="24"/>
              <w:highlight w:val="lightGray"/>
              <w:lang w:val="en-GB" w:eastAsia="en-GB"/>
            </w:rPr>
          </w:rPrChange>
        </w:rPr>
        <w:t>Example 3</w:t>
      </w:r>
      <w:r w:rsidR="00EB7AF1" w:rsidRPr="00AE25CA">
        <w:rPr>
          <w:rFonts w:ascii="Times New Roman" w:hAnsi="Times New Roman" w:cs="Times New Roman"/>
          <w:lang w:val="en-GB" w:eastAsia="en-GB"/>
          <w:rPrChange w:id="2251" w:author="Valentina Ramaschiello (ESS)" w:date="2015-09-01T13:29:00Z">
            <w:rPr>
              <w:rFonts w:ascii="Times New Roman" w:hAnsi="Times New Roman" w:cs="Times New Roman"/>
              <w:sz w:val="24"/>
              <w:szCs w:val="24"/>
              <w:lang w:val="en-GB" w:eastAsia="en-GB"/>
            </w:rPr>
          </w:rPrChange>
        </w:rPr>
        <w:t xml:space="preserve">) and then the “key method” is applied as in </w:t>
      </w:r>
      <w:r w:rsidR="00EB7AF1" w:rsidRPr="00AE25CA">
        <w:rPr>
          <w:rFonts w:ascii="Times New Roman" w:hAnsi="Times New Roman" w:cs="Times New Roman"/>
          <w:highlight w:val="lightGray"/>
          <w:lang w:val="en-GB" w:eastAsia="en-GB"/>
          <w:rPrChange w:id="2252" w:author="Valentina Ramaschiello (ESS)" w:date="2015-09-01T13:29:00Z">
            <w:rPr>
              <w:rFonts w:ascii="Times New Roman" w:hAnsi="Times New Roman" w:cs="Times New Roman"/>
              <w:sz w:val="24"/>
              <w:szCs w:val="24"/>
              <w:highlight w:val="lightGray"/>
              <w:lang w:val="en-GB" w:eastAsia="en-GB"/>
            </w:rPr>
          </w:rPrChange>
        </w:rPr>
        <w:t>Example 1</w:t>
      </w:r>
      <w:r w:rsidR="00EB7AF1" w:rsidRPr="00AE25CA">
        <w:rPr>
          <w:rFonts w:ascii="Times New Roman" w:hAnsi="Times New Roman" w:cs="Times New Roman"/>
          <w:lang w:val="en-GB" w:eastAsia="en-GB"/>
          <w:rPrChange w:id="2253" w:author="Valentina Ramaschiello (ESS)" w:date="2015-09-01T13:29:00Z">
            <w:rPr>
              <w:rFonts w:ascii="Times New Roman" w:hAnsi="Times New Roman" w:cs="Times New Roman"/>
              <w:sz w:val="24"/>
              <w:szCs w:val="24"/>
              <w:lang w:val="en-GB" w:eastAsia="en-GB"/>
            </w:rPr>
          </w:rPrChange>
        </w:rPr>
        <w:t>. When detail in CPC 2.1 expanded is not yet sufficient, the classification is expanded further for FAOSTAT purpose.</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AE25CA" w:rsidRDefault="00EB7AF1" w:rsidP="00EB7AF1">
      <w:pPr>
        <w:keepNext/>
        <w:spacing w:line="240" w:lineRule="auto"/>
        <w:jc w:val="both"/>
        <w:rPr>
          <w:rFonts w:ascii="Times New Roman" w:hAnsi="Times New Roman" w:cs="Times New Roman"/>
          <w:szCs w:val="24"/>
          <w:lang w:val="en-GB" w:eastAsia="en-GB"/>
          <w:rPrChange w:id="2254" w:author="Valentina Ramaschiello (ESS)" w:date="2015-09-01T13:29:00Z">
            <w:rPr>
              <w:rFonts w:ascii="Times New Roman" w:hAnsi="Times New Roman" w:cs="Times New Roman"/>
              <w:sz w:val="24"/>
              <w:szCs w:val="24"/>
              <w:lang w:val="en-GB" w:eastAsia="en-GB"/>
            </w:rPr>
          </w:rPrChange>
        </w:rPr>
      </w:pPr>
      <w:r w:rsidRPr="00AE25CA">
        <w:rPr>
          <w:rFonts w:ascii="Times New Roman" w:hAnsi="Times New Roman" w:cs="Times New Roman"/>
          <w:szCs w:val="24"/>
          <w:lang w:val="en-GB" w:eastAsia="en-GB"/>
          <w:rPrChange w:id="2255" w:author="Valentina Ramaschiello (ESS)" w:date="2015-09-01T13:29:00Z">
            <w:rPr>
              <w:rFonts w:ascii="Times New Roman" w:hAnsi="Times New Roman" w:cs="Times New Roman"/>
              <w:sz w:val="24"/>
              <w:szCs w:val="24"/>
              <w:lang w:val="en-GB" w:eastAsia="en-GB"/>
            </w:rPr>
          </w:rPrChange>
        </w:rPr>
        <w:lastRenderedPageBreak/>
        <w:t>Example 3:</w:t>
      </w:r>
      <w:bookmarkStart w:id="2256" w:name="_Toc275621549"/>
      <w:bookmarkStart w:id="2257" w:name="_Toc275958882"/>
      <w:bookmarkStart w:id="2258" w:name="_Toc275958938"/>
      <w:bookmarkStart w:id="2259" w:name="_Toc275958955"/>
      <w:r w:rsidRPr="00AE25CA">
        <w:rPr>
          <w:rFonts w:ascii="Times New Roman" w:hAnsi="Times New Roman" w:cs="Times New Roman"/>
          <w:sz w:val="20"/>
          <w:lang w:val="en-GB" w:eastAsia="en-GB"/>
          <w:rPrChange w:id="2260" w:author="Valentina Ramaschiello (ESS)" w:date="2015-09-01T13:29:00Z">
            <w:rPr>
              <w:rFonts w:ascii="Times New Roman" w:hAnsi="Times New Roman" w:cs="Times New Roman"/>
              <w:lang w:val="en-GB" w:eastAsia="en-GB"/>
            </w:rPr>
          </w:rPrChange>
        </w:rPr>
        <w:t xml:space="preserve"> </w:t>
      </w:r>
      <w:r w:rsidRPr="00AE25CA">
        <w:rPr>
          <w:rFonts w:ascii="Times New Roman" w:hAnsi="Times New Roman" w:cs="Times New Roman"/>
          <w:szCs w:val="24"/>
          <w:lang w:val="en-GB" w:eastAsia="en-GB"/>
          <w:rPrChange w:id="2261" w:author="Valentina Ramaschiello (ESS)" w:date="2015-09-01T13:29:00Z">
            <w:rPr>
              <w:rFonts w:ascii="Times New Roman" w:hAnsi="Times New Roman" w:cs="Times New Roman"/>
              <w:sz w:val="24"/>
              <w:szCs w:val="24"/>
              <w:lang w:val="en-GB" w:eastAsia="en-GB"/>
            </w:rPr>
          </w:rPrChange>
        </w:rPr>
        <w:t>FCL - CPC data conversion when many-to-one are turned into a one-to-one correlations</w:t>
      </w:r>
      <w:bookmarkEnd w:id="2256"/>
      <w:bookmarkEnd w:id="2257"/>
      <w:bookmarkEnd w:id="2258"/>
      <w:bookmarkEnd w:id="2259"/>
      <w:r w:rsidRPr="00AE25CA">
        <w:rPr>
          <w:rFonts w:ascii="Times New Roman" w:hAnsi="Times New Roman" w:cs="Times New Roman"/>
          <w:szCs w:val="24"/>
          <w:lang w:val="en-GB" w:eastAsia="en-GB"/>
          <w:rPrChange w:id="2262" w:author="Valentina Ramaschiello (ESS)" w:date="2015-09-01T13:29:00Z">
            <w:rPr>
              <w:rFonts w:ascii="Times New Roman" w:hAnsi="Times New Roman" w:cs="Times New Roman"/>
              <w:sz w:val="24"/>
              <w:szCs w:val="24"/>
              <w:lang w:val="en-GB" w:eastAsia="en-GB"/>
            </w:rPr>
          </w:rPrChange>
        </w:rPr>
        <w:t xml:space="preserve"> (codes in </w:t>
      </w:r>
      <w:r w:rsidRPr="00AE25CA">
        <w:rPr>
          <w:rFonts w:ascii="Times New Roman" w:hAnsi="Times New Roman" w:cs="Times New Roman"/>
          <w:b/>
          <w:color w:val="0000FF"/>
          <w:szCs w:val="24"/>
          <w:lang w:val="en-GB" w:eastAsia="en-US"/>
          <w:rPrChange w:id="2263" w:author="Valentina Ramaschiello (ESS)" w:date="2015-09-01T13:29:00Z">
            <w:rPr>
              <w:rFonts w:ascii="Times New Roman" w:hAnsi="Times New Roman" w:cs="Times New Roman"/>
              <w:b/>
              <w:color w:val="0000FF"/>
              <w:sz w:val="24"/>
              <w:szCs w:val="24"/>
              <w:lang w:val="en-GB" w:eastAsia="en-US"/>
            </w:rPr>
          </w:rPrChange>
        </w:rPr>
        <w:t>bold blue</w:t>
      </w:r>
      <w:r w:rsidRPr="00AE25CA">
        <w:rPr>
          <w:rFonts w:ascii="Times New Roman" w:hAnsi="Times New Roman" w:cs="Times New Roman"/>
          <w:szCs w:val="24"/>
          <w:lang w:val="en-GB" w:eastAsia="en-GB"/>
          <w:rPrChange w:id="2264" w:author="Valentina Ramaschiello (ESS)" w:date="2015-09-01T13:29:00Z">
            <w:rPr>
              <w:rFonts w:ascii="Times New Roman" w:hAnsi="Times New Roman" w:cs="Times New Roman"/>
              <w:sz w:val="24"/>
              <w:szCs w:val="24"/>
              <w:lang w:val="en-GB" w:eastAsia="en-GB"/>
            </w:rPr>
          </w:rPrChange>
        </w:rPr>
        <w:t xml:space="preserve"> text are the CPC expanded codes)</w:t>
      </w:r>
    </w:p>
    <w:p w:rsidR="00EB7AF1" w:rsidRPr="009616CB" w:rsidDel="005C67A4" w:rsidRDefault="00EB7AF1" w:rsidP="00EB7AF1">
      <w:pPr>
        <w:keepNext/>
        <w:jc w:val="both"/>
        <w:rPr>
          <w:del w:id="2265" w:author="Valentina Ramaschiello (ESS)" w:date="2015-09-01T13:25:00Z"/>
          <w:rFonts w:ascii="Times New Roman" w:hAnsi="Times New Roman" w:cs="Times New Roman"/>
          <w:sz w:val="24"/>
          <w:szCs w:val="24"/>
          <w:lang w:val="en-GB" w:eastAsia="en-GB"/>
        </w:rPr>
      </w:pPr>
    </w:p>
    <w:tbl>
      <w:tblPr>
        <w:tblW w:w="9848"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Change w:id="2266" w:author="Valentina Ramaschiello (ESS)" w:date="2015-09-01T13:43:00Z">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PrChange>
      </w:tblPr>
      <w:tblGrid>
        <w:gridCol w:w="817"/>
        <w:gridCol w:w="1276"/>
        <w:gridCol w:w="1486"/>
        <w:gridCol w:w="1065"/>
        <w:gridCol w:w="1134"/>
        <w:gridCol w:w="2448"/>
        <w:gridCol w:w="1622"/>
        <w:tblGridChange w:id="2267">
          <w:tblGrid>
            <w:gridCol w:w="817"/>
            <w:gridCol w:w="1276"/>
            <w:gridCol w:w="1486"/>
            <w:gridCol w:w="1001"/>
            <w:gridCol w:w="1198"/>
            <w:gridCol w:w="2448"/>
            <w:gridCol w:w="1622"/>
          </w:tblGrid>
        </w:tblGridChange>
      </w:tblGrid>
      <w:tr w:rsidR="00EB7AF1" w:rsidRPr="005C67A4" w:rsidTr="0069512C">
        <w:trPr>
          <w:trHeight w:val="300"/>
          <w:trPrChange w:id="2268" w:author="Valentina Ramaschiello (ESS)" w:date="2015-09-01T13:43:00Z">
            <w:trPr>
              <w:trHeight w:val="300"/>
              <w:jc w:val="center"/>
            </w:trPr>
          </w:trPrChange>
        </w:trPr>
        <w:tc>
          <w:tcPr>
            <w:tcW w:w="3579" w:type="dxa"/>
            <w:gridSpan w:val="3"/>
            <w:shd w:val="clear" w:color="000000" w:fill="DDD9C3"/>
            <w:noWrap/>
            <w:vAlign w:val="center"/>
            <w:hideMark/>
            <w:tcPrChange w:id="2269" w:author="Valentina Ramaschiello (ESS)" w:date="2015-09-01T13:43:00Z">
              <w:tcPr>
                <w:tcW w:w="3579" w:type="dxa"/>
                <w:gridSpan w:val="3"/>
                <w:shd w:val="clear" w:color="000000" w:fill="DDD9C3"/>
                <w:noWrap/>
                <w:vAlign w:val="center"/>
                <w:hideMark/>
              </w:tcPr>
            </w:tcPrChange>
          </w:tcPr>
          <w:p w:rsidR="00EB7AF1" w:rsidRPr="005C67A4" w:rsidRDefault="00EB7AF1" w:rsidP="005C67A4">
            <w:pPr>
              <w:keepNext/>
              <w:spacing w:after="0" w:line="240" w:lineRule="auto"/>
              <w:rPr>
                <w:rFonts w:ascii="Times New Roman" w:hAnsi="Times New Roman" w:cs="Times New Roman"/>
                <w:iCs/>
                <w:color w:val="000000"/>
                <w:sz w:val="18"/>
                <w:szCs w:val="24"/>
                <w:lang w:val="en-GB" w:eastAsia="en-US"/>
                <w:rPrChange w:id="2270" w:author="Valentina Ramaschiello (ESS)" w:date="2015-09-01T13:25:00Z">
                  <w:rPr>
                    <w:rFonts w:ascii="Times New Roman" w:hAnsi="Times New Roman" w:cs="Times New Roman"/>
                    <w:iCs/>
                    <w:color w:val="000000"/>
                    <w:sz w:val="24"/>
                    <w:szCs w:val="24"/>
                    <w:lang w:val="en-GB" w:eastAsia="en-US"/>
                  </w:rPr>
                </w:rPrChange>
              </w:rPr>
              <w:pPrChange w:id="2271" w:author="Valentina Ramaschiello (ESS)" w:date="2015-09-01T13:26:00Z">
                <w:pPr>
                  <w:keepNext/>
                  <w:jc w:val="both"/>
                </w:pPr>
              </w:pPrChange>
            </w:pPr>
            <w:r w:rsidRPr="005C67A4">
              <w:rPr>
                <w:rFonts w:ascii="Times New Roman" w:hAnsi="Times New Roman" w:cs="Times New Roman"/>
                <w:iCs/>
                <w:color w:val="000000"/>
                <w:sz w:val="18"/>
                <w:szCs w:val="24"/>
                <w:lang w:val="en-GB" w:eastAsia="en-US"/>
                <w:rPrChange w:id="2272" w:author="Valentina Ramaschiello (ESS)" w:date="2015-09-01T13:25:00Z">
                  <w:rPr>
                    <w:rFonts w:ascii="Times New Roman" w:hAnsi="Times New Roman" w:cs="Times New Roman"/>
                    <w:iCs/>
                    <w:color w:val="000000"/>
                    <w:sz w:val="24"/>
                    <w:szCs w:val="24"/>
                    <w:lang w:val="en-GB" w:eastAsia="en-US"/>
                  </w:rPr>
                </w:rPrChange>
              </w:rPr>
              <w:t xml:space="preserve"> FCL</w:t>
            </w:r>
          </w:p>
        </w:tc>
        <w:tc>
          <w:tcPr>
            <w:tcW w:w="1065" w:type="dxa"/>
            <w:vMerge w:val="restart"/>
            <w:tcBorders>
              <w:top w:val="double" w:sz="4" w:space="0" w:color="8DB3E2"/>
            </w:tcBorders>
            <w:shd w:val="clear" w:color="000000" w:fill="auto"/>
            <w:vAlign w:val="center"/>
            <w:tcPrChange w:id="2273" w:author="Valentina Ramaschiello (ESS)" w:date="2015-09-01T13:43:00Z">
              <w:tcPr>
                <w:tcW w:w="1001" w:type="dxa"/>
                <w:vMerge w:val="restart"/>
                <w:tcBorders>
                  <w:top w:val="double" w:sz="4" w:space="0" w:color="8DB3E2"/>
                </w:tcBorders>
                <w:shd w:val="clear" w:color="000000" w:fill="auto"/>
                <w:vAlign w:val="center"/>
              </w:tcPr>
            </w:tcPrChange>
          </w:tcPr>
          <w:p w:rsidR="00EB7AF1" w:rsidRPr="005C67A4" w:rsidRDefault="00EB7AF1" w:rsidP="005C67A4">
            <w:pPr>
              <w:keepNext/>
              <w:spacing w:after="0" w:line="240" w:lineRule="auto"/>
              <w:rPr>
                <w:rFonts w:ascii="Times New Roman" w:hAnsi="Times New Roman" w:cs="Times New Roman"/>
                <w:bCs/>
                <w:sz w:val="18"/>
                <w:szCs w:val="24"/>
                <w:lang w:val="en-GB" w:eastAsia="en-US"/>
                <w:rPrChange w:id="2274" w:author="Valentina Ramaschiello (ESS)" w:date="2015-09-01T13:25:00Z">
                  <w:rPr>
                    <w:rFonts w:ascii="Times New Roman" w:hAnsi="Times New Roman" w:cs="Times New Roman"/>
                    <w:bCs/>
                    <w:sz w:val="24"/>
                    <w:szCs w:val="24"/>
                    <w:lang w:val="en-GB" w:eastAsia="en-US"/>
                  </w:rPr>
                </w:rPrChange>
              </w:rPr>
              <w:pPrChange w:id="2275" w:author="Valentina Ramaschiello (ESS)" w:date="2015-09-01T13:26:00Z">
                <w:pPr>
                  <w:keepNext/>
                  <w:jc w:val="both"/>
                </w:pPr>
              </w:pPrChange>
            </w:pPr>
            <w:r w:rsidRPr="005C67A4">
              <w:rPr>
                <w:rFonts w:ascii="Times New Roman" w:hAnsi="Times New Roman" w:cs="Times New Roman"/>
                <w:bCs/>
                <w:sz w:val="18"/>
                <w:szCs w:val="24"/>
                <w:lang w:val="en-GB" w:eastAsia="en-US"/>
                <w:rPrChange w:id="2276" w:author="Valentina Ramaschiello (ESS)" w:date="2015-09-01T13:25:00Z">
                  <w:rPr>
                    <w:rFonts w:ascii="Times New Roman" w:hAnsi="Times New Roman" w:cs="Times New Roman"/>
                    <w:bCs/>
                    <w:sz w:val="24"/>
                    <w:szCs w:val="24"/>
                    <w:lang w:val="en-GB" w:eastAsia="en-US"/>
                  </w:rPr>
                </w:rPrChange>
              </w:rPr>
              <w:t xml:space="preserve">FCL </w:t>
            </w:r>
            <w:r w:rsidRPr="005C67A4">
              <w:rPr>
                <w:rFonts w:ascii="Times New Roman" w:hAnsi="Times New Roman" w:cs="Times New Roman"/>
                <w:bCs/>
                <w:sz w:val="18"/>
                <w:szCs w:val="24"/>
                <w:lang w:val="en-GB" w:eastAsia="en-US"/>
                <w:rPrChange w:id="2277" w:author="Valentina Ramaschiello (ESS)" w:date="2015-09-01T13:25:00Z">
                  <w:rPr>
                    <w:rFonts w:ascii="Times New Roman" w:hAnsi="Times New Roman" w:cs="Times New Roman"/>
                    <w:bCs/>
                    <w:sz w:val="24"/>
                    <w:szCs w:val="24"/>
                    <w:lang w:val="en-GB" w:eastAsia="en-US"/>
                  </w:rPr>
                </w:rPrChange>
              </w:rPr>
              <w:sym w:font="Wingdings" w:char="F0E0"/>
            </w:r>
            <w:r w:rsidRPr="005C67A4">
              <w:rPr>
                <w:rFonts w:ascii="Times New Roman" w:hAnsi="Times New Roman" w:cs="Times New Roman"/>
                <w:bCs/>
                <w:sz w:val="18"/>
                <w:szCs w:val="24"/>
                <w:lang w:val="en-GB" w:eastAsia="en-US"/>
                <w:rPrChange w:id="2278" w:author="Valentina Ramaschiello (ESS)" w:date="2015-09-01T13:25:00Z">
                  <w:rPr>
                    <w:rFonts w:ascii="Times New Roman" w:hAnsi="Times New Roman" w:cs="Times New Roman"/>
                    <w:bCs/>
                    <w:sz w:val="24"/>
                    <w:szCs w:val="24"/>
                    <w:lang w:val="en-GB" w:eastAsia="en-US"/>
                  </w:rPr>
                </w:rPrChange>
              </w:rPr>
              <w:t xml:space="preserve"> CPC </w:t>
            </w:r>
          </w:p>
          <w:p w:rsidR="00EB7AF1" w:rsidRPr="005C67A4" w:rsidRDefault="00EB7AF1" w:rsidP="005C67A4">
            <w:pPr>
              <w:keepNext/>
              <w:spacing w:after="0" w:line="240" w:lineRule="auto"/>
              <w:rPr>
                <w:rFonts w:ascii="Times New Roman" w:hAnsi="Times New Roman" w:cs="Times New Roman"/>
                <w:iCs/>
                <w:sz w:val="18"/>
                <w:szCs w:val="24"/>
                <w:lang w:val="en-GB" w:eastAsia="en-US"/>
                <w:rPrChange w:id="2279" w:author="Valentina Ramaschiello (ESS)" w:date="2015-09-01T13:25:00Z">
                  <w:rPr>
                    <w:rFonts w:ascii="Times New Roman" w:hAnsi="Times New Roman" w:cs="Times New Roman"/>
                    <w:iCs/>
                    <w:sz w:val="24"/>
                    <w:szCs w:val="24"/>
                    <w:lang w:val="en-GB" w:eastAsia="en-US"/>
                  </w:rPr>
                </w:rPrChange>
              </w:rPr>
              <w:pPrChange w:id="2280" w:author="Valentina Ramaschiello (ESS)" w:date="2015-09-01T13:26:00Z">
                <w:pPr>
                  <w:keepNext/>
                  <w:jc w:val="both"/>
                </w:pPr>
              </w:pPrChange>
            </w:pPr>
            <w:r w:rsidRPr="005C67A4">
              <w:rPr>
                <w:rFonts w:ascii="Times New Roman" w:hAnsi="Times New Roman" w:cs="Times New Roman"/>
                <w:bCs/>
                <w:sz w:val="18"/>
                <w:szCs w:val="24"/>
                <w:lang w:val="en-GB" w:eastAsia="en-US"/>
                <w:rPrChange w:id="2281" w:author="Valentina Ramaschiello (ESS)" w:date="2015-09-01T13:25:00Z">
                  <w:rPr>
                    <w:rFonts w:ascii="Times New Roman" w:hAnsi="Times New Roman" w:cs="Times New Roman"/>
                    <w:bCs/>
                    <w:sz w:val="24"/>
                    <w:szCs w:val="24"/>
                    <w:lang w:val="en-GB" w:eastAsia="en-US"/>
                  </w:rPr>
                </w:rPrChange>
              </w:rPr>
              <w:t>conversion factor</w:t>
            </w:r>
          </w:p>
        </w:tc>
        <w:tc>
          <w:tcPr>
            <w:tcW w:w="5204" w:type="dxa"/>
            <w:gridSpan w:val="3"/>
            <w:shd w:val="clear" w:color="000000" w:fill="DBE5F1"/>
            <w:noWrap/>
            <w:vAlign w:val="center"/>
            <w:hideMark/>
            <w:tcPrChange w:id="2282" w:author="Valentina Ramaschiello (ESS)" w:date="2015-09-01T13:43:00Z">
              <w:tcPr>
                <w:tcW w:w="5268" w:type="dxa"/>
                <w:gridSpan w:val="3"/>
                <w:shd w:val="clear" w:color="000000" w:fill="DBE5F1"/>
                <w:noWrap/>
                <w:vAlign w:val="center"/>
                <w:hideMark/>
              </w:tcPr>
            </w:tcPrChange>
          </w:tcPr>
          <w:p w:rsidR="00EB7AF1" w:rsidRPr="005C67A4" w:rsidRDefault="00EB7AF1" w:rsidP="005C67A4">
            <w:pPr>
              <w:keepNext/>
              <w:spacing w:after="0" w:line="240" w:lineRule="auto"/>
              <w:rPr>
                <w:rFonts w:ascii="Times New Roman" w:hAnsi="Times New Roman" w:cs="Times New Roman"/>
                <w:iCs/>
                <w:color w:val="000000"/>
                <w:sz w:val="18"/>
                <w:szCs w:val="24"/>
                <w:lang w:val="en-GB" w:eastAsia="en-US"/>
                <w:rPrChange w:id="2283" w:author="Valentina Ramaschiello (ESS)" w:date="2015-09-01T13:25:00Z">
                  <w:rPr>
                    <w:rFonts w:ascii="Times New Roman" w:hAnsi="Times New Roman" w:cs="Times New Roman"/>
                    <w:iCs/>
                    <w:color w:val="000000"/>
                    <w:sz w:val="24"/>
                    <w:szCs w:val="24"/>
                    <w:lang w:val="en-GB" w:eastAsia="en-US"/>
                  </w:rPr>
                </w:rPrChange>
              </w:rPr>
              <w:pPrChange w:id="2284" w:author="Valentina Ramaschiello (ESS)" w:date="2015-09-01T13:26:00Z">
                <w:pPr>
                  <w:keepNext/>
                  <w:jc w:val="both"/>
                </w:pPr>
              </w:pPrChange>
            </w:pPr>
            <w:r w:rsidRPr="005C67A4">
              <w:rPr>
                <w:rFonts w:ascii="Times New Roman" w:hAnsi="Times New Roman" w:cs="Times New Roman"/>
                <w:iCs/>
                <w:color w:val="000000"/>
                <w:sz w:val="18"/>
                <w:szCs w:val="24"/>
                <w:lang w:val="en-GB" w:eastAsia="en-US"/>
                <w:rPrChange w:id="2285" w:author="Valentina Ramaschiello (ESS)" w:date="2015-09-01T13:25:00Z">
                  <w:rPr>
                    <w:rFonts w:ascii="Times New Roman" w:hAnsi="Times New Roman" w:cs="Times New Roman"/>
                    <w:iCs/>
                    <w:color w:val="000000"/>
                    <w:sz w:val="24"/>
                    <w:szCs w:val="24"/>
                    <w:lang w:val="en-GB" w:eastAsia="en-US"/>
                  </w:rPr>
                </w:rPrChange>
              </w:rPr>
              <w:t>CPC ver.2.1 expanded</w:t>
            </w:r>
          </w:p>
        </w:tc>
      </w:tr>
      <w:tr w:rsidR="00EB7AF1" w:rsidRPr="005C67A4" w:rsidTr="0069512C">
        <w:trPr>
          <w:trHeight w:val="384"/>
          <w:trPrChange w:id="2286" w:author="Valentina Ramaschiello (ESS)" w:date="2015-09-01T13:43:00Z">
            <w:trPr>
              <w:trHeight w:val="384"/>
              <w:jc w:val="center"/>
            </w:trPr>
          </w:trPrChange>
        </w:trPr>
        <w:tc>
          <w:tcPr>
            <w:tcW w:w="817" w:type="dxa"/>
            <w:shd w:val="clear" w:color="auto" w:fill="auto"/>
            <w:noWrap/>
            <w:vAlign w:val="center"/>
            <w:hideMark/>
            <w:tcPrChange w:id="2287" w:author="Valentina Ramaschiello (ESS)" w:date="2015-09-01T13:43:00Z">
              <w:tcPr>
                <w:tcW w:w="817" w:type="dxa"/>
                <w:shd w:val="clear" w:color="auto" w:fill="auto"/>
                <w:noWrap/>
                <w:vAlign w:val="center"/>
                <w:hideMark/>
              </w:tcPr>
            </w:tcPrChange>
          </w:tcPr>
          <w:p w:rsidR="00EB7AF1" w:rsidRPr="005C67A4" w:rsidRDefault="0069512C" w:rsidP="005C67A4">
            <w:pPr>
              <w:keepNext/>
              <w:spacing w:after="0" w:line="240" w:lineRule="auto"/>
              <w:rPr>
                <w:rFonts w:ascii="Times New Roman" w:hAnsi="Times New Roman" w:cs="Times New Roman"/>
                <w:bCs/>
                <w:color w:val="000000"/>
                <w:sz w:val="18"/>
                <w:szCs w:val="24"/>
                <w:lang w:val="en-GB" w:eastAsia="en-US"/>
                <w:rPrChange w:id="2288" w:author="Valentina Ramaschiello (ESS)" w:date="2015-09-01T13:25:00Z">
                  <w:rPr>
                    <w:rFonts w:ascii="Times New Roman" w:hAnsi="Times New Roman" w:cs="Times New Roman"/>
                    <w:bCs/>
                    <w:color w:val="000000"/>
                    <w:sz w:val="24"/>
                    <w:szCs w:val="24"/>
                    <w:lang w:val="en-GB" w:eastAsia="en-US"/>
                  </w:rPr>
                </w:rPrChange>
              </w:rPr>
              <w:pPrChange w:id="2289" w:author="Valentina Ramaschiello (ESS)" w:date="2015-09-01T13:26:00Z">
                <w:pPr>
                  <w:keepNext/>
                  <w:jc w:val="both"/>
                </w:pPr>
              </w:pPrChange>
            </w:pPr>
            <w:ins w:id="2290" w:author="Valentina Ramaschiello (ESS)" w:date="2015-09-01T13:43:00Z">
              <w:r>
                <w:rPr>
                  <w:rFonts w:ascii="Times New Roman" w:hAnsi="Times New Roman" w:cs="Times New Roman"/>
                  <w:bCs/>
                  <w:color w:val="000000"/>
                  <w:sz w:val="18"/>
                  <w:szCs w:val="24"/>
                  <w:lang w:val="en-GB" w:eastAsia="en-US"/>
                </w:rPr>
                <w:t>c</w:t>
              </w:r>
            </w:ins>
            <w:del w:id="2291" w:author="Valentina Ramaschiello (ESS)" w:date="2015-09-01T13:43:00Z">
              <w:r w:rsidR="00F419F3" w:rsidRPr="005C67A4" w:rsidDel="0069512C">
                <w:rPr>
                  <w:rFonts w:ascii="Times New Roman" w:hAnsi="Times New Roman" w:cs="Times New Roman"/>
                  <w:bCs/>
                  <w:color w:val="000000"/>
                  <w:sz w:val="18"/>
                  <w:szCs w:val="24"/>
                  <w:lang w:val="en-GB" w:eastAsia="en-US"/>
                  <w:rPrChange w:id="2292" w:author="Valentina Ramaschiello (ESS)" w:date="2015-09-01T13:25:00Z">
                    <w:rPr>
                      <w:rFonts w:ascii="Times New Roman" w:hAnsi="Times New Roman" w:cs="Times New Roman"/>
                      <w:bCs/>
                      <w:color w:val="000000"/>
                      <w:sz w:val="24"/>
                      <w:szCs w:val="24"/>
                      <w:lang w:val="en-GB" w:eastAsia="en-US"/>
                    </w:rPr>
                  </w:rPrChange>
                </w:rPr>
                <w:delText>C</w:delText>
              </w:r>
            </w:del>
            <w:r w:rsidR="00EB7AF1" w:rsidRPr="005C67A4">
              <w:rPr>
                <w:rFonts w:ascii="Times New Roman" w:hAnsi="Times New Roman" w:cs="Times New Roman"/>
                <w:bCs/>
                <w:color w:val="000000"/>
                <w:sz w:val="18"/>
                <w:szCs w:val="24"/>
                <w:lang w:val="en-GB" w:eastAsia="en-US"/>
                <w:rPrChange w:id="2293" w:author="Valentina Ramaschiello (ESS)" w:date="2015-09-01T13:25:00Z">
                  <w:rPr>
                    <w:rFonts w:ascii="Times New Roman" w:hAnsi="Times New Roman" w:cs="Times New Roman"/>
                    <w:bCs/>
                    <w:color w:val="000000"/>
                    <w:sz w:val="24"/>
                    <w:szCs w:val="24"/>
                    <w:lang w:val="en-GB" w:eastAsia="en-US"/>
                  </w:rPr>
                </w:rPrChange>
              </w:rPr>
              <w:t>ode</w:t>
            </w:r>
          </w:p>
        </w:tc>
        <w:tc>
          <w:tcPr>
            <w:tcW w:w="1276" w:type="dxa"/>
            <w:shd w:val="clear" w:color="auto" w:fill="auto"/>
            <w:noWrap/>
            <w:vAlign w:val="center"/>
            <w:hideMark/>
            <w:tcPrChange w:id="2294" w:author="Valentina Ramaschiello (ESS)" w:date="2015-09-01T13:43:00Z">
              <w:tcPr>
                <w:tcW w:w="1276" w:type="dxa"/>
                <w:shd w:val="clear" w:color="auto" w:fill="auto"/>
                <w:noWrap/>
                <w:vAlign w:val="center"/>
                <w:hideMark/>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295" w:author="Valentina Ramaschiello (ESS)" w:date="2015-09-01T13:25:00Z">
                  <w:rPr>
                    <w:rFonts w:ascii="Times New Roman" w:hAnsi="Times New Roman" w:cs="Times New Roman"/>
                    <w:bCs/>
                    <w:color w:val="000000"/>
                    <w:sz w:val="24"/>
                    <w:szCs w:val="24"/>
                    <w:lang w:val="en-GB" w:eastAsia="en-US"/>
                  </w:rPr>
                </w:rPrChange>
              </w:rPr>
              <w:pPrChange w:id="2296" w:author="Valentina Ramaschiello (ESS)" w:date="2015-09-01T13:26:00Z">
                <w:pPr>
                  <w:keepNext/>
                </w:pPr>
              </w:pPrChange>
            </w:pPr>
            <w:r w:rsidRPr="005C67A4">
              <w:rPr>
                <w:rFonts w:ascii="Times New Roman" w:hAnsi="Times New Roman" w:cs="Times New Roman"/>
                <w:sz w:val="18"/>
                <w:szCs w:val="24"/>
                <w:lang w:val="en-GB" w:eastAsia="en-GB"/>
                <w:rPrChange w:id="2297" w:author="Valentina Ramaschiello (ESS)" w:date="2015-09-01T13:25:00Z">
                  <w:rPr>
                    <w:rFonts w:ascii="Times New Roman" w:hAnsi="Times New Roman" w:cs="Times New Roman"/>
                    <w:sz w:val="24"/>
                    <w:szCs w:val="24"/>
                    <w:lang w:val="en-GB" w:eastAsia="en-GB"/>
                  </w:rPr>
                </w:rPrChange>
              </w:rPr>
              <w:t>descriptor</w:t>
            </w:r>
          </w:p>
        </w:tc>
        <w:tc>
          <w:tcPr>
            <w:tcW w:w="1486" w:type="dxa"/>
            <w:shd w:val="clear" w:color="auto" w:fill="auto"/>
            <w:noWrap/>
            <w:vAlign w:val="center"/>
            <w:hideMark/>
            <w:tcPrChange w:id="2298" w:author="Valentina Ramaschiello (ESS)" w:date="2015-09-01T13:43:00Z">
              <w:tcPr>
                <w:tcW w:w="1486" w:type="dxa"/>
                <w:shd w:val="clear" w:color="auto" w:fill="auto"/>
                <w:noWrap/>
                <w:vAlign w:val="center"/>
                <w:hideMark/>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299" w:author="Valentina Ramaschiello (ESS)" w:date="2015-09-01T13:25:00Z">
                  <w:rPr>
                    <w:rFonts w:ascii="Times New Roman" w:hAnsi="Times New Roman" w:cs="Times New Roman"/>
                    <w:bCs/>
                    <w:color w:val="000000"/>
                    <w:sz w:val="24"/>
                    <w:szCs w:val="24"/>
                    <w:lang w:val="en-GB" w:eastAsia="en-US"/>
                  </w:rPr>
                </w:rPrChange>
              </w:rPr>
              <w:pPrChange w:id="2300"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01" w:author="Valentina Ramaschiello (ESS)" w:date="2015-09-01T13:25:00Z">
                  <w:rPr>
                    <w:rFonts w:ascii="Times New Roman" w:hAnsi="Times New Roman" w:cs="Times New Roman"/>
                    <w:bCs/>
                    <w:color w:val="000000"/>
                    <w:sz w:val="24"/>
                    <w:szCs w:val="24"/>
                    <w:lang w:val="en-GB" w:eastAsia="en-US"/>
                  </w:rPr>
                </w:rPrChange>
              </w:rPr>
              <w:t>data (old format)</w:t>
            </w:r>
          </w:p>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02" w:author="Valentina Ramaschiello (ESS)" w:date="2015-09-01T13:25:00Z">
                  <w:rPr>
                    <w:rFonts w:ascii="Times New Roman" w:hAnsi="Times New Roman" w:cs="Times New Roman"/>
                    <w:bCs/>
                    <w:color w:val="000000"/>
                    <w:sz w:val="24"/>
                    <w:szCs w:val="24"/>
                    <w:lang w:val="en-GB" w:eastAsia="en-US"/>
                  </w:rPr>
                </w:rPrChange>
              </w:rPr>
              <w:pPrChange w:id="2303"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04" w:author="Valentina Ramaschiello (ESS)" w:date="2015-09-01T13:25:00Z">
                  <w:rPr>
                    <w:rFonts w:ascii="Times New Roman" w:hAnsi="Times New Roman" w:cs="Times New Roman"/>
                    <w:bCs/>
                    <w:color w:val="000000"/>
                    <w:sz w:val="24"/>
                    <w:szCs w:val="24"/>
                    <w:lang w:val="en-GB" w:eastAsia="en-US"/>
                  </w:rPr>
                </w:rPrChange>
              </w:rPr>
              <w:t>production quantity</w:t>
            </w:r>
          </w:p>
        </w:tc>
        <w:tc>
          <w:tcPr>
            <w:tcW w:w="1065" w:type="dxa"/>
            <w:vMerge/>
            <w:vAlign w:val="center"/>
            <w:tcPrChange w:id="2305" w:author="Valentina Ramaschiello (ESS)" w:date="2015-09-01T13:43:00Z">
              <w:tcPr>
                <w:tcW w:w="1001" w:type="dxa"/>
                <w:vMerge/>
                <w:vAlign w:val="center"/>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06" w:author="Valentina Ramaschiello (ESS)" w:date="2015-09-01T13:25:00Z">
                  <w:rPr>
                    <w:rFonts w:ascii="Times New Roman" w:hAnsi="Times New Roman" w:cs="Times New Roman"/>
                    <w:bCs/>
                    <w:color w:val="000000"/>
                    <w:sz w:val="24"/>
                    <w:szCs w:val="24"/>
                    <w:lang w:val="en-GB" w:eastAsia="en-US"/>
                  </w:rPr>
                </w:rPrChange>
              </w:rPr>
              <w:pPrChange w:id="2307" w:author="Valentina Ramaschiello (ESS)" w:date="2015-09-01T13:26:00Z">
                <w:pPr>
                  <w:keepNext/>
                </w:pPr>
              </w:pPrChange>
            </w:pPr>
          </w:p>
        </w:tc>
        <w:tc>
          <w:tcPr>
            <w:tcW w:w="1134" w:type="dxa"/>
            <w:shd w:val="clear" w:color="auto" w:fill="auto"/>
            <w:noWrap/>
            <w:vAlign w:val="center"/>
            <w:hideMark/>
            <w:tcPrChange w:id="2308" w:author="Valentina Ramaschiello (ESS)" w:date="2015-09-01T13:43:00Z">
              <w:tcPr>
                <w:tcW w:w="1198" w:type="dxa"/>
                <w:shd w:val="clear" w:color="auto" w:fill="auto"/>
                <w:noWrap/>
                <w:vAlign w:val="center"/>
                <w:hideMark/>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09" w:author="Valentina Ramaschiello (ESS)" w:date="2015-09-01T13:25:00Z">
                  <w:rPr>
                    <w:rFonts w:ascii="Times New Roman" w:hAnsi="Times New Roman" w:cs="Times New Roman"/>
                    <w:bCs/>
                    <w:color w:val="000000"/>
                    <w:sz w:val="24"/>
                    <w:szCs w:val="24"/>
                    <w:lang w:val="en-GB" w:eastAsia="en-US"/>
                  </w:rPr>
                </w:rPrChange>
              </w:rPr>
              <w:pPrChange w:id="2310"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11" w:author="Valentina Ramaschiello (ESS)" w:date="2015-09-01T13:25:00Z">
                  <w:rPr>
                    <w:rFonts w:ascii="Times New Roman" w:hAnsi="Times New Roman" w:cs="Times New Roman"/>
                    <w:bCs/>
                    <w:color w:val="000000"/>
                    <w:sz w:val="24"/>
                    <w:szCs w:val="24"/>
                    <w:lang w:val="en-GB" w:eastAsia="en-US"/>
                  </w:rPr>
                </w:rPrChange>
              </w:rPr>
              <w:t>code</w:t>
            </w:r>
          </w:p>
        </w:tc>
        <w:tc>
          <w:tcPr>
            <w:tcW w:w="2448" w:type="dxa"/>
            <w:shd w:val="clear" w:color="auto" w:fill="auto"/>
            <w:noWrap/>
            <w:vAlign w:val="center"/>
            <w:hideMark/>
            <w:tcPrChange w:id="2312" w:author="Valentina Ramaschiello (ESS)" w:date="2015-09-01T13:43:00Z">
              <w:tcPr>
                <w:tcW w:w="2448" w:type="dxa"/>
                <w:shd w:val="clear" w:color="auto" w:fill="auto"/>
                <w:noWrap/>
                <w:vAlign w:val="center"/>
                <w:hideMark/>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13" w:author="Valentina Ramaschiello (ESS)" w:date="2015-09-01T13:25:00Z">
                  <w:rPr>
                    <w:rFonts w:ascii="Times New Roman" w:hAnsi="Times New Roman" w:cs="Times New Roman"/>
                    <w:bCs/>
                    <w:color w:val="000000"/>
                    <w:sz w:val="24"/>
                    <w:szCs w:val="24"/>
                    <w:lang w:val="en-GB" w:eastAsia="en-US"/>
                  </w:rPr>
                </w:rPrChange>
              </w:rPr>
              <w:pPrChange w:id="2314" w:author="Valentina Ramaschiello (ESS)" w:date="2015-09-01T13:26:00Z">
                <w:pPr>
                  <w:keepNext/>
                </w:pPr>
              </w:pPrChange>
            </w:pPr>
            <w:r w:rsidRPr="005C67A4">
              <w:rPr>
                <w:rFonts w:ascii="Times New Roman" w:hAnsi="Times New Roman" w:cs="Times New Roman"/>
                <w:sz w:val="18"/>
                <w:szCs w:val="24"/>
                <w:lang w:val="en-GB" w:eastAsia="en-GB"/>
                <w:rPrChange w:id="2315" w:author="Valentina Ramaschiello (ESS)" w:date="2015-09-01T13:25:00Z">
                  <w:rPr>
                    <w:rFonts w:ascii="Times New Roman" w:hAnsi="Times New Roman" w:cs="Times New Roman"/>
                    <w:sz w:val="24"/>
                    <w:szCs w:val="24"/>
                    <w:lang w:val="en-GB" w:eastAsia="en-GB"/>
                  </w:rPr>
                </w:rPrChange>
              </w:rPr>
              <w:t>descriptor</w:t>
            </w:r>
          </w:p>
        </w:tc>
        <w:tc>
          <w:tcPr>
            <w:tcW w:w="1622" w:type="dxa"/>
            <w:shd w:val="clear" w:color="auto" w:fill="auto"/>
            <w:noWrap/>
            <w:vAlign w:val="center"/>
            <w:hideMark/>
            <w:tcPrChange w:id="2316" w:author="Valentina Ramaschiello (ESS)" w:date="2015-09-01T13:43:00Z">
              <w:tcPr>
                <w:tcW w:w="1622" w:type="dxa"/>
                <w:shd w:val="clear" w:color="auto" w:fill="auto"/>
                <w:noWrap/>
                <w:vAlign w:val="center"/>
                <w:hideMark/>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17" w:author="Valentina Ramaschiello (ESS)" w:date="2015-09-01T13:25:00Z">
                  <w:rPr>
                    <w:rFonts w:ascii="Times New Roman" w:hAnsi="Times New Roman" w:cs="Times New Roman"/>
                    <w:bCs/>
                    <w:color w:val="000000"/>
                    <w:sz w:val="24"/>
                    <w:szCs w:val="24"/>
                    <w:lang w:val="en-GB" w:eastAsia="en-US"/>
                  </w:rPr>
                </w:rPrChange>
              </w:rPr>
              <w:pPrChange w:id="2318"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19" w:author="Valentina Ramaschiello (ESS)" w:date="2015-09-01T13:25:00Z">
                  <w:rPr>
                    <w:rFonts w:ascii="Times New Roman" w:hAnsi="Times New Roman" w:cs="Times New Roman"/>
                    <w:bCs/>
                    <w:color w:val="000000"/>
                    <w:sz w:val="24"/>
                    <w:szCs w:val="24"/>
                    <w:lang w:val="en-GB" w:eastAsia="en-US"/>
                  </w:rPr>
                </w:rPrChange>
              </w:rPr>
              <w:t>data (new format)</w:t>
            </w:r>
          </w:p>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20" w:author="Valentina Ramaschiello (ESS)" w:date="2015-09-01T13:25:00Z">
                  <w:rPr>
                    <w:rFonts w:ascii="Times New Roman" w:hAnsi="Times New Roman" w:cs="Times New Roman"/>
                    <w:bCs/>
                    <w:color w:val="000000"/>
                    <w:sz w:val="24"/>
                    <w:szCs w:val="24"/>
                    <w:lang w:val="en-GB" w:eastAsia="en-US"/>
                  </w:rPr>
                </w:rPrChange>
              </w:rPr>
              <w:pPrChange w:id="2321"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22" w:author="Valentina Ramaschiello (ESS)" w:date="2015-09-01T13:25:00Z">
                  <w:rPr>
                    <w:rFonts w:ascii="Times New Roman" w:hAnsi="Times New Roman" w:cs="Times New Roman"/>
                    <w:bCs/>
                    <w:color w:val="000000"/>
                    <w:sz w:val="24"/>
                    <w:szCs w:val="24"/>
                    <w:lang w:val="en-GB" w:eastAsia="en-US"/>
                  </w:rPr>
                </w:rPrChange>
              </w:rPr>
              <w:t>production quantity</w:t>
            </w:r>
          </w:p>
        </w:tc>
      </w:tr>
      <w:tr w:rsidR="00EB7AF1" w:rsidRPr="005C67A4" w:rsidTr="0069512C">
        <w:trPr>
          <w:trHeight w:val="559"/>
          <w:trPrChange w:id="2323" w:author="Valentina Ramaschiello (ESS)" w:date="2015-09-01T13:43:00Z">
            <w:trPr>
              <w:trHeight w:val="559"/>
              <w:jc w:val="center"/>
            </w:trPr>
          </w:trPrChange>
        </w:trPr>
        <w:tc>
          <w:tcPr>
            <w:tcW w:w="817" w:type="dxa"/>
            <w:shd w:val="clear" w:color="auto" w:fill="auto"/>
            <w:noWrap/>
            <w:vAlign w:val="center"/>
            <w:tcPrChange w:id="2324" w:author="Valentina Ramaschiello (ESS)" w:date="2015-09-01T13:43:00Z">
              <w:tcPr>
                <w:tcW w:w="817"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25" w:author="Valentina Ramaschiello (ESS)" w:date="2015-09-01T13:25:00Z">
                  <w:rPr>
                    <w:rFonts w:ascii="Times New Roman" w:hAnsi="Times New Roman" w:cs="Times New Roman"/>
                    <w:bCs/>
                    <w:color w:val="000000"/>
                    <w:sz w:val="24"/>
                    <w:szCs w:val="24"/>
                    <w:lang w:val="en-GB" w:eastAsia="en-US"/>
                  </w:rPr>
                </w:rPrChange>
              </w:rPr>
              <w:pPrChange w:id="2326" w:author="Valentina Ramaschiello (ESS)" w:date="2015-09-01T13:26:00Z">
                <w:pPr>
                  <w:keepNext/>
                  <w:jc w:val="both"/>
                </w:pPr>
              </w:pPrChange>
            </w:pPr>
            <w:r w:rsidRPr="005C67A4">
              <w:rPr>
                <w:rFonts w:ascii="Times New Roman" w:hAnsi="Times New Roman" w:cs="Times New Roman"/>
                <w:bCs/>
                <w:color w:val="000000"/>
                <w:sz w:val="18"/>
                <w:szCs w:val="24"/>
                <w:lang w:val="en-GB" w:eastAsia="en-US"/>
                <w:rPrChange w:id="2327" w:author="Valentina Ramaschiello (ESS)" w:date="2015-09-01T13:25:00Z">
                  <w:rPr>
                    <w:rFonts w:ascii="Times New Roman" w:hAnsi="Times New Roman" w:cs="Times New Roman"/>
                    <w:bCs/>
                    <w:color w:val="000000"/>
                    <w:sz w:val="24"/>
                    <w:szCs w:val="24"/>
                    <w:lang w:val="en-GB" w:eastAsia="en-US"/>
                  </w:rPr>
                </w:rPrChange>
              </w:rPr>
              <w:t>n/a</w:t>
            </w:r>
          </w:p>
        </w:tc>
        <w:tc>
          <w:tcPr>
            <w:tcW w:w="1276" w:type="dxa"/>
            <w:shd w:val="clear" w:color="auto" w:fill="auto"/>
            <w:noWrap/>
            <w:vAlign w:val="center"/>
            <w:tcPrChange w:id="2328" w:author="Valentina Ramaschiello (ESS)" w:date="2015-09-01T13:43:00Z">
              <w:tcPr>
                <w:tcW w:w="1276"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29" w:author="Valentina Ramaschiello (ESS)" w:date="2015-09-01T13:25:00Z">
                  <w:rPr>
                    <w:rFonts w:ascii="Times New Roman" w:hAnsi="Times New Roman" w:cs="Times New Roman"/>
                    <w:bCs/>
                    <w:color w:val="000000"/>
                    <w:sz w:val="24"/>
                    <w:szCs w:val="24"/>
                    <w:lang w:val="en-GB" w:eastAsia="en-US"/>
                  </w:rPr>
                </w:rPrChange>
              </w:rPr>
              <w:pPrChange w:id="2330"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31" w:author="Valentina Ramaschiello (ESS)" w:date="2015-09-01T13:25:00Z">
                  <w:rPr>
                    <w:rFonts w:ascii="Times New Roman" w:hAnsi="Times New Roman" w:cs="Times New Roman"/>
                    <w:bCs/>
                    <w:color w:val="000000"/>
                    <w:sz w:val="24"/>
                    <w:szCs w:val="24"/>
                    <w:lang w:val="en-GB" w:eastAsia="en-US"/>
                  </w:rPr>
                </w:rPrChange>
              </w:rPr>
              <w:t>n/a</w:t>
            </w:r>
          </w:p>
        </w:tc>
        <w:tc>
          <w:tcPr>
            <w:tcW w:w="1486" w:type="dxa"/>
            <w:shd w:val="clear" w:color="auto" w:fill="auto"/>
            <w:noWrap/>
            <w:vAlign w:val="center"/>
            <w:tcPrChange w:id="2332" w:author="Valentina Ramaschiello (ESS)" w:date="2015-09-01T13:43:00Z">
              <w:tcPr>
                <w:tcW w:w="1486"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Cs/>
                <w:color w:val="000000"/>
                <w:sz w:val="18"/>
                <w:szCs w:val="24"/>
                <w:lang w:val="en-GB" w:eastAsia="en-US"/>
                <w:rPrChange w:id="2333" w:author="Valentina Ramaschiello (ESS)" w:date="2015-09-01T13:25:00Z">
                  <w:rPr>
                    <w:rFonts w:ascii="Times New Roman" w:hAnsi="Times New Roman" w:cs="Times New Roman"/>
                    <w:bCs/>
                    <w:color w:val="000000"/>
                    <w:sz w:val="24"/>
                    <w:szCs w:val="24"/>
                    <w:lang w:val="en-GB" w:eastAsia="en-US"/>
                  </w:rPr>
                </w:rPrChange>
              </w:rPr>
              <w:pPrChange w:id="2334" w:author="Valentina Ramaschiello (ESS)" w:date="2015-09-01T13:26:00Z">
                <w:pPr>
                  <w:keepNext/>
                </w:pPr>
              </w:pPrChange>
            </w:pPr>
            <w:r w:rsidRPr="005C67A4">
              <w:rPr>
                <w:rFonts w:ascii="Times New Roman" w:hAnsi="Times New Roman" w:cs="Times New Roman"/>
                <w:bCs/>
                <w:color w:val="000000"/>
                <w:sz w:val="18"/>
                <w:szCs w:val="24"/>
                <w:lang w:val="en-GB" w:eastAsia="en-US"/>
                <w:rPrChange w:id="2335" w:author="Valentina Ramaschiello (ESS)" w:date="2015-09-01T13:25:00Z">
                  <w:rPr>
                    <w:rFonts w:ascii="Times New Roman" w:hAnsi="Times New Roman" w:cs="Times New Roman"/>
                    <w:bCs/>
                    <w:color w:val="000000"/>
                    <w:sz w:val="24"/>
                    <w:szCs w:val="24"/>
                    <w:lang w:val="en-GB" w:eastAsia="en-US"/>
                  </w:rPr>
                </w:rPrChange>
              </w:rPr>
              <w:t>n/a</w:t>
            </w:r>
          </w:p>
        </w:tc>
        <w:tc>
          <w:tcPr>
            <w:tcW w:w="1065" w:type="dxa"/>
            <w:vAlign w:val="center"/>
            <w:tcPrChange w:id="2336" w:author="Valentina Ramaschiello (ESS)" w:date="2015-09-01T13:43:00Z">
              <w:tcPr>
                <w:tcW w:w="1001" w:type="dxa"/>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37" w:author="Valentina Ramaschiello (ESS)" w:date="2015-09-01T13:25:00Z">
                  <w:rPr>
                    <w:rFonts w:ascii="Times New Roman" w:hAnsi="Times New Roman" w:cs="Times New Roman"/>
                    <w:b/>
                    <w:bCs/>
                    <w:color w:val="000000"/>
                    <w:sz w:val="24"/>
                    <w:szCs w:val="24"/>
                    <w:lang w:val="en-GB" w:eastAsia="en-US"/>
                  </w:rPr>
                </w:rPrChange>
              </w:rPr>
              <w:pPrChange w:id="2338" w:author="Valentina Ramaschiello (ESS)" w:date="2015-09-01T13:26:00Z">
                <w:pPr>
                  <w:keepNext/>
                </w:pPr>
              </w:pPrChange>
            </w:pPr>
          </w:p>
        </w:tc>
        <w:tc>
          <w:tcPr>
            <w:tcW w:w="1134" w:type="dxa"/>
            <w:shd w:val="clear" w:color="auto" w:fill="auto"/>
            <w:noWrap/>
            <w:vAlign w:val="center"/>
            <w:tcPrChange w:id="2339" w:author="Valentina Ramaschiello (ESS)" w:date="2015-09-01T13:43:00Z">
              <w:tcPr>
                <w:tcW w:w="1198"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40" w:author="Valentina Ramaschiello (ESS)" w:date="2015-09-01T13:25:00Z">
                  <w:rPr>
                    <w:rFonts w:ascii="Times New Roman" w:hAnsi="Times New Roman" w:cs="Times New Roman"/>
                    <w:b/>
                    <w:bCs/>
                    <w:color w:val="000000"/>
                    <w:sz w:val="24"/>
                    <w:szCs w:val="24"/>
                    <w:lang w:val="en-GB" w:eastAsia="en-US"/>
                  </w:rPr>
                </w:rPrChange>
              </w:rPr>
              <w:pPrChange w:id="2341" w:author="Valentina Ramaschiello (ESS)" w:date="2015-09-01T13:26:00Z">
                <w:pPr>
                  <w:keepNext/>
                </w:pPr>
              </w:pPrChange>
            </w:pPr>
            <w:r w:rsidRPr="005C67A4">
              <w:rPr>
                <w:rFonts w:ascii="Times New Roman" w:hAnsi="Times New Roman" w:cs="Times New Roman"/>
                <w:color w:val="000000"/>
                <w:sz w:val="18"/>
                <w:szCs w:val="24"/>
                <w:lang w:val="en-GB" w:eastAsia="en-US"/>
                <w:rPrChange w:id="2342" w:author="Valentina Ramaschiello (ESS)" w:date="2015-09-01T13:25:00Z">
                  <w:rPr>
                    <w:rFonts w:ascii="Times New Roman" w:hAnsi="Times New Roman" w:cs="Times New Roman"/>
                    <w:color w:val="000000"/>
                    <w:sz w:val="24"/>
                    <w:szCs w:val="24"/>
                    <w:lang w:val="en-GB" w:eastAsia="en-US"/>
                  </w:rPr>
                </w:rPrChange>
              </w:rPr>
              <w:t>01239</w:t>
            </w:r>
          </w:p>
        </w:tc>
        <w:tc>
          <w:tcPr>
            <w:tcW w:w="2448" w:type="dxa"/>
            <w:shd w:val="clear" w:color="auto" w:fill="auto"/>
            <w:noWrap/>
            <w:vAlign w:val="center"/>
            <w:tcPrChange w:id="2343" w:author="Valentina Ramaschiello (ESS)" w:date="2015-09-01T13:43:00Z">
              <w:tcPr>
                <w:tcW w:w="2448"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44" w:author="Valentina Ramaschiello (ESS)" w:date="2015-09-01T13:25:00Z">
                  <w:rPr>
                    <w:rFonts w:ascii="Times New Roman" w:hAnsi="Times New Roman" w:cs="Times New Roman"/>
                    <w:b/>
                    <w:bCs/>
                    <w:color w:val="000000"/>
                    <w:sz w:val="24"/>
                    <w:szCs w:val="24"/>
                    <w:lang w:val="en-GB" w:eastAsia="en-US"/>
                  </w:rPr>
                </w:rPrChange>
              </w:rPr>
              <w:pPrChange w:id="2345" w:author="Valentina Ramaschiello (ESS)" w:date="2015-09-01T13:26:00Z">
                <w:pPr>
                  <w:keepNext/>
                </w:pPr>
              </w:pPrChange>
            </w:pPr>
            <w:r w:rsidRPr="005C67A4">
              <w:rPr>
                <w:rFonts w:ascii="Times New Roman" w:hAnsi="Times New Roman" w:cs="Times New Roman"/>
                <w:color w:val="000000"/>
                <w:sz w:val="18"/>
                <w:szCs w:val="24"/>
                <w:lang w:val="en-GB" w:eastAsia="en-US"/>
                <w:rPrChange w:id="2346" w:author="Valentina Ramaschiello (ESS)" w:date="2015-09-01T13:25:00Z">
                  <w:rPr>
                    <w:rFonts w:ascii="Times New Roman" w:hAnsi="Times New Roman" w:cs="Times New Roman"/>
                    <w:color w:val="000000"/>
                    <w:sz w:val="24"/>
                    <w:szCs w:val="24"/>
                    <w:lang w:val="en-GB" w:eastAsia="en-US"/>
                  </w:rPr>
                </w:rPrChange>
              </w:rPr>
              <w:t>other fruit-bearing vegetables</w:t>
            </w:r>
          </w:p>
        </w:tc>
        <w:tc>
          <w:tcPr>
            <w:tcW w:w="1622" w:type="dxa"/>
            <w:shd w:val="clear" w:color="auto" w:fill="auto"/>
            <w:noWrap/>
            <w:vAlign w:val="center"/>
            <w:tcPrChange w:id="2347" w:author="Valentina Ramaschiello (ESS)" w:date="2015-09-01T13:43:00Z">
              <w:tcPr>
                <w:tcW w:w="1622"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48" w:author="Valentina Ramaschiello (ESS)" w:date="2015-09-01T13:25:00Z">
                  <w:rPr>
                    <w:rFonts w:ascii="Times New Roman" w:hAnsi="Times New Roman" w:cs="Times New Roman"/>
                    <w:b/>
                    <w:bCs/>
                    <w:color w:val="000000"/>
                    <w:sz w:val="24"/>
                    <w:szCs w:val="24"/>
                    <w:lang w:val="en-GB" w:eastAsia="en-US"/>
                  </w:rPr>
                </w:rPrChange>
              </w:rPr>
              <w:pPrChange w:id="2349" w:author="Valentina Ramaschiello (ESS)" w:date="2015-09-01T13:26:00Z">
                <w:pPr>
                  <w:keepNext/>
                </w:pPr>
              </w:pPrChange>
            </w:pPr>
            <w:r w:rsidRPr="005C67A4">
              <w:rPr>
                <w:rFonts w:ascii="Times New Roman" w:hAnsi="Times New Roman" w:cs="Times New Roman"/>
                <w:color w:val="000000"/>
                <w:sz w:val="18"/>
                <w:szCs w:val="24"/>
                <w:lang w:val="en-GB" w:eastAsia="en-US"/>
                <w:rPrChange w:id="2350" w:author="Valentina Ramaschiello (ESS)" w:date="2015-09-01T13:25:00Z">
                  <w:rPr>
                    <w:rFonts w:ascii="Times New Roman" w:hAnsi="Times New Roman" w:cs="Times New Roman"/>
                    <w:color w:val="000000"/>
                    <w:sz w:val="24"/>
                    <w:szCs w:val="24"/>
                    <w:lang w:val="en-GB" w:eastAsia="en-US"/>
                  </w:rPr>
                </w:rPrChange>
              </w:rPr>
              <w:t xml:space="preserve">33 341 000 tonnes </w:t>
            </w:r>
          </w:p>
        </w:tc>
      </w:tr>
      <w:tr w:rsidR="00EB7AF1" w:rsidRPr="005C67A4" w:rsidTr="0069512C">
        <w:trPr>
          <w:trHeight w:val="614"/>
          <w:trPrChange w:id="2351" w:author="Valentina Ramaschiello (ESS)" w:date="2015-09-01T13:43:00Z">
            <w:trPr>
              <w:trHeight w:val="614"/>
              <w:jc w:val="center"/>
            </w:trPr>
          </w:trPrChange>
        </w:trPr>
        <w:tc>
          <w:tcPr>
            <w:tcW w:w="817" w:type="dxa"/>
            <w:shd w:val="clear" w:color="auto" w:fill="auto"/>
            <w:noWrap/>
            <w:vAlign w:val="center"/>
            <w:tcPrChange w:id="2352" w:author="Valentina Ramaschiello (ESS)" w:date="2015-09-01T13:43:00Z">
              <w:tcPr>
                <w:tcW w:w="817"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53" w:author="Valentina Ramaschiello (ESS)" w:date="2015-09-01T13:25:00Z">
                  <w:rPr>
                    <w:rFonts w:ascii="Times New Roman" w:hAnsi="Times New Roman" w:cs="Times New Roman"/>
                    <w:b/>
                    <w:bCs/>
                    <w:color w:val="000000"/>
                    <w:sz w:val="24"/>
                    <w:szCs w:val="24"/>
                    <w:lang w:val="en-GB" w:eastAsia="en-US"/>
                  </w:rPr>
                </w:rPrChange>
              </w:rPr>
              <w:pPrChange w:id="2354" w:author="Valentina Ramaschiello (ESS)" w:date="2015-09-01T13:26:00Z">
                <w:pPr>
                  <w:keepNext/>
                  <w:jc w:val="both"/>
                </w:pPr>
              </w:pPrChange>
            </w:pPr>
            <w:r w:rsidRPr="005C67A4">
              <w:rPr>
                <w:rFonts w:ascii="Times New Roman" w:hAnsi="Times New Roman" w:cs="Times New Roman"/>
                <w:sz w:val="18"/>
                <w:szCs w:val="24"/>
                <w:lang w:val="en-GB"/>
                <w:rPrChange w:id="2355" w:author="Valentina Ramaschiello (ESS)" w:date="2015-09-01T13:25:00Z">
                  <w:rPr>
                    <w:rFonts w:ascii="Times New Roman" w:hAnsi="Times New Roman" w:cs="Times New Roman"/>
                    <w:sz w:val="24"/>
                    <w:szCs w:val="24"/>
                    <w:lang w:val="en-GB"/>
                  </w:rPr>
                </w:rPrChange>
              </w:rPr>
              <w:t>0430</w:t>
            </w:r>
          </w:p>
        </w:tc>
        <w:tc>
          <w:tcPr>
            <w:tcW w:w="1276" w:type="dxa"/>
            <w:shd w:val="clear" w:color="auto" w:fill="auto"/>
            <w:noWrap/>
            <w:vAlign w:val="center"/>
            <w:tcPrChange w:id="2356" w:author="Valentina Ramaschiello (ESS)" w:date="2015-09-01T13:43:00Z">
              <w:tcPr>
                <w:tcW w:w="1276" w:type="dxa"/>
                <w:shd w:val="clear" w:color="auto" w:fill="auto"/>
                <w:noWrap/>
                <w:vAlign w:val="center"/>
              </w:tcPr>
            </w:tcPrChange>
          </w:tcPr>
          <w:p w:rsidR="00EB7AF1" w:rsidRPr="005C67A4" w:rsidRDefault="00CF03D1" w:rsidP="005C67A4">
            <w:pPr>
              <w:keepNext/>
              <w:spacing w:after="0" w:line="240" w:lineRule="auto"/>
              <w:rPr>
                <w:rFonts w:ascii="Times New Roman" w:hAnsi="Times New Roman" w:cs="Times New Roman"/>
                <w:b/>
                <w:bCs/>
                <w:color w:val="000000"/>
                <w:sz w:val="18"/>
                <w:szCs w:val="24"/>
                <w:lang w:val="en-GB" w:eastAsia="en-US"/>
                <w:rPrChange w:id="2357" w:author="Valentina Ramaschiello (ESS)" w:date="2015-09-01T13:25:00Z">
                  <w:rPr>
                    <w:rFonts w:ascii="Times New Roman" w:hAnsi="Times New Roman" w:cs="Times New Roman"/>
                    <w:b/>
                    <w:bCs/>
                    <w:color w:val="000000"/>
                    <w:sz w:val="24"/>
                    <w:szCs w:val="24"/>
                    <w:lang w:val="en-GB" w:eastAsia="en-US"/>
                  </w:rPr>
                </w:rPrChange>
              </w:rPr>
              <w:pPrChange w:id="2358" w:author="Valentina Ramaschiello (ESS)" w:date="2015-09-01T13:26:00Z">
                <w:pPr>
                  <w:keepNext/>
                </w:pPr>
              </w:pPrChange>
            </w:pPr>
            <w:ins w:id="2359" w:author="Valentina Ramaschiello (ESS)" w:date="2015-09-01T13:26:00Z">
              <w:r>
                <w:rPr>
                  <w:rFonts w:ascii="Times New Roman" w:hAnsi="Times New Roman" w:cs="Times New Roman"/>
                  <w:color w:val="000000"/>
                  <w:sz w:val="18"/>
                  <w:szCs w:val="24"/>
                  <w:lang w:val="en-GB" w:eastAsia="en-US"/>
                </w:rPr>
                <w:t>o</w:t>
              </w:r>
            </w:ins>
            <w:del w:id="2360" w:author="Valentina Ramaschiello (ESS)" w:date="2015-09-01T13:26:00Z">
              <w:r w:rsidR="00FC0360" w:rsidRPr="005C67A4" w:rsidDel="00CF03D1">
                <w:rPr>
                  <w:rFonts w:ascii="Times New Roman" w:hAnsi="Times New Roman" w:cs="Times New Roman"/>
                  <w:color w:val="000000"/>
                  <w:sz w:val="18"/>
                  <w:szCs w:val="24"/>
                  <w:lang w:val="en-GB" w:eastAsia="en-US"/>
                  <w:rPrChange w:id="2361" w:author="Valentina Ramaschiello (ESS)" w:date="2015-09-01T13:25:00Z">
                    <w:rPr>
                      <w:rFonts w:ascii="Times New Roman" w:hAnsi="Times New Roman" w:cs="Times New Roman"/>
                      <w:color w:val="000000"/>
                      <w:sz w:val="24"/>
                      <w:szCs w:val="24"/>
                      <w:lang w:val="en-GB" w:eastAsia="en-US"/>
                    </w:rPr>
                  </w:rPrChange>
                </w:rPr>
                <w:delText>O</w:delText>
              </w:r>
            </w:del>
            <w:r w:rsidR="00EB7AF1" w:rsidRPr="005C67A4">
              <w:rPr>
                <w:rFonts w:ascii="Times New Roman" w:hAnsi="Times New Roman" w:cs="Times New Roman"/>
                <w:color w:val="000000"/>
                <w:sz w:val="18"/>
                <w:szCs w:val="24"/>
                <w:lang w:val="en-GB" w:eastAsia="en-US"/>
                <w:rPrChange w:id="2362" w:author="Valentina Ramaschiello (ESS)" w:date="2015-09-01T13:25:00Z">
                  <w:rPr>
                    <w:rFonts w:ascii="Times New Roman" w:hAnsi="Times New Roman" w:cs="Times New Roman"/>
                    <w:color w:val="000000"/>
                    <w:sz w:val="24"/>
                    <w:szCs w:val="24"/>
                    <w:lang w:val="en-GB" w:eastAsia="en-US"/>
                  </w:rPr>
                </w:rPrChange>
              </w:rPr>
              <w:t>kra</w:t>
            </w:r>
          </w:p>
        </w:tc>
        <w:tc>
          <w:tcPr>
            <w:tcW w:w="1486" w:type="dxa"/>
            <w:shd w:val="clear" w:color="auto" w:fill="auto"/>
            <w:noWrap/>
            <w:vAlign w:val="center"/>
            <w:tcPrChange w:id="2363" w:author="Valentina Ramaschiello (ESS)" w:date="2015-09-01T13:43:00Z">
              <w:tcPr>
                <w:tcW w:w="1486"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64" w:author="Valentina Ramaschiello (ESS)" w:date="2015-09-01T13:25:00Z">
                  <w:rPr>
                    <w:rFonts w:ascii="Times New Roman" w:hAnsi="Times New Roman" w:cs="Times New Roman"/>
                    <w:b/>
                    <w:bCs/>
                    <w:color w:val="000000"/>
                    <w:sz w:val="24"/>
                    <w:szCs w:val="24"/>
                    <w:lang w:val="en-GB" w:eastAsia="en-US"/>
                  </w:rPr>
                </w:rPrChange>
              </w:rPr>
              <w:pPrChange w:id="2365" w:author="Valentina Ramaschiello (ESS)" w:date="2015-09-01T13:26:00Z">
                <w:pPr>
                  <w:keepNext/>
                </w:pPr>
              </w:pPrChange>
            </w:pPr>
            <w:r w:rsidRPr="005C67A4">
              <w:rPr>
                <w:rFonts w:ascii="Times New Roman" w:hAnsi="Times New Roman" w:cs="Times New Roman"/>
                <w:b/>
                <w:color w:val="000000"/>
                <w:sz w:val="18"/>
                <w:szCs w:val="24"/>
                <w:lang w:val="en-GB" w:eastAsia="en-US"/>
                <w:rPrChange w:id="2366" w:author="Valentina Ramaschiello (ESS)" w:date="2015-09-01T13:25:00Z">
                  <w:rPr>
                    <w:rFonts w:ascii="Times New Roman" w:hAnsi="Times New Roman" w:cs="Times New Roman"/>
                    <w:b/>
                    <w:color w:val="000000"/>
                    <w:sz w:val="24"/>
                    <w:szCs w:val="24"/>
                    <w:lang w:val="en-GB" w:eastAsia="en-US"/>
                  </w:rPr>
                </w:rPrChange>
              </w:rPr>
              <w:t>5 784 000 tonnes</w:t>
            </w:r>
          </w:p>
        </w:tc>
        <w:tc>
          <w:tcPr>
            <w:tcW w:w="1065" w:type="dxa"/>
            <w:vAlign w:val="center"/>
            <w:tcPrChange w:id="2367" w:author="Valentina Ramaschiello (ESS)" w:date="2015-09-01T13:43:00Z">
              <w:tcPr>
                <w:tcW w:w="1001" w:type="dxa"/>
                <w:vAlign w:val="center"/>
              </w:tcPr>
            </w:tcPrChange>
          </w:tcPr>
          <w:p w:rsidR="00EB7AF1" w:rsidRPr="005C67A4" w:rsidRDefault="00EB7AF1" w:rsidP="00AE25CA">
            <w:pPr>
              <w:keepNext/>
              <w:spacing w:after="0" w:line="240" w:lineRule="auto"/>
              <w:jc w:val="center"/>
              <w:rPr>
                <w:rFonts w:ascii="Times New Roman" w:hAnsi="Times New Roman" w:cs="Times New Roman"/>
                <w:b/>
                <w:bCs/>
                <w:color w:val="0000FF"/>
                <w:sz w:val="18"/>
                <w:szCs w:val="24"/>
                <w:lang w:val="en-GB" w:eastAsia="en-US"/>
                <w:rPrChange w:id="2368" w:author="Valentina Ramaschiello (ESS)" w:date="2015-09-01T13:25:00Z">
                  <w:rPr>
                    <w:rFonts w:ascii="Times New Roman" w:hAnsi="Times New Roman" w:cs="Times New Roman"/>
                    <w:b/>
                    <w:bCs/>
                    <w:color w:val="0000FF"/>
                    <w:sz w:val="24"/>
                    <w:szCs w:val="24"/>
                    <w:lang w:val="en-GB" w:eastAsia="en-US"/>
                  </w:rPr>
                </w:rPrChange>
              </w:rPr>
              <w:pPrChange w:id="2369" w:author="Valentina Ramaschiello (ESS)" w:date="2015-09-01T13:29:00Z">
                <w:pPr>
                  <w:keepNext/>
                </w:pPr>
              </w:pPrChange>
            </w:pPr>
            <w:r w:rsidRPr="005C67A4">
              <w:rPr>
                <w:rFonts w:ascii="Times New Roman" w:hAnsi="Times New Roman" w:cs="Times New Roman"/>
                <w:b/>
                <w:bCs/>
                <w:color w:val="0000FF"/>
                <w:sz w:val="18"/>
                <w:szCs w:val="24"/>
                <w:lang w:val="en-GB" w:eastAsia="en-US"/>
                <w:rPrChange w:id="2370" w:author="Valentina Ramaschiello (ESS)" w:date="2015-09-01T13:25:00Z">
                  <w:rPr>
                    <w:rFonts w:ascii="Times New Roman" w:hAnsi="Times New Roman" w:cs="Times New Roman"/>
                    <w:b/>
                    <w:bCs/>
                    <w:color w:val="0000FF"/>
                    <w:sz w:val="24"/>
                    <w:szCs w:val="24"/>
                    <w:lang w:val="en-GB" w:eastAsia="en-US"/>
                  </w:rPr>
                </w:rPrChange>
              </w:rPr>
              <w:t>1</w:t>
            </w:r>
          </w:p>
        </w:tc>
        <w:tc>
          <w:tcPr>
            <w:tcW w:w="1134" w:type="dxa"/>
            <w:shd w:val="clear" w:color="auto" w:fill="auto"/>
            <w:noWrap/>
            <w:vAlign w:val="center"/>
            <w:tcPrChange w:id="2371" w:author="Valentina Ramaschiello (ESS)" w:date="2015-09-01T13:43:00Z">
              <w:tcPr>
                <w:tcW w:w="1198"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FF"/>
                <w:sz w:val="18"/>
                <w:szCs w:val="24"/>
                <w:lang w:val="en-GB" w:eastAsia="en-US"/>
                <w:rPrChange w:id="2372" w:author="Valentina Ramaschiello (ESS)" w:date="2015-09-01T13:25:00Z">
                  <w:rPr>
                    <w:rFonts w:ascii="Times New Roman" w:hAnsi="Times New Roman" w:cs="Times New Roman"/>
                    <w:b/>
                    <w:bCs/>
                    <w:color w:val="0000FF"/>
                    <w:sz w:val="24"/>
                    <w:szCs w:val="24"/>
                    <w:lang w:val="en-GB" w:eastAsia="en-US"/>
                  </w:rPr>
                </w:rPrChange>
              </w:rPr>
              <w:pPrChange w:id="2373" w:author="Valentina Ramaschiello (ESS)" w:date="2015-09-01T13:26:00Z">
                <w:pPr>
                  <w:keepNext/>
                </w:pPr>
              </w:pPrChange>
            </w:pPr>
            <w:r w:rsidRPr="005C67A4">
              <w:rPr>
                <w:rFonts w:ascii="Times New Roman" w:hAnsi="Times New Roman" w:cs="Times New Roman"/>
                <w:b/>
                <w:color w:val="0000FF"/>
                <w:sz w:val="18"/>
                <w:szCs w:val="24"/>
                <w:lang w:val="en-GB" w:eastAsia="en-US"/>
                <w:rPrChange w:id="2374" w:author="Valentina Ramaschiello (ESS)" w:date="2015-09-01T13:25:00Z">
                  <w:rPr>
                    <w:rFonts w:ascii="Times New Roman" w:hAnsi="Times New Roman" w:cs="Times New Roman"/>
                    <w:b/>
                    <w:color w:val="0000FF"/>
                    <w:sz w:val="24"/>
                    <w:szCs w:val="24"/>
                    <w:lang w:val="en-GB" w:eastAsia="en-US"/>
                  </w:rPr>
                </w:rPrChange>
              </w:rPr>
              <w:t>01239.01</w:t>
            </w:r>
          </w:p>
        </w:tc>
        <w:tc>
          <w:tcPr>
            <w:tcW w:w="2448" w:type="dxa"/>
            <w:shd w:val="clear" w:color="auto" w:fill="auto"/>
            <w:noWrap/>
            <w:vAlign w:val="center"/>
            <w:tcPrChange w:id="2375" w:author="Valentina Ramaschiello (ESS)" w:date="2015-09-01T13:43:00Z">
              <w:tcPr>
                <w:tcW w:w="2448"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76" w:author="Valentina Ramaschiello (ESS)" w:date="2015-09-01T13:25:00Z">
                  <w:rPr>
                    <w:rFonts w:ascii="Times New Roman" w:hAnsi="Times New Roman" w:cs="Times New Roman"/>
                    <w:b/>
                    <w:bCs/>
                    <w:color w:val="000000"/>
                    <w:sz w:val="24"/>
                    <w:szCs w:val="24"/>
                    <w:lang w:val="en-GB" w:eastAsia="en-US"/>
                  </w:rPr>
                </w:rPrChange>
              </w:rPr>
              <w:pPrChange w:id="2377" w:author="Valentina Ramaschiello (ESS)" w:date="2015-09-01T13:26:00Z">
                <w:pPr>
                  <w:keepNext/>
                </w:pPr>
              </w:pPrChange>
            </w:pPr>
            <w:r w:rsidRPr="005C67A4">
              <w:rPr>
                <w:rFonts w:ascii="Times New Roman" w:hAnsi="Times New Roman" w:cs="Times New Roman"/>
                <w:color w:val="000000"/>
                <w:sz w:val="18"/>
                <w:szCs w:val="24"/>
                <w:lang w:val="en-GB" w:eastAsia="en-US"/>
                <w:rPrChange w:id="2378" w:author="Valentina Ramaschiello (ESS)" w:date="2015-09-01T13:25:00Z">
                  <w:rPr>
                    <w:rFonts w:ascii="Times New Roman" w:hAnsi="Times New Roman" w:cs="Times New Roman"/>
                    <w:color w:val="000000"/>
                    <w:sz w:val="24"/>
                    <w:szCs w:val="24"/>
                    <w:lang w:val="en-GB" w:eastAsia="en-US"/>
                  </w:rPr>
                </w:rPrChange>
              </w:rPr>
              <w:t>okra</w:t>
            </w:r>
          </w:p>
        </w:tc>
        <w:tc>
          <w:tcPr>
            <w:tcW w:w="1622" w:type="dxa"/>
            <w:shd w:val="clear" w:color="auto" w:fill="auto"/>
            <w:noWrap/>
            <w:vAlign w:val="center"/>
            <w:tcPrChange w:id="2379" w:author="Valentina Ramaschiello (ESS)" w:date="2015-09-01T13:43:00Z">
              <w:tcPr>
                <w:tcW w:w="1622" w:type="dxa"/>
                <w:shd w:val="clear" w:color="auto" w:fill="auto"/>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80" w:author="Valentina Ramaschiello (ESS)" w:date="2015-09-01T13:25:00Z">
                  <w:rPr>
                    <w:rFonts w:ascii="Times New Roman" w:hAnsi="Times New Roman" w:cs="Times New Roman"/>
                    <w:b/>
                    <w:bCs/>
                    <w:color w:val="000000"/>
                    <w:sz w:val="24"/>
                    <w:szCs w:val="24"/>
                    <w:lang w:val="en-GB" w:eastAsia="en-US"/>
                  </w:rPr>
                </w:rPrChange>
              </w:rPr>
              <w:pPrChange w:id="2381" w:author="Valentina Ramaschiello (ESS)" w:date="2015-09-01T13:26:00Z">
                <w:pPr>
                  <w:keepNext/>
                </w:pPr>
              </w:pPrChange>
            </w:pPr>
            <w:r w:rsidRPr="005C67A4">
              <w:rPr>
                <w:rFonts w:ascii="Times New Roman" w:hAnsi="Times New Roman" w:cs="Times New Roman"/>
                <w:b/>
                <w:color w:val="000000"/>
                <w:sz w:val="18"/>
                <w:szCs w:val="24"/>
                <w:lang w:val="en-GB" w:eastAsia="en-US"/>
                <w:rPrChange w:id="2382" w:author="Valentina Ramaschiello (ESS)" w:date="2015-09-01T13:25:00Z">
                  <w:rPr>
                    <w:rFonts w:ascii="Times New Roman" w:hAnsi="Times New Roman" w:cs="Times New Roman"/>
                    <w:b/>
                    <w:color w:val="000000"/>
                    <w:sz w:val="24"/>
                    <w:szCs w:val="24"/>
                    <w:lang w:val="en-GB" w:eastAsia="en-US"/>
                  </w:rPr>
                </w:rPrChange>
              </w:rPr>
              <w:t>5 784 000 tonnes</w:t>
            </w:r>
          </w:p>
        </w:tc>
      </w:tr>
      <w:tr w:rsidR="00EB7AF1" w:rsidRPr="005C67A4" w:rsidTr="0069512C">
        <w:trPr>
          <w:trHeight w:val="848"/>
          <w:trPrChange w:id="2383" w:author="Valentina Ramaschiello (ESS)" w:date="2015-09-01T13:43:00Z">
            <w:trPr>
              <w:trHeight w:val="848"/>
              <w:jc w:val="center"/>
            </w:trPr>
          </w:trPrChange>
        </w:trPr>
        <w:tc>
          <w:tcPr>
            <w:tcW w:w="817" w:type="dxa"/>
            <w:noWrap/>
            <w:vAlign w:val="center"/>
            <w:tcPrChange w:id="2384" w:author="Valentina Ramaschiello (ESS)" w:date="2015-09-01T13:43:00Z">
              <w:tcPr>
                <w:tcW w:w="817"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85" w:author="Valentina Ramaschiello (ESS)" w:date="2015-09-01T13:25:00Z">
                  <w:rPr>
                    <w:rFonts w:ascii="Times New Roman" w:hAnsi="Times New Roman" w:cs="Times New Roman"/>
                    <w:b/>
                    <w:bCs/>
                    <w:color w:val="000000"/>
                    <w:sz w:val="24"/>
                    <w:szCs w:val="24"/>
                    <w:lang w:val="en-GB" w:eastAsia="en-US"/>
                  </w:rPr>
                </w:rPrChange>
              </w:rPr>
              <w:pPrChange w:id="2386" w:author="Valentina Ramaschiello (ESS)" w:date="2015-09-01T13:26:00Z">
                <w:pPr>
                  <w:keepNext/>
                  <w:jc w:val="both"/>
                </w:pPr>
              </w:pPrChange>
            </w:pPr>
            <w:r w:rsidRPr="005C67A4">
              <w:rPr>
                <w:rFonts w:ascii="Times New Roman" w:hAnsi="Times New Roman" w:cs="Times New Roman"/>
                <w:sz w:val="18"/>
                <w:szCs w:val="24"/>
                <w:lang w:val="en-GB"/>
                <w:rPrChange w:id="2387" w:author="Valentina Ramaschiello (ESS)" w:date="2015-09-01T13:25:00Z">
                  <w:rPr>
                    <w:rFonts w:ascii="Times New Roman" w:hAnsi="Times New Roman" w:cs="Times New Roman"/>
                    <w:sz w:val="24"/>
                    <w:szCs w:val="24"/>
                    <w:lang w:val="en-GB"/>
                  </w:rPr>
                </w:rPrChange>
              </w:rPr>
              <w:t>0463</w:t>
            </w:r>
          </w:p>
        </w:tc>
        <w:tc>
          <w:tcPr>
            <w:tcW w:w="1276" w:type="dxa"/>
            <w:noWrap/>
            <w:vAlign w:val="center"/>
            <w:tcPrChange w:id="2388" w:author="Valentina Ramaschiello (ESS)" w:date="2015-09-01T13:43:00Z">
              <w:tcPr>
                <w:tcW w:w="1276"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89" w:author="Valentina Ramaschiello (ESS)" w:date="2015-09-01T13:25:00Z">
                  <w:rPr>
                    <w:rFonts w:ascii="Times New Roman" w:hAnsi="Times New Roman" w:cs="Times New Roman"/>
                    <w:b/>
                    <w:bCs/>
                    <w:color w:val="000000"/>
                    <w:sz w:val="24"/>
                    <w:szCs w:val="24"/>
                    <w:lang w:val="en-GB" w:eastAsia="en-US"/>
                  </w:rPr>
                </w:rPrChange>
              </w:rPr>
              <w:pPrChange w:id="2390" w:author="Valentina Ramaschiello (ESS)" w:date="2015-09-01T13:26:00Z">
                <w:pPr>
                  <w:keepNext/>
                </w:pPr>
              </w:pPrChange>
            </w:pPr>
            <w:r w:rsidRPr="005C67A4">
              <w:rPr>
                <w:rFonts w:ascii="Times New Roman" w:hAnsi="Times New Roman" w:cs="Times New Roman"/>
                <w:color w:val="000000"/>
                <w:sz w:val="18"/>
                <w:szCs w:val="24"/>
                <w:lang w:val="en-GB" w:eastAsia="en-US"/>
                <w:rPrChange w:id="2391" w:author="Valentina Ramaschiello (ESS)" w:date="2015-09-01T13:25:00Z">
                  <w:rPr>
                    <w:rFonts w:ascii="Times New Roman" w:hAnsi="Times New Roman" w:cs="Times New Roman"/>
                    <w:color w:val="000000"/>
                    <w:sz w:val="24"/>
                    <w:szCs w:val="24"/>
                    <w:lang w:val="en-GB" w:eastAsia="en-US"/>
                  </w:rPr>
                </w:rPrChange>
              </w:rPr>
              <w:t>other vegetables</w:t>
            </w:r>
          </w:p>
        </w:tc>
        <w:tc>
          <w:tcPr>
            <w:tcW w:w="1486" w:type="dxa"/>
            <w:noWrap/>
            <w:vAlign w:val="center"/>
            <w:tcPrChange w:id="2392" w:author="Valentina Ramaschiello (ESS)" w:date="2015-09-01T13:43:00Z">
              <w:tcPr>
                <w:tcW w:w="1486"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393" w:author="Valentina Ramaschiello (ESS)" w:date="2015-09-01T13:25:00Z">
                  <w:rPr>
                    <w:rFonts w:ascii="Times New Roman" w:hAnsi="Times New Roman" w:cs="Times New Roman"/>
                    <w:b/>
                    <w:bCs/>
                    <w:color w:val="000000"/>
                    <w:sz w:val="24"/>
                    <w:szCs w:val="24"/>
                    <w:lang w:val="en-GB" w:eastAsia="en-US"/>
                  </w:rPr>
                </w:rPrChange>
              </w:rPr>
              <w:pPrChange w:id="2394" w:author="Valentina Ramaschiello (ESS)" w:date="2015-09-01T13:26:00Z">
                <w:pPr>
                  <w:keepNext/>
                </w:pPr>
              </w:pPrChange>
            </w:pPr>
            <w:r w:rsidRPr="005C67A4">
              <w:rPr>
                <w:rFonts w:ascii="Times New Roman" w:hAnsi="Times New Roman" w:cs="Times New Roman"/>
                <w:b/>
                <w:color w:val="000000"/>
                <w:sz w:val="18"/>
                <w:szCs w:val="24"/>
                <w:lang w:val="en-GB" w:eastAsia="en-US"/>
                <w:rPrChange w:id="2395" w:author="Valentina Ramaschiello (ESS)" w:date="2015-09-01T13:25:00Z">
                  <w:rPr>
                    <w:rFonts w:ascii="Times New Roman" w:hAnsi="Times New Roman" w:cs="Times New Roman"/>
                    <w:b/>
                    <w:color w:val="000000"/>
                    <w:sz w:val="24"/>
                    <w:szCs w:val="24"/>
                    <w:lang w:val="en-GB" w:eastAsia="en-US"/>
                  </w:rPr>
                </w:rPrChange>
              </w:rPr>
              <w:t>27 557 000 tonnes</w:t>
            </w:r>
          </w:p>
        </w:tc>
        <w:tc>
          <w:tcPr>
            <w:tcW w:w="1065" w:type="dxa"/>
            <w:vAlign w:val="center"/>
            <w:tcPrChange w:id="2396" w:author="Valentina Ramaschiello (ESS)" w:date="2015-09-01T13:43:00Z">
              <w:tcPr>
                <w:tcW w:w="1001" w:type="dxa"/>
                <w:vAlign w:val="center"/>
              </w:tcPr>
            </w:tcPrChange>
          </w:tcPr>
          <w:p w:rsidR="00EB7AF1" w:rsidRPr="005C67A4" w:rsidRDefault="00EB7AF1" w:rsidP="00AE25CA">
            <w:pPr>
              <w:keepNext/>
              <w:spacing w:after="0" w:line="240" w:lineRule="auto"/>
              <w:jc w:val="center"/>
              <w:rPr>
                <w:rFonts w:ascii="Times New Roman" w:hAnsi="Times New Roman" w:cs="Times New Roman"/>
                <w:b/>
                <w:bCs/>
                <w:color w:val="0000FF"/>
                <w:sz w:val="18"/>
                <w:szCs w:val="24"/>
                <w:lang w:val="en-GB" w:eastAsia="en-US"/>
                <w:rPrChange w:id="2397" w:author="Valentina Ramaschiello (ESS)" w:date="2015-09-01T13:25:00Z">
                  <w:rPr>
                    <w:rFonts w:ascii="Times New Roman" w:hAnsi="Times New Roman" w:cs="Times New Roman"/>
                    <w:b/>
                    <w:bCs/>
                    <w:color w:val="0000FF"/>
                    <w:sz w:val="24"/>
                    <w:szCs w:val="24"/>
                    <w:lang w:val="en-GB" w:eastAsia="en-US"/>
                  </w:rPr>
                </w:rPrChange>
              </w:rPr>
              <w:pPrChange w:id="2398" w:author="Valentina Ramaschiello (ESS)" w:date="2015-09-01T13:29:00Z">
                <w:pPr>
                  <w:keepNext/>
                </w:pPr>
              </w:pPrChange>
            </w:pPr>
            <w:r w:rsidRPr="005C67A4">
              <w:rPr>
                <w:rFonts w:ascii="Times New Roman" w:hAnsi="Times New Roman" w:cs="Times New Roman"/>
                <w:b/>
                <w:bCs/>
                <w:color w:val="0000FF"/>
                <w:sz w:val="18"/>
                <w:szCs w:val="24"/>
                <w:lang w:val="en-GB" w:eastAsia="en-US"/>
                <w:rPrChange w:id="2399" w:author="Valentina Ramaschiello (ESS)" w:date="2015-09-01T13:25:00Z">
                  <w:rPr>
                    <w:rFonts w:ascii="Times New Roman" w:hAnsi="Times New Roman" w:cs="Times New Roman"/>
                    <w:b/>
                    <w:bCs/>
                    <w:color w:val="0000FF"/>
                    <w:sz w:val="24"/>
                    <w:szCs w:val="24"/>
                    <w:lang w:val="en-GB" w:eastAsia="en-US"/>
                  </w:rPr>
                </w:rPrChange>
              </w:rPr>
              <w:t>1</w:t>
            </w:r>
          </w:p>
        </w:tc>
        <w:tc>
          <w:tcPr>
            <w:tcW w:w="1134" w:type="dxa"/>
            <w:noWrap/>
            <w:vAlign w:val="center"/>
            <w:tcPrChange w:id="2400" w:author="Valentina Ramaschiello (ESS)" w:date="2015-09-01T13:43:00Z">
              <w:tcPr>
                <w:tcW w:w="1198"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FF"/>
                <w:sz w:val="18"/>
                <w:szCs w:val="24"/>
                <w:lang w:val="en-GB" w:eastAsia="en-US"/>
                <w:rPrChange w:id="2401" w:author="Valentina Ramaschiello (ESS)" w:date="2015-09-01T13:25:00Z">
                  <w:rPr>
                    <w:rFonts w:ascii="Times New Roman" w:hAnsi="Times New Roman" w:cs="Times New Roman"/>
                    <w:b/>
                    <w:bCs/>
                    <w:color w:val="0000FF"/>
                    <w:sz w:val="24"/>
                    <w:szCs w:val="24"/>
                    <w:lang w:val="en-GB" w:eastAsia="en-US"/>
                  </w:rPr>
                </w:rPrChange>
              </w:rPr>
              <w:pPrChange w:id="2402" w:author="Valentina Ramaschiello (ESS)" w:date="2015-09-01T13:26:00Z">
                <w:pPr>
                  <w:keepNext/>
                </w:pPr>
              </w:pPrChange>
            </w:pPr>
            <w:r w:rsidRPr="005C67A4">
              <w:rPr>
                <w:rFonts w:ascii="Times New Roman" w:hAnsi="Times New Roman" w:cs="Times New Roman"/>
                <w:b/>
                <w:color w:val="0000FF"/>
                <w:sz w:val="18"/>
                <w:szCs w:val="24"/>
                <w:lang w:val="en-GB" w:eastAsia="en-US"/>
                <w:rPrChange w:id="2403" w:author="Valentina Ramaschiello (ESS)" w:date="2015-09-01T13:25:00Z">
                  <w:rPr>
                    <w:rFonts w:ascii="Times New Roman" w:hAnsi="Times New Roman" w:cs="Times New Roman"/>
                    <w:b/>
                    <w:color w:val="0000FF"/>
                    <w:sz w:val="24"/>
                    <w:szCs w:val="24"/>
                    <w:lang w:val="en-GB" w:eastAsia="en-US"/>
                  </w:rPr>
                </w:rPrChange>
              </w:rPr>
              <w:t>01239.90</w:t>
            </w:r>
          </w:p>
        </w:tc>
        <w:tc>
          <w:tcPr>
            <w:tcW w:w="2448" w:type="dxa"/>
            <w:noWrap/>
            <w:vAlign w:val="center"/>
            <w:tcPrChange w:id="2404" w:author="Valentina Ramaschiello (ESS)" w:date="2015-09-01T13:43:00Z">
              <w:tcPr>
                <w:tcW w:w="2448"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405" w:author="Valentina Ramaschiello (ESS)" w:date="2015-09-01T13:25:00Z">
                  <w:rPr>
                    <w:rFonts w:ascii="Times New Roman" w:hAnsi="Times New Roman" w:cs="Times New Roman"/>
                    <w:b/>
                    <w:bCs/>
                    <w:color w:val="000000"/>
                    <w:sz w:val="24"/>
                    <w:szCs w:val="24"/>
                    <w:lang w:val="en-GB" w:eastAsia="en-US"/>
                  </w:rPr>
                </w:rPrChange>
              </w:rPr>
              <w:pPrChange w:id="2406" w:author="Valentina Ramaschiello (ESS)" w:date="2015-09-01T13:26:00Z">
                <w:pPr>
                  <w:keepNext/>
                </w:pPr>
              </w:pPrChange>
            </w:pPr>
            <w:r w:rsidRPr="005C67A4">
              <w:rPr>
                <w:rFonts w:ascii="Times New Roman" w:hAnsi="Times New Roman" w:cs="Times New Roman"/>
                <w:color w:val="000000"/>
                <w:sz w:val="18"/>
                <w:szCs w:val="24"/>
                <w:lang w:val="en-GB" w:eastAsia="en-US"/>
                <w:rPrChange w:id="2407" w:author="Valentina Ramaschiello (ESS)" w:date="2015-09-01T13:25:00Z">
                  <w:rPr>
                    <w:rFonts w:ascii="Times New Roman" w:hAnsi="Times New Roman" w:cs="Times New Roman"/>
                    <w:color w:val="000000"/>
                    <w:sz w:val="24"/>
                    <w:szCs w:val="24"/>
                    <w:lang w:val="en-GB" w:eastAsia="en-US"/>
                  </w:rPr>
                </w:rPrChange>
              </w:rPr>
              <w:t>other fruit-bearing vegetables n.e.c.</w:t>
            </w:r>
          </w:p>
        </w:tc>
        <w:tc>
          <w:tcPr>
            <w:tcW w:w="1622" w:type="dxa"/>
            <w:noWrap/>
            <w:vAlign w:val="center"/>
            <w:tcPrChange w:id="2408" w:author="Valentina Ramaschiello (ESS)" w:date="2015-09-01T13:43:00Z">
              <w:tcPr>
                <w:tcW w:w="1622" w:type="dxa"/>
                <w:noWrap/>
                <w:vAlign w:val="center"/>
              </w:tcPr>
            </w:tcPrChange>
          </w:tcPr>
          <w:p w:rsidR="00EB7AF1" w:rsidRPr="005C67A4" w:rsidRDefault="00EB7AF1" w:rsidP="005C67A4">
            <w:pPr>
              <w:keepNext/>
              <w:spacing w:after="0" w:line="240" w:lineRule="auto"/>
              <w:rPr>
                <w:rFonts w:ascii="Times New Roman" w:hAnsi="Times New Roman" w:cs="Times New Roman"/>
                <w:b/>
                <w:bCs/>
                <w:color w:val="000000"/>
                <w:sz w:val="18"/>
                <w:szCs w:val="24"/>
                <w:lang w:val="en-GB" w:eastAsia="en-US"/>
                <w:rPrChange w:id="2409" w:author="Valentina Ramaschiello (ESS)" w:date="2015-09-01T13:25:00Z">
                  <w:rPr>
                    <w:rFonts w:ascii="Times New Roman" w:hAnsi="Times New Roman" w:cs="Times New Roman"/>
                    <w:b/>
                    <w:bCs/>
                    <w:color w:val="000000"/>
                    <w:sz w:val="24"/>
                    <w:szCs w:val="24"/>
                    <w:lang w:val="en-GB" w:eastAsia="en-US"/>
                  </w:rPr>
                </w:rPrChange>
              </w:rPr>
              <w:pPrChange w:id="2410" w:author="Valentina Ramaschiello (ESS)" w:date="2015-09-01T13:26:00Z">
                <w:pPr>
                  <w:keepNext/>
                </w:pPr>
              </w:pPrChange>
            </w:pPr>
            <w:r w:rsidRPr="005C67A4">
              <w:rPr>
                <w:rFonts w:ascii="Times New Roman" w:hAnsi="Times New Roman" w:cs="Times New Roman"/>
                <w:b/>
                <w:color w:val="000000"/>
                <w:sz w:val="18"/>
                <w:szCs w:val="24"/>
                <w:lang w:val="en-GB" w:eastAsia="en-US"/>
                <w:rPrChange w:id="2411" w:author="Valentina Ramaschiello (ESS)" w:date="2015-09-01T13:25:00Z">
                  <w:rPr>
                    <w:rFonts w:ascii="Times New Roman" w:hAnsi="Times New Roman" w:cs="Times New Roman"/>
                    <w:b/>
                    <w:color w:val="000000"/>
                    <w:sz w:val="24"/>
                    <w:szCs w:val="24"/>
                    <w:lang w:val="en-GB" w:eastAsia="en-US"/>
                  </w:rPr>
                </w:rPrChange>
              </w:rPr>
              <w:t>27 557 000 tonnes</w:t>
            </w:r>
          </w:p>
        </w:tc>
      </w:tr>
    </w:tbl>
    <w:p w:rsidR="00EB7AF1" w:rsidRPr="009616CB" w:rsidDel="00AE25CA" w:rsidRDefault="00EB7AF1" w:rsidP="00EB7AF1">
      <w:pPr>
        <w:jc w:val="both"/>
        <w:rPr>
          <w:del w:id="2412" w:author="Valentina Ramaschiello (ESS)" w:date="2015-09-01T13:29:00Z"/>
          <w:rFonts w:ascii="Times New Roman" w:hAnsi="Times New Roman" w:cs="Times New Roman"/>
          <w:i/>
          <w:lang w:val="en-GB" w:eastAsia="en-GB"/>
        </w:rPr>
      </w:pPr>
    </w:p>
    <w:p w:rsidR="00EB7AF1" w:rsidRPr="00AE25CA" w:rsidRDefault="00EB7AF1" w:rsidP="00EB7AF1">
      <w:pPr>
        <w:jc w:val="both"/>
        <w:rPr>
          <w:rFonts w:ascii="Times New Roman" w:hAnsi="Times New Roman" w:cs="Times New Roman"/>
          <w:i/>
          <w:szCs w:val="24"/>
          <w:lang w:val="en-GB" w:eastAsia="en-GB"/>
          <w:rPrChange w:id="2413" w:author="Valentina Ramaschiello (ESS)" w:date="2015-09-01T13:29:00Z">
            <w:rPr>
              <w:rFonts w:ascii="Times New Roman" w:hAnsi="Times New Roman" w:cs="Times New Roman"/>
              <w:i/>
              <w:sz w:val="24"/>
              <w:szCs w:val="24"/>
              <w:lang w:val="en-GB" w:eastAsia="en-GB"/>
            </w:rPr>
          </w:rPrChange>
        </w:rPr>
      </w:pPr>
      <w:r w:rsidRPr="00AE25CA">
        <w:rPr>
          <w:rFonts w:ascii="Times New Roman" w:hAnsi="Times New Roman" w:cs="Times New Roman"/>
          <w:i/>
          <w:szCs w:val="24"/>
          <w:lang w:val="en-GB" w:eastAsia="en-GB"/>
          <w:rPrChange w:id="2414" w:author="Valentina Ramaschiello (ESS)" w:date="2015-09-01T13:29:00Z">
            <w:rPr>
              <w:rFonts w:ascii="Times New Roman" w:hAnsi="Times New Roman" w:cs="Times New Roman"/>
              <w:i/>
              <w:sz w:val="24"/>
              <w:szCs w:val="24"/>
              <w:lang w:val="en-GB" w:eastAsia="en-GB"/>
            </w:rPr>
          </w:rPrChange>
        </w:rPr>
        <w:t>Data refer to the production of okra and other fresh vegetables in India, 2011 (source: FAOSTAT)</w:t>
      </w:r>
    </w:p>
    <w:p w:rsidR="00EB7AF1" w:rsidDel="00AE25CA" w:rsidRDefault="00EB7AF1" w:rsidP="00EB7AF1">
      <w:pPr>
        <w:spacing w:after="120"/>
        <w:jc w:val="both"/>
        <w:rPr>
          <w:del w:id="2415" w:author="Valentina Ramaschiello (ESS)" w:date="2015-09-01T13:29:00Z"/>
          <w:rFonts w:ascii="Times New Roman" w:hAnsi="Times New Roman" w:cs="Times New Roman"/>
          <w:szCs w:val="24"/>
          <w:lang w:val="en-GB" w:eastAsia="en-GB"/>
        </w:rPr>
      </w:pPr>
    </w:p>
    <w:p w:rsidR="00AE25CA" w:rsidRPr="00AE25CA" w:rsidRDefault="00AE25CA" w:rsidP="00EB7AF1">
      <w:pPr>
        <w:spacing w:after="120"/>
        <w:jc w:val="both"/>
        <w:rPr>
          <w:ins w:id="2416" w:author="Valentina Ramaschiello (ESS)" w:date="2015-09-01T13:29:00Z"/>
          <w:rFonts w:ascii="Times New Roman" w:hAnsi="Times New Roman" w:cs="Times New Roman"/>
          <w:szCs w:val="24"/>
          <w:lang w:val="en-GB" w:eastAsia="en-GB"/>
          <w:rPrChange w:id="2417" w:author="Valentina Ramaschiello (ESS)" w:date="2015-09-01T13:29:00Z">
            <w:rPr>
              <w:ins w:id="2418" w:author="Valentina Ramaschiello (ESS)" w:date="2015-09-01T13:29:00Z"/>
              <w:rFonts w:ascii="Times New Roman" w:hAnsi="Times New Roman" w:cs="Times New Roman"/>
              <w:sz w:val="24"/>
              <w:szCs w:val="24"/>
              <w:lang w:val="en-GB" w:eastAsia="en-GB"/>
            </w:rPr>
          </w:rPrChange>
        </w:rPr>
      </w:pPr>
    </w:p>
    <w:p w:rsidR="00EB7AF1" w:rsidRPr="0041048F" w:rsidRDefault="00EB7AF1" w:rsidP="00EB7AF1">
      <w:pPr>
        <w:spacing w:after="120"/>
        <w:jc w:val="both"/>
        <w:rPr>
          <w:rFonts w:ascii="Times New Roman" w:hAnsi="Times New Roman" w:cs="Times New Roman"/>
          <w:lang w:val="en-GB" w:eastAsia="en-GB"/>
          <w:rPrChange w:id="2419" w:author="Valentina Ramaschiello (ESS)" w:date="2015-09-01T13:32:00Z">
            <w:rPr>
              <w:rFonts w:ascii="Times New Roman" w:hAnsi="Times New Roman" w:cs="Times New Roman"/>
              <w:sz w:val="24"/>
              <w:szCs w:val="24"/>
              <w:lang w:val="en-GB" w:eastAsia="en-GB"/>
            </w:rPr>
          </w:rPrChange>
        </w:rPr>
      </w:pPr>
      <w:r w:rsidRPr="0041048F">
        <w:rPr>
          <w:rFonts w:ascii="Times New Roman" w:hAnsi="Times New Roman" w:cs="Times New Roman"/>
          <w:lang w:val="en-GB" w:eastAsia="en-GB"/>
          <w:rPrChange w:id="2420" w:author="Valentina Ramaschiello (ESS)" w:date="2015-09-01T13:32:00Z">
            <w:rPr>
              <w:rFonts w:ascii="Times New Roman" w:hAnsi="Times New Roman" w:cs="Times New Roman"/>
              <w:sz w:val="24"/>
              <w:szCs w:val="24"/>
              <w:lang w:val="en-GB" w:eastAsia="en-GB"/>
            </w:rPr>
          </w:rPrChange>
        </w:rPr>
        <w:t xml:space="preserve">More difficulties are faced for one-to-many and many-to-many types of links. In these cases data have been converted based on statisticians’ best judgment according to the </w:t>
      </w:r>
      <w:r w:rsidRPr="0041048F">
        <w:rPr>
          <w:rFonts w:ascii="Times New Roman" w:hAnsi="Times New Roman" w:cs="Times New Roman"/>
          <w:i/>
          <w:lang w:val="en-GB" w:eastAsia="en-GB"/>
          <w:rPrChange w:id="2421" w:author="Valentina Ramaschiello (ESS)" w:date="2015-09-01T13:32:00Z">
            <w:rPr>
              <w:rFonts w:ascii="Times New Roman" w:hAnsi="Times New Roman" w:cs="Times New Roman"/>
              <w:i/>
              <w:sz w:val="24"/>
              <w:szCs w:val="24"/>
              <w:lang w:val="en-GB" w:eastAsia="en-GB"/>
            </w:rPr>
          </w:rPrChange>
        </w:rPr>
        <w:t>dominant</w:t>
      </w:r>
      <w:r w:rsidRPr="0041048F">
        <w:rPr>
          <w:rFonts w:ascii="Times New Roman" w:hAnsi="Times New Roman" w:cs="Times New Roman"/>
          <w:lang w:val="en-GB" w:eastAsia="en-GB"/>
          <w:rPrChange w:id="2422" w:author="Valentina Ramaschiello (ESS)" w:date="2015-09-01T13:32:00Z">
            <w:rPr>
              <w:rFonts w:ascii="Times New Roman" w:hAnsi="Times New Roman" w:cs="Times New Roman"/>
              <w:sz w:val="24"/>
              <w:szCs w:val="24"/>
              <w:lang w:val="en-GB" w:eastAsia="en-GB"/>
            </w:rPr>
          </w:rPrChange>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41048F" w:rsidRDefault="00EB7AF1" w:rsidP="00EB7AF1">
      <w:pPr>
        <w:spacing w:after="120"/>
        <w:jc w:val="both"/>
        <w:rPr>
          <w:rFonts w:ascii="Times New Roman" w:hAnsi="Times New Roman" w:cs="Times New Roman"/>
          <w:lang w:val="en-GB" w:eastAsia="en-GB"/>
          <w:rPrChange w:id="2423" w:author="Valentina Ramaschiello (ESS)" w:date="2015-09-01T13:32:00Z">
            <w:rPr>
              <w:rFonts w:ascii="Times New Roman" w:hAnsi="Times New Roman" w:cs="Times New Roman"/>
              <w:sz w:val="24"/>
              <w:szCs w:val="24"/>
              <w:lang w:val="en-GB" w:eastAsia="en-GB"/>
            </w:rPr>
          </w:rPrChange>
        </w:rPr>
      </w:pPr>
      <w:r w:rsidRPr="0041048F">
        <w:rPr>
          <w:rFonts w:ascii="Times New Roman" w:hAnsi="Times New Roman" w:cs="Times New Roman"/>
          <w:b/>
          <w:lang w:val="en-GB" w:eastAsia="en-GB"/>
          <w:rPrChange w:id="2424" w:author="Valentina Ramaschiello (ESS)" w:date="2015-09-01T13:32:00Z">
            <w:rPr>
              <w:rFonts w:ascii="Times New Roman" w:hAnsi="Times New Roman" w:cs="Times New Roman"/>
              <w:b/>
              <w:sz w:val="24"/>
              <w:szCs w:val="24"/>
              <w:lang w:val="en-GB" w:eastAsia="en-GB"/>
            </w:rPr>
          </w:rPrChange>
        </w:rPr>
        <w:t>One-to-many</w:t>
      </w:r>
      <w:r w:rsidRPr="0041048F">
        <w:rPr>
          <w:rFonts w:ascii="Times New Roman" w:hAnsi="Times New Roman" w:cs="Times New Roman"/>
          <w:lang w:val="en-GB" w:eastAsia="en-GB"/>
          <w:rPrChange w:id="2425" w:author="Valentina Ramaschiello (ESS)" w:date="2015-09-01T13:32:00Z">
            <w:rPr>
              <w:rFonts w:ascii="Times New Roman" w:hAnsi="Times New Roman" w:cs="Times New Roman"/>
              <w:sz w:val="24"/>
              <w:szCs w:val="24"/>
              <w:lang w:val="en-GB" w:eastAsia="en-GB"/>
            </w:rPr>
          </w:rPrChange>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ins w:id="2426" w:author="Josh Browning" w:date="2015-09-01T10:26:00Z">
        <w:r w:rsidR="008116E9" w:rsidRPr="0041048F">
          <w:rPr>
            <w:rFonts w:ascii="Times New Roman" w:hAnsi="Times New Roman" w:cs="Times New Roman"/>
            <w:lang w:val="en-GB" w:eastAsia="en-GB"/>
            <w:rPrChange w:id="2427" w:author="Valentina Ramaschiello (ESS)" w:date="2015-09-01T13:32:00Z">
              <w:rPr>
                <w:rFonts w:ascii="Times New Roman" w:hAnsi="Times New Roman" w:cs="Times New Roman"/>
                <w:sz w:val="24"/>
                <w:szCs w:val="24"/>
                <w:lang w:val="en-GB" w:eastAsia="en-GB"/>
              </w:rPr>
            </w:rPrChange>
          </w:rPr>
          <w:t xml:space="preserve">to </w:t>
        </w:r>
      </w:ins>
      <w:r w:rsidRPr="0041048F">
        <w:rPr>
          <w:rFonts w:ascii="Times New Roman" w:hAnsi="Times New Roman" w:cs="Times New Roman"/>
          <w:lang w:val="en-GB" w:eastAsia="en-GB"/>
          <w:rPrChange w:id="2428" w:author="Valentina Ramaschiello (ESS)" w:date="2015-09-01T13:32:00Z">
            <w:rPr>
              <w:rFonts w:ascii="Times New Roman" w:hAnsi="Times New Roman" w:cs="Times New Roman"/>
              <w:sz w:val="24"/>
              <w:szCs w:val="24"/>
              <w:lang w:val="en-GB" w:eastAsia="en-GB"/>
            </w:rPr>
          </w:rPrChange>
        </w:rPr>
        <w:t xml:space="preserve">a specific class (as in the case of dates) is to associate FCL data only to the items in the agricultural section of CPC, leaving blanks in correspondence of the industrial goods section. In </w:t>
      </w:r>
      <w:r w:rsidRPr="0041048F">
        <w:rPr>
          <w:rFonts w:ascii="Times New Roman" w:hAnsi="Times New Roman" w:cs="Times New Roman"/>
          <w:highlight w:val="lightGray"/>
          <w:lang w:val="en-GB" w:eastAsia="en-GB"/>
          <w:rPrChange w:id="2429" w:author="Valentina Ramaschiello (ESS)" w:date="2015-09-01T13:32:00Z">
            <w:rPr>
              <w:rFonts w:ascii="Times New Roman" w:hAnsi="Times New Roman" w:cs="Times New Roman"/>
              <w:sz w:val="24"/>
              <w:szCs w:val="24"/>
              <w:highlight w:val="lightGray"/>
              <w:lang w:val="en-GB" w:eastAsia="en-GB"/>
            </w:rPr>
          </w:rPrChange>
        </w:rPr>
        <w:t>Example 4</w:t>
      </w:r>
      <w:r w:rsidRPr="0041048F">
        <w:rPr>
          <w:rFonts w:ascii="Times New Roman" w:hAnsi="Times New Roman" w:cs="Times New Roman"/>
          <w:lang w:val="en-GB" w:eastAsia="en-GB"/>
          <w:rPrChange w:id="2430" w:author="Valentina Ramaschiello (ESS)" w:date="2015-09-01T13:32:00Z">
            <w:rPr>
              <w:rFonts w:ascii="Times New Roman" w:hAnsi="Times New Roman" w:cs="Times New Roman"/>
              <w:sz w:val="24"/>
              <w:szCs w:val="24"/>
              <w:lang w:val="en-GB" w:eastAsia="en-GB"/>
            </w:rPr>
          </w:rPrChange>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41048F" w:rsidRDefault="00EB7AF1" w:rsidP="00EB7AF1">
      <w:pPr>
        <w:keepNext/>
        <w:jc w:val="both"/>
        <w:rPr>
          <w:rFonts w:ascii="Times New Roman" w:hAnsi="Times New Roman" w:cs="Times New Roman"/>
          <w:lang w:val="en-GB" w:eastAsia="en-GB"/>
          <w:rPrChange w:id="2431" w:author="Valentina Ramaschiello (ESS)" w:date="2015-09-01T13:32:00Z">
            <w:rPr>
              <w:rFonts w:ascii="Times New Roman" w:hAnsi="Times New Roman" w:cs="Times New Roman"/>
              <w:sz w:val="24"/>
              <w:szCs w:val="24"/>
              <w:lang w:val="en-GB" w:eastAsia="en-GB"/>
            </w:rPr>
          </w:rPrChange>
        </w:rPr>
      </w:pPr>
      <w:r w:rsidRPr="0041048F">
        <w:rPr>
          <w:rFonts w:ascii="Times New Roman" w:hAnsi="Times New Roman" w:cs="Times New Roman"/>
          <w:lang w:val="en-GB" w:eastAsia="en-GB"/>
          <w:rPrChange w:id="2432" w:author="Valentina Ramaschiello (ESS)" w:date="2015-09-01T13:32:00Z">
            <w:rPr>
              <w:rFonts w:ascii="Times New Roman" w:hAnsi="Times New Roman" w:cs="Times New Roman"/>
              <w:sz w:val="24"/>
              <w:szCs w:val="24"/>
              <w:lang w:val="en-GB" w:eastAsia="en-GB"/>
            </w:rPr>
          </w:rPrChange>
        </w:rPr>
        <w:t>Example 4:</w:t>
      </w:r>
      <w:r w:rsidRPr="0041048F">
        <w:rPr>
          <w:rFonts w:ascii="Times New Roman" w:hAnsi="Times New Roman" w:cs="Times New Roman"/>
          <w:lang w:val="en-GB" w:eastAsia="en-GB"/>
        </w:rPr>
        <w:t xml:space="preserve"> </w:t>
      </w:r>
      <w:bookmarkStart w:id="2433" w:name="_Toc275621550"/>
      <w:bookmarkStart w:id="2434" w:name="_Toc275958883"/>
      <w:bookmarkStart w:id="2435" w:name="_Toc275958939"/>
      <w:bookmarkStart w:id="2436" w:name="_Toc275958956"/>
      <w:r w:rsidRPr="0041048F">
        <w:rPr>
          <w:rFonts w:ascii="Times New Roman" w:hAnsi="Times New Roman" w:cs="Times New Roman"/>
          <w:lang w:val="en-GB" w:eastAsia="en-GB"/>
        </w:rPr>
        <w:t>D</w:t>
      </w:r>
      <w:r w:rsidRPr="0041048F">
        <w:rPr>
          <w:rFonts w:ascii="Times New Roman" w:hAnsi="Times New Roman" w:cs="Times New Roman"/>
          <w:lang w:val="en-GB" w:eastAsia="en-GB"/>
          <w:rPrChange w:id="2437" w:author="Valentina Ramaschiello (ESS)" w:date="2015-09-01T13:32:00Z">
            <w:rPr>
              <w:rFonts w:ascii="Times New Roman" w:hAnsi="Times New Roman" w:cs="Times New Roman"/>
              <w:sz w:val="24"/>
              <w:szCs w:val="24"/>
              <w:lang w:val="en-GB" w:eastAsia="en-GB"/>
            </w:rPr>
          </w:rPrChange>
        </w:rPr>
        <w:t>ata conversion from FCL to CPC in case of one-to-many type of link</w:t>
      </w:r>
      <w:bookmarkEnd w:id="2433"/>
      <w:bookmarkEnd w:id="2434"/>
      <w:bookmarkEnd w:id="2435"/>
      <w:bookmarkEnd w:id="2436"/>
    </w:p>
    <w:p w:rsidR="00EB7AF1" w:rsidRPr="009616CB" w:rsidDel="00AE25CA" w:rsidRDefault="00EB7AF1" w:rsidP="00EB7AF1">
      <w:pPr>
        <w:keepNext/>
        <w:jc w:val="both"/>
        <w:rPr>
          <w:del w:id="2438" w:author="Valentina Ramaschiello (ESS)" w:date="2015-09-01T13:30:00Z"/>
          <w:rFonts w:ascii="Times New Roman" w:hAnsi="Times New Roman" w:cs="Times New Roman"/>
          <w:sz w:val="24"/>
          <w:szCs w:val="24"/>
          <w:lang w:val="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667"/>
        <w:gridCol w:w="1552"/>
        <w:gridCol w:w="1599"/>
        <w:gridCol w:w="988"/>
        <w:gridCol w:w="1790"/>
        <w:gridCol w:w="1047"/>
        <w:gridCol w:w="1599"/>
      </w:tblGrid>
      <w:tr w:rsidR="00EB7AF1" w:rsidRPr="00AE25CA" w:rsidTr="005852F8">
        <w:trPr>
          <w:trHeight w:val="300"/>
          <w:jc w:val="center"/>
        </w:trPr>
        <w:tc>
          <w:tcPr>
            <w:tcW w:w="2268" w:type="pct"/>
            <w:gridSpan w:val="3"/>
            <w:shd w:val="clear" w:color="000000" w:fill="DDD9C3"/>
            <w:noWrap/>
            <w:vAlign w:val="center"/>
            <w:hideMark/>
          </w:tcPr>
          <w:p w:rsidR="00EB7AF1" w:rsidRPr="00AE25CA" w:rsidRDefault="00EB7AF1" w:rsidP="00AE25CA">
            <w:pPr>
              <w:keepNext/>
              <w:spacing w:after="0" w:line="240" w:lineRule="auto"/>
              <w:jc w:val="both"/>
              <w:rPr>
                <w:rFonts w:ascii="Times New Roman" w:hAnsi="Times New Roman" w:cs="Times New Roman"/>
                <w:iCs/>
                <w:color w:val="000000"/>
                <w:sz w:val="18"/>
                <w:szCs w:val="18"/>
                <w:lang w:val="en-GB" w:eastAsia="en-US"/>
                <w:rPrChange w:id="2439" w:author="Valentina Ramaschiello (ESS)" w:date="2015-09-01T13:30:00Z">
                  <w:rPr>
                    <w:rFonts w:ascii="Times New Roman" w:hAnsi="Times New Roman" w:cs="Times New Roman"/>
                    <w:iCs/>
                    <w:color w:val="000000"/>
                    <w:sz w:val="24"/>
                    <w:szCs w:val="24"/>
                    <w:lang w:val="en-GB" w:eastAsia="en-US"/>
                  </w:rPr>
                </w:rPrChange>
              </w:rPr>
              <w:pPrChange w:id="2440" w:author="Valentina Ramaschiello (ESS)" w:date="2015-09-01T13:30:00Z">
                <w:pPr>
                  <w:keepNext/>
                  <w:jc w:val="both"/>
                </w:pPr>
              </w:pPrChange>
            </w:pPr>
            <w:r w:rsidRPr="00AE25CA">
              <w:rPr>
                <w:rFonts w:ascii="Times New Roman" w:hAnsi="Times New Roman" w:cs="Times New Roman"/>
                <w:iCs/>
                <w:color w:val="000000"/>
                <w:sz w:val="18"/>
                <w:szCs w:val="18"/>
                <w:lang w:val="en-GB" w:eastAsia="en-US"/>
                <w:rPrChange w:id="2441" w:author="Valentina Ramaschiello (ESS)" w:date="2015-09-01T13:30:00Z">
                  <w:rPr>
                    <w:rFonts w:ascii="Times New Roman" w:hAnsi="Times New Roman" w:cs="Times New Roman"/>
                    <w:iCs/>
                    <w:color w:val="000000"/>
                    <w:sz w:val="24"/>
                    <w:szCs w:val="24"/>
                    <w:lang w:val="en-GB" w:eastAsia="en-US"/>
                  </w:rPr>
                </w:rPrChange>
              </w:rPr>
              <w:t>FCL</w:t>
            </w:r>
          </w:p>
        </w:tc>
        <w:tc>
          <w:tcPr>
            <w:tcW w:w="579" w:type="pct"/>
            <w:vMerge w:val="restart"/>
            <w:tcBorders>
              <w:top w:val="double" w:sz="4" w:space="0" w:color="8DB3E2"/>
              <w:bottom w:val="single" w:sz="4" w:space="0" w:color="8DB3E2"/>
            </w:tcBorders>
            <w:shd w:val="clear" w:color="auto" w:fill="auto"/>
            <w:vAlign w:val="center"/>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42" w:author="Valentina Ramaschiello (ESS)" w:date="2015-09-01T13:30:00Z">
                  <w:rPr>
                    <w:rFonts w:ascii="Times New Roman" w:hAnsi="Times New Roman" w:cs="Times New Roman"/>
                    <w:bCs/>
                    <w:color w:val="000000"/>
                    <w:sz w:val="24"/>
                    <w:szCs w:val="24"/>
                    <w:lang w:val="en-GB" w:eastAsia="en-US"/>
                  </w:rPr>
                </w:rPrChange>
              </w:rPr>
              <w:pPrChange w:id="2443"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44" w:author="Valentina Ramaschiello (ESS)" w:date="2015-09-01T13:30:00Z">
                  <w:rPr>
                    <w:rFonts w:ascii="Times New Roman" w:hAnsi="Times New Roman" w:cs="Times New Roman"/>
                    <w:bCs/>
                    <w:color w:val="000000"/>
                    <w:sz w:val="24"/>
                    <w:szCs w:val="24"/>
                    <w:lang w:val="en-GB" w:eastAsia="en-US"/>
                  </w:rPr>
                </w:rPrChange>
              </w:rPr>
              <w:t xml:space="preserve">FCL </w:t>
            </w:r>
            <w:r w:rsidRPr="00AE25CA">
              <w:rPr>
                <w:rFonts w:ascii="Times New Roman" w:hAnsi="Times New Roman" w:cs="Times New Roman"/>
                <w:bCs/>
                <w:color w:val="000000"/>
                <w:sz w:val="18"/>
                <w:szCs w:val="18"/>
                <w:lang w:val="en-GB" w:eastAsia="en-US"/>
                <w:rPrChange w:id="2445" w:author="Valentina Ramaschiello (ESS)" w:date="2015-09-01T13:30:00Z">
                  <w:rPr>
                    <w:rFonts w:ascii="Times New Roman" w:hAnsi="Times New Roman" w:cs="Times New Roman"/>
                    <w:bCs/>
                    <w:color w:val="000000"/>
                    <w:sz w:val="24"/>
                    <w:szCs w:val="24"/>
                    <w:lang w:val="en-GB" w:eastAsia="en-US"/>
                  </w:rPr>
                </w:rPrChange>
              </w:rPr>
              <w:sym w:font="Wingdings" w:char="F0E0"/>
            </w:r>
            <w:r w:rsidRPr="00AE25CA">
              <w:rPr>
                <w:rFonts w:ascii="Times New Roman" w:hAnsi="Times New Roman" w:cs="Times New Roman"/>
                <w:bCs/>
                <w:color w:val="000000"/>
                <w:sz w:val="18"/>
                <w:szCs w:val="18"/>
                <w:lang w:val="en-GB" w:eastAsia="en-US"/>
                <w:rPrChange w:id="2446" w:author="Valentina Ramaschiello (ESS)" w:date="2015-09-01T13:30:00Z">
                  <w:rPr>
                    <w:rFonts w:ascii="Times New Roman" w:hAnsi="Times New Roman" w:cs="Times New Roman"/>
                    <w:bCs/>
                    <w:color w:val="000000"/>
                    <w:sz w:val="24"/>
                    <w:szCs w:val="24"/>
                    <w:lang w:val="en-GB" w:eastAsia="en-US"/>
                  </w:rPr>
                </w:rPrChange>
              </w:rPr>
              <w:t xml:space="preserve"> CPC </w:t>
            </w:r>
          </w:p>
          <w:p w:rsidR="00EB7AF1" w:rsidRPr="00AE25CA" w:rsidRDefault="00EB7AF1" w:rsidP="00AE25CA">
            <w:pPr>
              <w:keepNext/>
              <w:spacing w:after="0" w:line="240" w:lineRule="auto"/>
              <w:jc w:val="both"/>
              <w:rPr>
                <w:rFonts w:ascii="Times New Roman" w:hAnsi="Times New Roman" w:cs="Times New Roman"/>
                <w:iCs/>
                <w:color w:val="000000"/>
                <w:sz w:val="18"/>
                <w:szCs w:val="18"/>
                <w:lang w:val="en-GB" w:eastAsia="en-US"/>
                <w:rPrChange w:id="2447" w:author="Valentina Ramaschiello (ESS)" w:date="2015-09-01T13:30:00Z">
                  <w:rPr>
                    <w:rFonts w:ascii="Times New Roman" w:hAnsi="Times New Roman" w:cs="Times New Roman"/>
                    <w:iCs/>
                    <w:color w:val="000000"/>
                    <w:sz w:val="24"/>
                    <w:szCs w:val="24"/>
                    <w:lang w:val="en-GB" w:eastAsia="en-US"/>
                  </w:rPr>
                </w:rPrChange>
              </w:rPr>
              <w:pPrChange w:id="2448"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49" w:author="Valentina Ramaschiello (ESS)" w:date="2015-09-01T13:30:00Z">
                  <w:rPr>
                    <w:rFonts w:ascii="Times New Roman" w:hAnsi="Times New Roman" w:cs="Times New Roman"/>
                    <w:bCs/>
                    <w:color w:val="000000"/>
                    <w:sz w:val="24"/>
                    <w:szCs w:val="24"/>
                    <w:lang w:val="en-GB" w:eastAsia="en-US"/>
                  </w:rPr>
                </w:rPrChange>
              </w:rPr>
              <w:t>conversion factor</w:t>
            </w:r>
          </w:p>
        </w:tc>
        <w:tc>
          <w:tcPr>
            <w:tcW w:w="2153" w:type="pct"/>
            <w:gridSpan w:val="3"/>
            <w:shd w:val="clear" w:color="000000" w:fill="DBE5F1"/>
            <w:noWrap/>
            <w:vAlign w:val="center"/>
            <w:hideMark/>
          </w:tcPr>
          <w:p w:rsidR="00EB7AF1" w:rsidRPr="00AE25CA" w:rsidRDefault="00EB7AF1" w:rsidP="00AE25CA">
            <w:pPr>
              <w:keepNext/>
              <w:spacing w:after="0" w:line="240" w:lineRule="auto"/>
              <w:jc w:val="both"/>
              <w:rPr>
                <w:rFonts w:ascii="Times New Roman" w:hAnsi="Times New Roman" w:cs="Times New Roman"/>
                <w:iCs/>
                <w:color w:val="000000"/>
                <w:sz w:val="18"/>
                <w:szCs w:val="18"/>
                <w:lang w:val="en-GB" w:eastAsia="en-US"/>
                <w:rPrChange w:id="2450" w:author="Valentina Ramaschiello (ESS)" w:date="2015-09-01T13:30:00Z">
                  <w:rPr>
                    <w:rFonts w:ascii="Times New Roman" w:hAnsi="Times New Roman" w:cs="Times New Roman"/>
                    <w:iCs/>
                    <w:color w:val="000000"/>
                    <w:sz w:val="24"/>
                    <w:szCs w:val="24"/>
                    <w:lang w:val="en-GB" w:eastAsia="en-US"/>
                  </w:rPr>
                </w:rPrChange>
              </w:rPr>
              <w:pPrChange w:id="2451" w:author="Valentina Ramaschiello (ESS)" w:date="2015-09-01T13:30:00Z">
                <w:pPr>
                  <w:keepNext/>
                  <w:jc w:val="both"/>
                </w:pPr>
              </w:pPrChange>
            </w:pPr>
            <w:r w:rsidRPr="00AE25CA">
              <w:rPr>
                <w:rFonts w:ascii="Times New Roman" w:hAnsi="Times New Roman" w:cs="Times New Roman"/>
                <w:iCs/>
                <w:color w:val="000000"/>
                <w:sz w:val="18"/>
                <w:szCs w:val="18"/>
                <w:lang w:val="en-GB" w:eastAsia="en-US"/>
                <w:rPrChange w:id="2452" w:author="Valentina Ramaschiello (ESS)" w:date="2015-09-01T13:30:00Z">
                  <w:rPr>
                    <w:rFonts w:ascii="Times New Roman" w:hAnsi="Times New Roman" w:cs="Times New Roman"/>
                    <w:iCs/>
                    <w:color w:val="000000"/>
                    <w:sz w:val="24"/>
                    <w:szCs w:val="24"/>
                    <w:lang w:val="en-GB" w:eastAsia="en-US"/>
                  </w:rPr>
                </w:rPrChange>
              </w:rPr>
              <w:t>CPC ver.2.1 expanded</w:t>
            </w:r>
          </w:p>
        </w:tc>
      </w:tr>
      <w:tr w:rsidR="00EB7AF1" w:rsidRPr="00AE25CA" w:rsidTr="005852F8">
        <w:trPr>
          <w:trHeight w:val="300"/>
          <w:jc w:val="center"/>
        </w:trPr>
        <w:tc>
          <w:tcPr>
            <w:tcW w:w="669" w:type="pct"/>
            <w:shd w:val="clear" w:color="auto" w:fill="auto"/>
            <w:noWrap/>
            <w:vAlign w:val="center"/>
            <w:hideMark/>
          </w:tcPr>
          <w:p w:rsidR="00EB7AF1" w:rsidRPr="00AE25CA" w:rsidRDefault="0069512C" w:rsidP="00AE25CA">
            <w:pPr>
              <w:keepNext/>
              <w:spacing w:after="0" w:line="240" w:lineRule="auto"/>
              <w:jc w:val="both"/>
              <w:rPr>
                <w:rFonts w:ascii="Times New Roman" w:hAnsi="Times New Roman" w:cs="Times New Roman"/>
                <w:bCs/>
                <w:color w:val="000000"/>
                <w:sz w:val="18"/>
                <w:szCs w:val="18"/>
                <w:lang w:val="en-GB" w:eastAsia="en-US"/>
                <w:rPrChange w:id="2453" w:author="Valentina Ramaschiello (ESS)" w:date="2015-09-01T13:30:00Z">
                  <w:rPr>
                    <w:rFonts w:ascii="Times New Roman" w:hAnsi="Times New Roman" w:cs="Times New Roman"/>
                    <w:bCs/>
                    <w:color w:val="000000"/>
                    <w:sz w:val="24"/>
                    <w:szCs w:val="24"/>
                    <w:lang w:val="en-GB" w:eastAsia="en-US"/>
                  </w:rPr>
                </w:rPrChange>
              </w:rPr>
              <w:pPrChange w:id="2454" w:author="Valentina Ramaschiello (ESS)" w:date="2015-09-01T13:30:00Z">
                <w:pPr>
                  <w:keepNext/>
                  <w:jc w:val="both"/>
                </w:pPr>
              </w:pPrChange>
            </w:pPr>
            <w:ins w:id="2455" w:author="Valentina Ramaschiello (ESS)" w:date="2015-09-01T13:42:00Z">
              <w:r>
                <w:rPr>
                  <w:rFonts w:ascii="Times New Roman" w:hAnsi="Times New Roman" w:cs="Times New Roman"/>
                  <w:bCs/>
                  <w:color w:val="000000"/>
                  <w:sz w:val="18"/>
                  <w:szCs w:val="18"/>
                  <w:lang w:val="en-GB" w:eastAsia="en-US"/>
                </w:rPr>
                <w:t>c</w:t>
              </w:r>
            </w:ins>
            <w:del w:id="2456" w:author="Valentina Ramaschiello (ESS)" w:date="2015-09-01T13:42:00Z">
              <w:r w:rsidR="00EB7AF1" w:rsidRPr="00AE25CA" w:rsidDel="0069512C">
                <w:rPr>
                  <w:rFonts w:ascii="Times New Roman" w:hAnsi="Times New Roman" w:cs="Times New Roman"/>
                  <w:bCs/>
                  <w:color w:val="000000"/>
                  <w:sz w:val="18"/>
                  <w:szCs w:val="18"/>
                  <w:lang w:val="en-GB" w:eastAsia="en-US"/>
                  <w:rPrChange w:id="2457" w:author="Valentina Ramaschiello (ESS)" w:date="2015-09-01T13:30:00Z">
                    <w:rPr>
                      <w:rFonts w:ascii="Times New Roman" w:hAnsi="Times New Roman" w:cs="Times New Roman"/>
                      <w:bCs/>
                      <w:color w:val="000000"/>
                      <w:lang w:val="en-GB" w:eastAsia="en-US"/>
                    </w:rPr>
                  </w:rPrChange>
                </w:rPr>
                <w:delText>C</w:delText>
              </w:r>
            </w:del>
            <w:r w:rsidR="00EB7AF1" w:rsidRPr="00AE25CA">
              <w:rPr>
                <w:rFonts w:ascii="Times New Roman" w:hAnsi="Times New Roman" w:cs="Times New Roman"/>
                <w:bCs/>
                <w:color w:val="000000"/>
                <w:sz w:val="18"/>
                <w:szCs w:val="18"/>
                <w:lang w:val="en-GB" w:eastAsia="en-US"/>
                <w:rPrChange w:id="2458" w:author="Valentina Ramaschiello (ESS)" w:date="2015-09-01T13:30:00Z">
                  <w:rPr>
                    <w:rFonts w:ascii="Times New Roman" w:hAnsi="Times New Roman" w:cs="Times New Roman"/>
                    <w:bCs/>
                    <w:color w:val="000000"/>
                    <w:sz w:val="24"/>
                    <w:szCs w:val="24"/>
                    <w:lang w:val="en-GB" w:eastAsia="en-US"/>
                  </w:rPr>
                </w:rPrChange>
              </w:rPr>
              <w:t>ode</w:t>
            </w:r>
          </w:p>
        </w:tc>
        <w:tc>
          <w:tcPr>
            <w:tcW w:w="621" w:type="pct"/>
            <w:shd w:val="clear" w:color="auto" w:fill="auto"/>
            <w:noWrap/>
            <w:vAlign w:val="center"/>
            <w:hideMark/>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59" w:author="Valentina Ramaschiello (ESS)" w:date="2015-09-01T13:30:00Z">
                  <w:rPr>
                    <w:rFonts w:ascii="Times New Roman" w:hAnsi="Times New Roman" w:cs="Times New Roman"/>
                    <w:bCs/>
                    <w:color w:val="000000"/>
                    <w:sz w:val="24"/>
                    <w:szCs w:val="24"/>
                    <w:lang w:val="en-GB" w:eastAsia="en-US"/>
                  </w:rPr>
                </w:rPrChange>
              </w:rPr>
              <w:pPrChange w:id="2460" w:author="Valentina Ramaschiello (ESS)" w:date="2015-09-01T13:30:00Z">
                <w:pPr>
                  <w:keepNext/>
                  <w:jc w:val="both"/>
                </w:pPr>
              </w:pPrChange>
            </w:pPr>
            <w:r w:rsidRPr="00AE25CA">
              <w:rPr>
                <w:rFonts w:ascii="Times New Roman" w:hAnsi="Times New Roman" w:cs="Times New Roman"/>
                <w:sz w:val="18"/>
                <w:szCs w:val="18"/>
                <w:lang w:val="en-GB" w:eastAsia="en-GB"/>
                <w:rPrChange w:id="2461" w:author="Valentina Ramaschiello (ESS)" w:date="2015-09-01T13:30:00Z">
                  <w:rPr>
                    <w:rFonts w:ascii="Times New Roman" w:hAnsi="Times New Roman" w:cs="Times New Roman"/>
                    <w:sz w:val="24"/>
                    <w:szCs w:val="24"/>
                    <w:lang w:val="en-GB" w:eastAsia="en-GB"/>
                  </w:rPr>
                </w:rPrChange>
              </w:rPr>
              <w:t>descriptor</w:t>
            </w:r>
          </w:p>
        </w:tc>
        <w:tc>
          <w:tcPr>
            <w:tcW w:w="977" w:type="pct"/>
            <w:shd w:val="clear" w:color="auto" w:fill="auto"/>
            <w:noWrap/>
            <w:vAlign w:val="center"/>
            <w:hideMark/>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62" w:author="Valentina Ramaschiello (ESS)" w:date="2015-09-01T13:30:00Z">
                  <w:rPr>
                    <w:rFonts w:ascii="Times New Roman" w:hAnsi="Times New Roman" w:cs="Times New Roman"/>
                    <w:bCs/>
                    <w:color w:val="000000"/>
                    <w:sz w:val="24"/>
                    <w:szCs w:val="24"/>
                    <w:lang w:val="en-GB" w:eastAsia="en-US"/>
                  </w:rPr>
                </w:rPrChange>
              </w:rPr>
              <w:pPrChange w:id="2463"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64" w:author="Valentina Ramaschiello (ESS)" w:date="2015-09-01T13:30:00Z">
                  <w:rPr>
                    <w:rFonts w:ascii="Times New Roman" w:hAnsi="Times New Roman" w:cs="Times New Roman"/>
                    <w:bCs/>
                    <w:color w:val="000000"/>
                    <w:sz w:val="24"/>
                    <w:szCs w:val="24"/>
                    <w:lang w:val="en-GB" w:eastAsia="en-US"/>
                  </w:rPr>
                </w:rPrChange>
              </w:rPr>
              <w:t>data (old format)</w:t>
            </w:r>
          </w:p>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65" w:author="Valentina Ramaschiello (ESS)" w:date="2015-09-01T13:30:00Z">
                  <w:rPr>
                    <w:rFonts w:ascii="Times New Roman" w:hAnsi="Times New Roman" w:cs="Times New Roman"/>
                    <w:bCs/>
                    <w:color w:val="000000"/>
                    <w:sz w:val="24"/>
                    <w:szCs w:val="24"/>
                    <w:lang w:val="en-GB" w:eastAsia="en-US"/>
                  </w:rPr>
                </w:rPrChange>
              </w:rPr>
              <w:pPrChange w:id="2466"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67" w:author="Valentina Ramaschiello (ESS)" w:date="2015-09-01T13:30:00Z">
                  <w:rPr>
                    <w:rFonts w:ascii="Times New Roman" w:hAnsi="Times New Roman" w:cs="Times New Roman"/>
                    <w:bCs/>
                    <w:color w:val="000000"/>
                    <w:sz w:val="24"/>
                    <w:szCs w:val="24"/>
                    <w:lang w:val="en-GB" w:eastAsia="en-US"/>
                  </w:rPr>
                </w:rPrChange>
              </w:rPr>
              <w:t>production quantity</w:t>
            </w:r>
          </w:p>
        </w:tc>
        <w:tc>
          <w:tcPr>
            <w:tcW w:w="579" w:type="pct"/>
            <w:vMerge/>
            <w:tcBorders>
              <w:top w:val="single" w:sz="4" w:space="0" w:color="8DB3E2"/>
              <w:bottom w:val="single" w:sz="4" w:space="0" w:color="8DB3E2"/>
            </w:tcBorders>
            <w:shd w:val="clear" w:color="auto" w:fill="auto"/>
            <w:vAlign w:val="center"/>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68" w:author="Valentina Ramaschiello (ESS)" w:date="2015-09-01T13:30:00Z">
                  <w:rPr>
                    <w:rFonts w:ascii="Times New Roman" w:hAnsi="Times New Roman" w:cs="Times New Roman"/>
                    <w:bCs/>
                    <w:color w:val="000000"/>
                    <w:sz w:val="24"/>
                    <w:szCs w:val="24"/>
                    <w:lang w:val="en-GB" w:eastAsia="en-US"/>
                  </w:rPr>
                </w:rPrChange>
              </w:rPr>
              <w:pPrChange w:id="2469" w:author="Valentina Ramaschiello (ESS)" w:date="2015-09-01T13:30:00Z">
                <w:pPr>
                  <w:keepNext/>
                  <w:jc w:val="both"/>
                </w:pPr>
              </w:pPrChange>
            </w:pPr>
          </w:p>
        </w:tc>
        <w:tc>
          <w:tcPr>
            <w:tcW w:w="647" w:type="pct"/>
            <w:shd w:val="clear" w:color="auto" w:fill="auto"/>
            <w:noWrap/>
            <w:vAlign w:val="center"/>
            <w:hideMark/>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70" w:author="Valentina Ramaschiello (ESS)" w:date="2015-09-01T13:30:00Z">
                  <w:rPr>
                    <w:rFonts w:ascii="Times New Roman" w:hAnsi="Times New Roman" w:cs="Times New Roman"/>
                    <w:bCs/>
                    <w:color w:val="000000"/>
                    <w:sz w:val="24"/>
                    <w:szCs w:val="24"/>
                    <w:lang w:val="en-GB" w:eastAsia="en-US"/>
                  </w:rPr>
                </w:rPrChange>
              </w:rPr>
              <w:pPrChange w:id="2471" w:author="Valentina Ramaschiello (ESS)" w:date="2015-09-01T13:30:00Z">
                <w:pPr>
                  <w:keepNext/>
                  <w:jc w:val="both"/>
                </w:pPr>
              </w:pPrChange>
            </w:pPr>
            <w:commentRangeStart w:id="2472"/>
            <w:r w:rsidRPr="00AE25CA">
              <w:rPr>
                <w:rFonts w:ascii="Times New Roman" w:hAnsi="Times New Roman" w:cs="Times New Roman"/>
                <w:bCs/>
                <w:color w:val="000000"/>
                <w:sz w:val="18"/>
                <w:szCs w:val="18"/>
                <w:lang w:val="en-GB" w:eastAsia="en-US"/>
                <w:rPrChange w:id="2473" w:author="Valentina Ramaschiello (ESS)" w:date="2015-09-01T13:30:00Z">
                  <w:rPr>
                    <w:rFonts w:ascii="Times New Roman" w:hAnsi="Times New Roman" w:cs="Times New Roman"/>
                    <w:bCs/>
                    <w:color w:val="000000"/>
                    <w:sz w:val="24"/>
                    <w:szCs w:val="24"/>
                    <w:lang w:val="en-GB" w:eastAsia="en-US"/>
                  </w:rPr>
                </w:rPrChange>
              </w:rPr>
              <w:t>code</w:t>
            </w:r>
            <w:commentRangeEnd w:id="2472"/>
            <w:r w:rsidR="008116E9" w:rsidRPr="00AE25CA">
              <w:rPr>
                <w:rStyle w:val="CommentReference"/>
                <w:rFonts w:ascii="Times New Roman" w:hAnsi="Times New Roman" w:cs="Times New Roman"/>
                <w:sz w:val="18"/>
                <w:szCs w:val="18"/>
                <w:rPrChange w:id="2474" w:author="Valentina Ramaschiello (ESS)" w:date="2015-09-01T13:30:00Z">
                  <w:rPr>
                    <w:rStyle w:val="CommentReference"/>
                  </w:rPr>
                </w:rPrChange>
              </w:rPr>
              <w:commentReference w:id="2472"/>
            </w:r>
          </w:p>
        </w:tc>
        <w:tc>
          <w:tcPr>
            <w:tcW w:w="580" w:type="pct"/>
            <w:shd w:val="clear" w:color="auto" w:fill="auto"/>
            <w:noWrap/>
            <w:vAlign w:val="center"/>
            <w:hideMark/>
          </w:tcPr>
          <w:p w:rsidR="00EB7AF1" w:rsidRPr="00AE25CA" w:rsidRDefault="0069512C" w:rsidP="00AE25CA">
            <w:pPr>
              <w:keepNext/>
              <w:spacing w:after="0" w:line="240" w:lineRule="auto"/>
              <w:jc w:val="both"/>
              <w:rPr>
                <w:rFonts w:ascii="Times New Roman" w:hAnsi="Times New Roman" w:cs="Times New Roman"/>
                <w:bCs/>
                <w:color w:val="000000"/>
                <w:sz w:val="18"/>
                <w:szCs w:val="18"/>
                <w:lang w:val="en-GB" w:eastAsia="en-US"/>
                <w:rPrChange w:id="2475" w:author="Valentina Ramaschiello (ESS)" w:date="2015-09-01T13:30:00Z">
                  <w:rPr>
                    <w:rFonts w:ascii="Times New Roman" w:hAnsi="Times New Roman" w:cs="Times New Roman"/>
                    <w:bCs/>
                    <w:color w:val="000000"/>
                    <w:sz w:val="24"/>
                    <w:szCs w:val="24"/>
                    <w:lang w:val="en-GB" w:eastAsia="en-US"/>
                  </w:rPr>
                </w:rPrChange>
              </w:rPr>
              <w:pPrChange w:id="2476" w:author="Valentina Ramaschiello (ESS)" w:date="2015-09-01T13:30:00Z">
                <w:pPr>
                  <w:keepNext/>
                  <w:jc w:val="both"/>
                </w:pPr>
              </w:pPrChange>
            </w:pPr>
            <w:ins w:id="2477" w:author="Valentina Ramaschiello (ESS)" w:date="2015-09-01T13:43:00Z">
              <w:r>
                <w:rPr>
                  <w:rFonts w:ascii="Times New Roman" w:hAnsi="Times New Roman" w:cs="Times New Roman"/>
                  <w:sz w:val="18"/>
                  <w:szCs w:val="18"/>
                  <w:lang w:val="en-GB" w:eastAsia="en-GB"/>
                </w:rPr>
                <w:t>d</w:t>
              </w:r>
            </w:ins>
            <w:del w:id="2478" w:author="Valentina Ramaschiello (ESS)" w:date="2015-09-01T13:43:00Z">
              <w:r w:rsidR="008116E9" w:rsidRPr="00AE25CA" w:rsidDel="0069512C">
                <w:rPr>
                  <w:rFonts w:ascii="Times New Roman" w:hAnsi="Times New Roman" w:cs="Times New Roman"/>
                  <w:sz w:val="18"/>
                  <w:szCs w:val="18"/>
                  <w:lang w:val="en-GB" w:eastAsia="en-GB"/>
                  <w:rPrChange w:id="2479" w:author="Valentina Ramaschiello (ESS)" w:date="2015-09-01T13:30:00Z">
                    <w:rPr>
                      <w:rFonts w:ascii="Times New Roman" w:hAnsi="Times New Roman" w:cs="Times New Roman"/>
                      <w:sz w:val="24"/>
                      <w:szCs w:val="24"/>
                      <w:lang w:val="en-GB" w:eastAsia="en-GB"/>
                    </w:rPr>
                  </w:rPrChange>
                </w:rPr>
                <w:delText>D</w:delText>
              </w:r>
            </w:del>
            <w:r w:rsidR="00EB7AF1" w:rsidRPr="00AE25CA">
              <w:rPr>
                <w:rFonts w:ascii="Times New Roman" w:hAnsi="Times New Roman" w:cs="Times New Roman"/>
                <w:sz w:val="18"/>
                <w:szCs w:val="18"/>
                <w:lang w:val="en-GB" w:eastAsia="en-GB"/>
                <w:rPrChange w:id="2480" w:author="Valentina Ramaschiello (ESS)" w:date="2015-09-01T13:30:00Z">
                  <w:rPr>
                    <w:rFonts w:ascii="Times New Roman" w:hAnsi="Times New Roman" w:cs="Times New Roman"/>
                    <w:sz w:val="24"/>
                    <w:szCs w:val="24"/>
                    <w:lang w:val="en-GB" w:eastAsia="en-GB"/>
                  </w:rPr>
                </w:rPrChange>
              </w:rPr>
              <w:t>escriptor</w:t>
            </w:r>
          </w:p>
        </w:tc>
        <w:tc>
          <w:tcPr>
            <w:tcW w:w="926" w:type="pct"/>
            <w:shd w:val="clear" w:color="auto" w:fill="auto"/>
            <w:noWrap/>
            <w:vAlign w:val="center"/>
            <w:hideMark/>
          </w:tcPr>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81" w:author="Valentina Ramaschiello (ESS)" w:date="2015-09-01T13:30:00Z">
                  <w:rPr>
                    <w:rFonts w:ascii="Times New Roman" w:hAnsi="Times New Roman" w:cs="Times New Roman"/>
                    <w:bCs/>
                    <w:color w:val="000000"/>
                    <w:sz w:val="24"/>
                    <w:szCs w:val="24"/>
                    <w:lang w:val="en-GB" w:eastAsia="en-US"/>
                  </w:rPr>
                </w:rPrChange>
              </w:rPr>
              <w:pPrChange w:id="2482"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83" w:author="Valentina Ramaschiello (ESS)" w:date="2015-09-01T13:30:00Z">
                  <w:rPr>
                    <w:rFonts w:ascii="Times New Roman" w:hAnsi="Times New Roman" w:cs="Times New Roman"/>
                    <w:bCs/>
                    <w:color w:val="000000"/>
                    <w:sz w:val="24"/>
                    <w:szCs w:val="24"/>
                    <w:lang w:val="en-GB" w:eastAsia="en-US"/>
                  </w:rPr>
                </w:rPrChange>
              </w:rPr>
              <w:t>data (new format)</w:t>
            </w:r>
          </w:p>
          <w:p w:rsidR="00EB7AF1" w:rsidRPr="00AE25CA" w:rsidRDefault="00EB7AF1" w:rsidP="00AE25CA">
            <w:pPr>
              <w:keepNext/>
              <w:spacing w:after="0" w:line="240" w:lineRule="auto"/>
              <w:jc w:val="both"/>
              <w:rPr>
                <w:rFonts w:ascii="Times New Roman" w:hAnsi="Times New Roman" w:cs="Times New Roman"/>
                <w:bCs/>
                <w:color w:val="000000"/>
                <w:sz w:val="18"/>
                <w:szCs w:val="18"/>
                <w:lang w:val="en-GB" w:eastAsia="en-US"/>
                <w:rPrChange w:id="2484" w:author="Valentina Ramaschiello (ESS)" w:date="2015-09-01T13:30:00Z">
                  <w:rPr>
                    <w:rFonts w:ascii="Times New Roman" w:hAnsi="Times New Roman" w:cs="Times New Roman"/>
                    <w:bCs/>
                    <w:color w:val="000000"/>
                    <w:sz w:val="24"/>
                    <w:szCs w:val="24"/>
                    <w:lang w:val="en-GB" w:eastAsia="en-US"/>
                  </w:rPr>
                </w:rPrChange>
              </w:rPr>
              <w:pPrChange w:id="2485" w:author="Valentina Ramaschiello (ESS)" w:date="2015-09-01T13:30:00Z">
                <w:pPr>
                  <w:keepNext/>
                  <w:jc w:val="both"/>
                </w:pPr>
              </w:pPrChange>
            </w:pPr>
            <w:r w:rsidRPr="00AE25CA">
              <w:rPr>
                <w:rFonts w:ascii="Times New Roman" w:hAnsi="Times New Roman" w:cs="Times New Roman"/>
                <w:bCs/>
                <w:color w:val="000000"/>
                <w:sz w:val="18"/>
                <w:szCs w:val="18"/>
                <w:lang w:val="en-GB" w:eastAsia="en-US"/>
                <w:rPrChange w:id="2486" w:author="Valentina Ramaschiello (ESS)" w:date="2015-09-01T13:30:00Z">
                  <w:rPr>
                    <w:rFonts w:ascii="Times New Roman" w:hAnsi="Times New Roman" w:cs="Times New Roman"/>
                    <w:bCs/>
                    <w:color w:val="000000"/>
                    <w:sz w:val="24"/>
                    <w:szCs w:val="24"/>
                    <w:lang w:val="en-GB" w:eastAsia="en-US"/>
                  </w:rPr>
                </w:rPrChange>
              </w:rPr>
              <w:t>production quantity</w:t>
            </w:r>
          </w:p>
        </w:tc>
      </w:tr>
      <w:tr w:rsidR="00EB7AF1" w:rsidRPr="00AE25CA" w:rsidTr="005852F8">
        <w:trPr>
          <w:trHeight w:hRule="exact" w:val="451"/>
          <w:jc w:val="center"/>
        </w:trPr>
        <w:tc>
          <w:tcPr>
            <w:tcW w:w="669" w:type="pct"/>
            <w:vMerge w:val="restart"/>
            <w:noWrap/>
            <w:vAlign w:val="center"/>
            <w:hideMark/>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487" w:author="Valentina Ramaschiello (ESS)" w:date="2015-09-01T13:30:00Z">
                  <w:rPr>
                    <w:rFonts w:ascii="Times New Roman" w:hAnsi="Times New Roman" w:cs="Times New Roman"/>
                    <w:color w:val="000000"/>
                    <w:sz w:val="24"/>
                    <w:szCs w:val="24"/>
                    <w:lang w:val="en-GB" w:eastAsia="en-US"/>
                  </w:rPr>
                </w:rPrChange>
              </w:rPr>
              <w:pPrChange w:id="2488" w:author="Valentina Ramaschiello (ESS)" w:date="2015-09-01T13:30:00Z">
                <w:pPr>
                  <w:keepNext/>
                  <w:jc w:val="both"/>
                </w:pPr>
              </w:pPrChange>
            </w:pPr>
            <w:r w:rsidRPr="00AE25CA">
              <w:rPr>
                <w:rFonts w:ascii="Times New Roman" w:hAnsi="Times New Roman" w:cs="Times New Roman"/>
                <w:color w:val="000000"/>
                <w:sz w:val="18"/>
                <w:szCs w:val="18"/>
                <w:lang w:val="en-GB" w:eastAsia="en-US"/>
                <w:rPrChange w:id="2489" w:author="Valentina Ramaschiello (ESS)" w:date="2015-09-01T13:30:00Z">
                  <w:rPr>
                    <w:rFonts w:ascii="Times New Roman" w:hAnsi="Times New Roman" w:cs="Times New Roman"/>
                    <w:color w:val="000000"/>
                    <w:sz w:val="24"/>
                    <w:szCs w:val="24"/>
                    <w:lang w:val="en-GB" w:eastAsia="en-US"/>
                  </w:rPr>
                </w:rPrChange>
              </w:rPr>
              <w:t>0577</w:t>
            </w:r>
          </w:p>
        </w:tc>
        <w:tc>
          <w:tcPr>
            <w:tcW w:w="621" w:type="pct"/>
            <w:vMerge w:val="restart"/>
            <w:noWrap/>
            <w:vAlign w:val="center"/>
            <w:hideMark/>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490" w:author="Valentina Ramaschiello (ESS)" w:date="2015-09-01T13:30:00Z">
                  <w:rPr>
                    <w:rFonts w:ascii="Times New Roman" w:hAnsi="Times New Roman" w:cs="Times New Roman"/>
                    <w:color w:val="000000"/>
                    <w:sz w:val="24"/>
                    <w:szCs w:val="24"/>
                    <w:lang w:val="en-GB" w:eastAsia="en-US"/>
                  </w:rPr>
                </w:rPrChange>
              </w:rPr>
              <w:pPrChange w:id="2491" w:author="Valentina Ramaschiello (ESS)" w:date="2015-09-01T13:30:00Z">
                <w:pPr>
                  <w:keepNext/>
                  <w:jc w:val="both"/>
                </w:pPr>
              </w:pPrChange>
            </w:pPr>
            <w:r w:rsidRPr="00AE25CA">
              <w:rPr>
                <w:rFonts w:ascii="Times New Roman" w:hAnsi="Times New Roman" w:cs="Times New Roman"/>
                <w:color w:val="000000"/>
                <w:sz w:val="18"/>
                <w:szCs w:val="18"/>
                <w:lang w:val="en-GB" w:eastAsia="en-US"/>
                <w:rPrChange w:id="2492" w:author="Valentina Ramaschiello (ESS)" w:date="2015-09-01T13:30:00Z">
                  <w:rPr>
                    <w:rFonts w:ascii="Times New Roman" w:hAnsi="Times New Roman" w:cs="Times New Roman"/>
                    <w:color w:val="000000"/>
                    <w:sz w:val="24"/>
                    <w:szCs w:val="24"/>
                    <w:lang w:val="en-GB" w:eastAsia="en-US"/>
                  </w:rPr>
                </w:rPrChange>
              </w:rPr>
              <w:t>dates (fresh+dried)</w:t>
            </w:r>
          </w:p>
        </w:tc>
        <w:tc>
          <w:tcPr>
            <w:tcW w:w="977" w:type="pct"/>
            <w:vMerge w:val="restart"/>
            <w:noWrap/>
            <w:vAlign w:val="center"/>
            <w:hideMark/>
          </w:tcPr>
          <w:p w:rsidR="00EB7AF1" w:rsidRPr="00AE25CA" w:rsidRDefault="00EB7AF1" w:rsidP="00AE25CA">
            <w:pPr>
              <w:keepNext/>
              <w:spacing w:after="0" w:line="240" w:lineRule="auto"/>
              <w:jc w:val="both"/>
              <w:rPr>
                <w:rFonts w:ascii="Times New Roman" w:hAnsi="Times New Roman" w:cs="Times New Roman"/>
                <w:b/>
                <w:sz w:val="18"/>
                <w:szCs w:val="18"/>
                <w:lang w:val="en-GB" w:eastAsia="en-US"/>
                <w:rPrChange w:id="2493" w:author="Valentina Ramaschiello (ESS)" w:date="2015-09-01T13:30:00Z">
                  <w:rPr>
                    <w:rFonts w:ascii="Times New Roman" w:hAnsi="Times New Roman" w:cs="Times New Roman"/>
                    <w:b/>
                    <w:sz w:val="24"/>
                    <w:szCs w:val="24"/>
                    <w:lang w:val="en-GB" w:eastAsia="en-US"/>
                  </w:rPr>
                </w:rPrChange>
              </w:rPr>
              <w:pPrChange w:id="2494" w:author="Valentina Ramaschiello (ESS)" w:date="2015-09-01T13:30:00Z">
                <w:pPr>
                  <w:keepNext/>
                  <w:jc w:val="both"/>
                </w:pPr>
              </w:pPrChange>
            </w:pPr>
            <w:r w:rsidRPr="00AE25CA">
              <w:rPr>
                <w:rFonts w:ascii="Times New Roman" w:hAnsi="Times New Roman" w:cs="Times New Roman"/>
                <w:b/>
                <w:sz w:val="18"/>
                <w:szCs w:val="18"/>
                <w:lang w:val="en-GB" w:eastAsia="en-US"/>
                <w:rPrChange w:id="2495" w:author="Valentina Ramaschiello (ESS)" w:date="2015-09-01T13:30:00Z">
                  <w:rPr>
                    <w:rFonts w:ascii="Times New Roman" w:hAnsi="Times New Roman" w:cs="Times New Roman"/>
                    <w:b/>
                    <w:sz w:val="24"/>
                    <w:szCs w:val="24"/>
                    <w:lang w:val="en-GB" w:eastAsia="en-US"/>
                  </w:rPr>
                </w:rPrChange>
              </w:rPr>
              <w:t>724 894 tonnes</w:t>
            </w:r>
          </w:p>
        </w:tc>
        <w:tc>
          <w:tcPr>
            <w:tcW w:w="579" w:type="pct"/>
            <w:vAlign w:val="center"/>
          </w:tcPr>
          <w:p w:rsidR="00EB7AF1" w:rsidRPr="00AE25CA" w:rsidRDefault="00EB7AF1" w:rsidP="00AE25CA">
            <w:pPr>
              <w:keepNext/>
              <w:spacing w:after="0" w:line="240" w:lineRule="auto"/>
              <w:jc w:val="both"/>
              <w:rPr>
                <w:rFonts w:ascii="Times New Roman" w:hAnsi="Times New Roman" w:cs="Times New Roman"/>
                <w:b/>
                <w:color w:val="0000FF"/>
                <w:sz w:val="18"/>
                <w:szCs w:val="18"/>
                <w:lang w:val="en-GB" w:eastAsia="en-US"/>
                <w:rPrChange w:id="2496" w:author="Valentina Ramaschiello (ESS)" w:date="2015-09-01T13:30:00Z">
                  <w:rPr>
                    <w:rFonts w:ascii="Times New Roman" w:hAnsi="Times New Roman" w:cs="Times New Roman"/>
                    <w:b/>
                    <w:color w:val="0000FF"/>
                    <w:sz w:val="24"/>
                    <w:szCs w:val="24"/>
                    <w:lang w:val="en-GB" w:eastAsia="en-US"/>
                  </w:rPr>
                </w:rPrChange>
              </w:rPr>
              <w:pPrChange w:id="2497" w:author="Valentina Ramaschiello (ESS)" w:date="2015-09-01T13:30:00Z">
                <w:pPr>
                  <w:keepNext/>
                  <w:jc w:val="both"/>
                </w:pPr>
              </w:pPrChange>
            </w:pPr>
            <w:r w:rsidRPr="00AE25CA">
              <w:rPr>
                <w:rFonts w:ascii="Times New Roman" w:hAnsi="Times New Roman" w:cs="Times New Roman"/>
                <w:b/>
                <w:color w:val="0000FF"/>
                <w:sz w:val="18"/>
                <w:szCs w:val="18"/>
                <w:lang w:val="en-GB" w:eastAsia="en-US"/>
                <w:rPrChange w:id="2498" w:author="Valentina Ramaschiello (ESS)" w:date="2015-09-01T13:30:00Z">
                  <w:rPr>
                    <w:rFonts w:ascii="Times New Roman" w:hAnsi="Times New Roman" w:cs="Times New Roman"/>
                    <w:b/>
                    <w:color w:val="0000FF"/>
                    <w:sz w:val="24"/>
                    <w:szCs w:val="24"/>
                    <w:lang w:val="en-GB" w:eastAsia="en-US"/>
                  </w:rPr>
                </w:rPrChange>
              </w:rPr>
              <w:t>1</w:t>
            </w:r>
          </w:p>
        </w:tc>
        <w:tc>
          <w:tcPr>
            <w:tcW w:w="647" w:type="pct"/>
            <w:noWrap/>
            <w:vAlign w:val="center"/>
            <w:hideMark/>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499" w:author="Valentina Ramaschiello (ESS)" w:date="2015-09-01T13:30:00Z">
                  <w:rPr>
                    <w:rFonts w:ascii="Times New Roman" w:hAnsi="Times New Roman" w:cs="Times New Roman"/>
                    <w:color w:val="000000"/>
                    <w:sz w:val="24"/>
                    <w:szCs w:val="24"/>
                    <w:lang w:val="en-GB" w:eastAsia="en-US"/>
                  </w:rPr>
                </w:rPrChange>
              </w:rPr>
              <w:pPrChange w:id="2500" w:author="Valentina Ramaschiello (ESS)" w:date="2015-09-01T13:30:00Z">
                <w:pPr>
                  <w:keepNext/>
                  <w:jc w:val="both"/>
                </w:pPr>
              </w:pPrChange>
            </w:pPr>
            <w:r w:rsidRPr="00AE25CA">
              <w:rPr>
                <w:rFonts w:ascii="Times New Roman" w:hAnsi="Times New Roman" w:cs="Times New Roman"/>
                <w:color w:val="000000"/>
                <w:sz w:val="18"/>
                <w:szCs w:val="18"/>
                <w:lang w:val="en-GB" w:eastAsia="en-US"/>
                <w:rPrChange w:id="2501" w:author="Valentina Ramaschiello (ESS)" w:date="2015-09-01T13:30:00Z">
                  <w:rPr>
                    <w:rFonts w:ascii="Times New Roman" w:hAnsi="Times New Roman" w:cs="Times New Roman"/>
                    <w:color w:val="000000"/>
                    <w:sz w:val="24"/>
                    <w:szCs w:val="24"/>
                    <w:lang w:val="en-GB" w:eastAsia="en-US"/>
                  </w:rPr>
                </w:rPrChange>
              </w:rPr>
              <w:t>01314 (agriculture)</w:t>
            </w:r>
          </w:p>
        </w:tc>
        <w:tc>
          <w:tcPr>
            <w:tcW w:w="580" w:type="pct"/>
            <w:noWrap/>
            <w:vAlign w:val="center"/>
            <w:hideMark/>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502" w:author="Valentina Ramaschiello (ESS)" w:date="2015-09-01T13:30:00Z">
                  <w:rPr>
                    <w:rFonts w:ascii="Times New Roman" w:hAnsi="Times New Roman" w:cs="Times New Roman"/>
                    <w:color w:val="000000"/>
                    <w:sz w:val="24"/>
                    <w:szCs w:val="24"/>
                    <w:lang w:val="en-GB" w:eastAsia="en-US"/>
                  </w:rPr>
                </w:rPrChange>
              </w:rPr>
              <w:pPrChange w:id="2503" w:author="Valentina Ramaschiello (ESS)" w:date="2015-09-01T13:30:00Z">
                <w:pPr>
                  <w:keepNext/>
                  <w:jc w:val="both"/>
                </w:pPr>
              </w:pPrChange>
            </w:pPr>
            <w:r w:rsidRPr="00AE25CA">
              <w:rPr>
                <w:rFonts w:ascii="Times New Roman" w:hAnsi="Times New Roman" w:cs="Times New Roman"/>
                <w:color w:val="000000"/>
                <w:sz w:val="18"/>
                <w:szCs w:val="18"/>
                <w:lang w:val="en-GB" w:eastAsia="en-US"/>
                <w:rPrChange w:id="2504" w:author="Valentina Ramaschiello (ESS)" w:date="2015-09-01T13:30:00Z">
                  <w:rPr>
                    <w:rFonts w:ascii="Times New Roman" w:hAnsi="Times New Roman" w:cs="Times New Roman"/>
                    <w:color w:val="000000"/>
                    <w:sz w:val="24"/>
                    <w:szCs w:val="24"/>
                    <w:lang w:val="en-GB" w:eastAsia="en-US"/>
                  </w:rPr>
                </w:rPrChange>
              </w:rPr>
              <w:t>dates, fresh</w:t>
            </w:r>
          </w:p>
        </w:tc>
        <w:tc>
          <w:tcPr>
            <w:tcW w:w="926" w:type="pct"/>
            <w:noWrap/>
            <w:vAlign w:val="center"/>
          </w:tcPr>
          <w:p w:rsidR="00EB7AF1" w:rsidRPr="00AE25CA" w:rsidRDefault="00EB7AF1" w:rsidP="00AE25CA">
            <w:pPr>
              <w:keepNext/>
              <w:spacing w:after="0" w:line="240" w:lineRule="auto"/>
              <w:jc w:val="both"/>
              <w:rPr>
                <w:rFonts w:ascii="Times New Roman" w:hAnsi="Times New Roman" w:cs="Times New Roman"/>
                <w:b/>
                <w:sz w:val="18"/>
                <w:szCs w:val="18"/>
                <w:lang w:val="en-GB" w:eastAsia="en-US"/>
                <w:rPrChange w:id="2505" w:author="Valentina Ramaschiello (ESS)" w:date="2015-09-01T13:30:00Z">
                  <w:rPr>
                    <w:rFonts w:ascii="Times New Roman" w:hAnsi="Times New Roman" w:cs="Times New Roman"/>
                    <w:b/>
                    <w:sz w:val="24"/>
                    <w:szCs w:val="24"/>
                    <w:lang w:val="en-GB" w:eastAsia="en-US"/>
                  </w:rPr>
                </w:rPrChange>
              </w:rPr>
              <w:pPrChange w:id="2506" w:author="Valentina Ramaschiello (ESS)" w:date="2015-09-01T13:30:00Z">
                <w:pPr>
                  <w:keepNext/>
                  <w:jc w:val="both"/>
                </w:pPr>
              </w:pPrChange>
            </w:pPr>
            <w:r w:rsidRPr="00AE25CA">
              <w:rPr>
                <w:rFonts w:ascii="Times New Roman" w:hAnsi="Times New Roman" w:cs="Times New Roman"/>
                <w:b/>
                <w:sz w:val="18"/>
                <w:szCs w:val="18"/>
                <w:lang w:val="en-GB" w:eastAsia="en-US"/>
                <w:rPrChange w:id="2507" w:author="Valentina Ramaschiello (ESS)" w:date="2015-09-01T13:30:00Z">
                  <w:rPr>
                    <w:rFonts w:ascii="Times New Roman" w:hAnsi="Times New Roman" w:cs="Times New Roman"/>
                    <w:b/>
                    <w:sz w:val="24"/>
                    <w:szCs w:val="24"/>
                    <w:lang w:val="en-GB" w:eastAsia="en-US"/>
                  </w:rPr>
                </w:rPrChange>
              </w:rPr>
              <w:t>724 894 tonnes</w:t>
            </w:r>
          </w:p>
        </w:tc>
      </w:tr>
      <w:tr w:rsidR="00EB7AF1" w:rsidRPr="00AE25CA" w:rsidTr="005852F8">
        <w:trPr>
          <w:trHeight w:hRule="exact" w:val="571"/>
          <w:jc w:val="center"/>
        </w:trPr>
        <w:tc>
          <w:tcPr>
            <w:tcW w:w="669" w:type="pct"/>
            <w:vMerge/>
            <w:noWrap/>
            <w:vAlign w:val="center"/>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508" w:author="Valentina Ramaschiello (ESS)" w:date="2015-09-01T13:30:00Z">
                  <w:rPr>
                    <w:rFonts w:ascii="Times New Roman" w:hAnsi="Times New Roman" w:cs="Times New Roman"/>
                    <w:color w:val="000000"/>
                    <w:sz w:val="24"/>
                    <w:szCs w:val="24"/>
                    <w:lang w:val="en-GB" w:eastAsia="en-US"/>
                  </w:rPr>
                </w:rPrChange>
              </w:rPr>
              <w:pPrChange w:id="2509" w:author="Valentina Ramaschiello (ESS)" w:date="2015-09-01T13:30:00Z">
                <w:pPr>
                  <w:keepNext/>
                  <w:jc w:val="both"/>
                </w:pPr>
              </w:pPrChange>
            </w:pPr>
          </w:p>
        </w:tc>
        <w:tc>
          <w:tcPr>
            <w:tcW w:w="621" w:type="pct"/>
            <w:vMerge/>
            <w:noWrap/>
            <w:vAlign w:val="center"/>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510" w:author="Valentina Ramaschiello (ESS)" w:date="2015-09-01T13:30:00Z">
                  <w:rPr>
                    <w:rFonts w:ascii="Times New Roman" w:hAnsi="Times New Roman" w:cs="Times New Roman"/>
                    <w:color w:val="000000"/>
                    <w:sz w:val="24"/>
                    <w:szCs w:val="24"/>
                    <w:lang w:val="en-GB" w:eastAsia="en-US"/>
                  </w:rPr>
                </w:rPrChange>
              </w:rPr>
              <w:pPrChange w:id="2511" w:author="Valentina Ramaschiello (ESS)" w:date="2015-09-01T13:30:00Z">
                <w:pPr>
                  <w:keepNext/>
                  <w:jc w:val="both"/>
                </w:pPr>
              </w:pPrChange>
            </w:pPr>
          </w:p>
        </w:tc>
        <w:tc>
          <w:tcPr>
            <w:tcW w:w="977" w:type="pct"/>
            <w:vMerge/>
            <w:noWrap/>
            <w:vAlign w:val="center"/>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512" w:author="Valentina Ramaschiello (ESS)" w:date="2015-09-01T13:30:00Z">
                  <w:rPr>
                    <w:rFonts w:ascii="Times New Roman" w:hAnsi="Times New Roman" w:cs="Times New Roman"/>
                    <w:color w:val="000000"/>
                    <w:sz w:val="24"/>
                    <w:szCs w:val="24"/>
                    <w:lang w:val="en-GB" w:eastAsia="en-US"/>
                  </w:rPr>
                </w:rPrChange>
              </w:rPr>
              <w:pPrChange w:id="2513" w:author="Valentina Ramaschiello (ESS)" w:date="2015-09-01T13:30:00Z">
                <w:pPr>
                  <w:keepNext/>
                  <w:jc w:val="both"/>
                </w:pPr>
              </w:pPrChange>
            </w:pPr>
          </w:p>
        </w:tc>
        <w:tc>
          <w:tcPr>
            <w:tcW w:w="579" w:type="pct"/>
            <w:vAlign w:val="center"/>
          </w:tcPr>
          <w:p w:rsidR="00EB7AF1" w:rsidRPr="00AE25CA" w:rsidRDefault="00EB7AF1" w:rsidP="00AE25CA">
            <w:pPr>
              <w:keepNext/>
              <w:spacing w:after="0" w:line="240" w:lineRule="auto"/>
              <w:jc w:val="both"/>
              <w:rPr>
                <w:rFonts w:ascii="Times New Roman" w:hAnsi="Times New Roman" w:cs="Times New Roman"/>
                <w:b/>
                <w:color w:val="FF0000"/>
                <w:sz w:val="18"/>
                <w:szCs w:val="18"/>
                <w:lang w:val="en-GB" w:eastAsia="en-US"/>
                <w:rPrChange w:id="2514" w:author="Valentina Ramaschiello (ESS)" w:date="2015-09-01T13:30:00Z">
                  <w:rPr>
                    <w:rFonts w:ascii="Times New Roman" w:hAnsi="Times New Roman" w:cs="Times New Roman"/>
                    <w:b/>
                    <w:color w:val="FF0000"/>
                    <w:sz w:val="24"/>
                    <w:szCs w:val="24"/>
                    <w:lang w:val="en-GB" w:eastAsia="en-US"/>
                  </w:rPr>
                </w:rPrChange>
              </w:rPr>
              <w:pPrChange w:id="2515" w:author="Valentina Ramaschiello (ESS)" w:date="2015-09-01T13:30:00Z">
                <w:pPr>
                  <w:keepNext/>
                  <w:jc w:val="both"/>
                </w:pPr>
              </w:pPrChange>
            </w:pPr>
            <w:r w:rsidRPr="00AE25CA">
              <w:rPr>
                <w:rFonts w:ascii="Times New Roman" w:hAnsi="Times New Roman" w:cs="Times New Roman"/>
                <w:b/>
                <w:color w:val="FF0000"/>
                <w:sz w:val="18"/>
                <w:szCs w:val="18"/>
                <w:lang w:val="en-GB" w:eastAsia="en-US"/>
                <w:rPrChange w:id="2516" w:author="Valentina Ramaschiello (ESS)" w:date="2015-09-01T13:30:00Z">
                  <w:rPr>
                    <w:rFonts w:ascii="Times New Roman" w:hAnsi="Times New Roman" w:cs="Times New Roman"/>
                    <w:b/>
                    <w:color w:val="FF0000"/>
                    <w:sz w:val="24"/>
                    <w:szCs w:val="24"/>
                    <w:lang w:val="en-GB" w:eastAsia="en-US"/>
                  </w:rPr>
                </w:rPrChange>
              </w:rPr>
              <w:t>0</w:t>
            </w:r>
          </w:p>
        </w:tc>
        <w:tc>
          <w:tcPr>
            <w:tcW w:w="647" w:type="pct"/>
            <w:noWrap/>
            <w:vAlign w:val="center"/>
          </w:tcPr>
          <w:p w:rsidR="00EB7AF1" w:rsidRPr="00AE25CA" w:rsidRDefault="00EB7AF1" w:rsidP="00AE25CA">
            <w:pPr>
              <w:keepNext/>
              <w:spacing w:after="0" w:line="240" w:lineRule="auto"/>
              <w:jc w:val="both"/>
              <w:rPr>
                <w:rFonts w:ascii="Times New Roman" w:hAnsi="Times New Roman" w:cs="Times New Roman"/>
                <w:sz w:val="18"/>
                <w:szCs w:val="18"/>
                <w:lang w:val="en-GB" w:eastAsia="en-US"/>
                <w:rPrChange w:id="2517" w:author="Valentina Ramaschiello (ESS)" w:date="2015-09-01T13:30:00Z">
                  <w:rPr>
                    <w:rFonts w:ascii="Times New Roman" w:hAnsi="Times New Roman" w:cs="Times New Roman"/>
                    <w:sz w:val="24"/>
                    <w:szCs w:val="24"/>
                    <w:lang w:val="en-GB" w:eastAsia="en-US"/>
                  </w:rPr>
                </w:rPrChange>
              </w:rPr>
              <w:pPrChange w:id="2518" w:author="Valentina Ramaschiello (ESS)" w:date="2015-09-01T13:30:00Z">
                <w:pPr>
                  <w:keepNext/>
                  <w:jc w:val="both"/>
                </w:pPr>
              </w:pPrChange>
            </w:pPr>
            <w:r w:rsidRPr="00AE25CA">
              <w:rPr>
                <w:rFonts w:ascii="Times New Roman" w:hAnsi="Times New Roman" w:cs="Times New Roman"/>
                <w:sz w:val="18"/>
                <w:szCs w:val="18"/>
                <w:lang w:val="en-GB" w:eastAsia="en-US"/>
                <w:rPrChange w:id="2519" w:author="Valentina Ramaschiello (ESS)" w:date="2015-09-01T13:30:00Z">
                  <w:rPr>
                    <w:rFonts w:ascii="Times New Roman" w:hAnsi="Times New Roman" w:cs="Times New Roman"/>
                    <w:sz w:val="24"/>
                    <w:szCs w:val="24"/>
                    <w:lang w:val="en-GB" w:eastAsia="en-US"/>
                  </w:rPr>
                </w:rPrChange>
              </w:rPr>
              <w:t>214190.03 (industrial)</w:t>
            </w:r>
          </w:p>
        </w:tc>
        <w:tc>
          <w:tcPr>
            <w:tcW w:w="580" w:type="pct"/>
            <w:noWrap/>
            <w:vAlign w:val="center"/>
          </w:tcPr>
          <w:p w:rsidR="00EB7AF1" w:rsidRPr="00AE25CA" w:rsidRDefault="00EB7AF1" w:rsidP="00AE25CA">
            <w:pPr>
              <w:keepNext/>
              <w:spacing w:after="0" w:line="240" w:lineRule="auto"/>
              <w:jc w:val="both"/>
              <w:rPr>
                <w:rFonts w:ascii="Times New Roman" w:hAnsi="Times New Roman" w:cs="Times New Roman"/>
                <w:color w:val="000000"/>
                <w:sz w:val="18"/>
                <w:szCs w:val="18"/>
                <w:lang w:val="en-GB" w:eastAsia="en-US"/>
                <w:rPrChange w:id="2520" w:author="Valentina Ramaschiello (ESS)" w:date="2015-09-01T13:30:00Z">
                  <w:rPr>
                    <w:rFonts w:ascii="Times New Roman" w:hAnsi="Times New Roman" w:cs="Times New Roman"/>
                    <w:color w:val="000000"/>
                    <w:sz w:val="24"/>
                    <w:szCs w:val="24"/>
                    <w:lang w:val="en-GB" w:eastAsia="en-US"/>
                  </w:rPr>
                </w:rPrChange>
              </w:rPr>
              <w:pPrChange w:id="2521" w:author="Valentina Ramaschiello (ESS)" w:date="2015-09-01T13:30:00Z">
                <w:pPr>
                  <w:keepNext/>
                  <w:jc w:val="both"/>
                </w:pPr>
              </w:pPrChange>
            </w:pPr>
            <w:r w:rsidRPr="00AE25CA">
              <w:rPr>
                <w:rFonts w:ascii="Times New Roman" w:hAnsi="Times New Roman" w:cs="Times New Roman"/>
                <w:color w:val="000000"/>
                <w:sz w:val="18"/>
                <w:szCs w:val="18"/>
                <w:lang w:val="en-GB" w:eastAsia="en-US"/>
                <w:rPrChange w:id="2522" w:author="Valentina Ramaschiello (ESS)" w:date="2015-09-01T13:30:00Z">
                  <w:rPr>
                    <w:rFonts w:ascii="Times New Roman" w:hAnsi="Times New Roman" w:cs="Times New Roman"/>
                    <w:color w:val="000000"/>
                    <w:sz w:val="24"/>
                    <w:szCs w:val="24"/>
                    <w:lang w:val="en-GB" w:eastAsia="en-US"/>
                  </w:rPr>
                </w:rPrChange>
              </w:rPr>
              <w:t>dates, dried</w:t>
            </w:r>
          </w:p>
        </w:tc>
        <w:tc>
          <w:tcPr>
            <w:tcW w:w="926" w:type="pct"/>
            <w:noWrap/>
            <w:vAlign w:val="center"/>
          </w:tcPr>
          <w:p w:rsidR="00EB7AF1" w:rsidRPr="00AE25CA" w:rsidRDefault="00EB7AF1" w:rsidP="00AE25CA">
            <w:pPr>
              <w:keepNext/>
              <w:spacing w:after="0" w:line="240" w:lineRule="auto"/>
              <w:jc w:val="both"/>
              <w:rPr>
                <w:rFonts w:ascii="Times New Roman" w:hAnsi="Times New Roman" w:cs="Times New Roman"/>
                <w:b/>
                <w:color w:val="FF0000"/>
                <w:sz w:val="18"/>
                <w:szCs w:val="18"/>
                <w:lang w:val="en-GB" w:eastAsia="en-US"/>
                <w:rPrChange w:id="2523" w:author="Valentina Ramaschiello (ESS)" w:date="2015-09-01T13:30:00Z">
                  <w:rPr>
                    <w:rFonts w:ascii="Times New Roman" w:hAnsi="Times New Roman" w:cs="Times New Roman"/>
                    <w:b/>
                    <w:color w:val="FF0000"/>
                    <w:sz w:val="24"/>
                    <w:szCs w:val="24"/>
                    <w:lang w:val="en-GB" w:eastAsia="en-US"/>
                  </w:rPr>
                </w:rPrChange>
              </w:rPr>
              <w:pPrChange w:id="2524" w:author="Valentina Ramaschiello (ESS)" w:date="2015-09-01T13:30:00Z">
                <w:pPr>
                  <w:keepNext/>
                  <w:jc w:val="both"/>
                </w:pPr>
              </w:pPrChange>
            </w:pPr>
            <w:r w:rsidRPr="00AE25CA">
              <w:rPr>
                <w:rFonts w:ascii="Times New Roman" w:hAnsi="Times New Roman" w:cs="Times New Roman"/>
                <w:b/>
                <w:color w:val="FF0000"/>
                <w:sz w:val="18"/>
                <w:szCs w:val="18"/>
                <w:lang w:val="en-GB" w:eastAsia="en-US"/>
                <w:rPrChange w:id="2525" w:author="Valentina Ramaschiello (ESS)" w:date="2015-09-01T13:30:00Z">
                  <w:rPr>
                    <w:rFonts w:ascii="Times New Roman" w:hAnsi="Times New Roman" w:cs="Times New Roman"/>
                    <w:b/>
                    <w:color w:val="FF0000"/>
                    <w:sz w:val="24"/>
                    <w:szCs w:val="24"/>
                    <w:lang w:val="en-GB" w:eastAsia="en-US"/>
                  </w:rPr>
                </w:rPrChange>
              </w:rPr>
              <w:t>0</w:t>
            </w:r>
          </w:p>
        </w:tc>
      </w:tr>
    </w:tbl>
    <w:p w:rsidR="00EB7AF1" w:rsidRPr="00AE25CA" w:rsidRDefault="00EB7AF1" w:rsidP="00EB7AF1">
      <w:pPr>
        <w:keepNext/>
        <w:spacing w:after="120" w:line="280" w:lineRule="exact"/>
        <w:jc w:val="both"/>
        <w:rPr>
          <w:rFonts w:ascii="Times New Roman" w:hAnsi="Times New Roman" w:cs="Times New Roman"/>
          <w:i/>
          <w:szCs w:val="24"/>
          <w:lang w:val="en-GB" w:eastAsia="en-GB"/>
          <w:rPrChange w:id="2526" w:author="Valentina Ramaschiello (ESS)" w:date="2015-09-01T13:30:00Z">
            <w:rPr>
              <w:rFonts w:ascii="Times New Roman" w:hAnsi="Times New Roman" w:cs="Times New Roman"/>
              <w:i/>
              <w:sz w:val="24"/>
              <w:szCs w:val="24"/>
              <w:lang w:val="en-GB" w:eastAsia="en-GB"/>
            </w:rPr>
          </w:rPrChange>
        </w:rPr>
      </w:pPr>
      <w:r w:rsidRPr="00AE25CA">
        <w:rPr>
          <w:rFonts w:ascii="Times New Roman" w:hAnsi="Times New Roman" w:cs="Times New Roman"/>
          <w:i/>
          <w:szCs w:val="24"/>
          <w:lang w:val="en-GB" w:eastAsia="en-GB"/>
          <w:rPrChange w:id="2527" w:author="Valentina Ramaschiello (ESS)" w:date="2015-09-01T13:30:00Z">
            <w:rPr>
              <w:rFonts w:ascii="Times New Roman" w:hAnsi="Times New Roman" w:cs="Times New Roman"/>
              <w:i/>
              <w:sz w:val="24"/>
              <w:szCs w:val="24"/>
              <w:lang w:val="en-GB" w:eastAsia="en-GB"/>
            </w:rPr>
          </w:rPrChange>
        </w:rPr>
        <w:t>Data refer to the production of dates in Algeria,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41048F" w:rsidRDefault="00EB7AF1" w:rsidP="00EB7AF1">
      <w:pPr>
        <w:spacing w:after="120"/>
        <w:jc w:val="both"/>
        <w:rPr>
          <w:rFonts w:ascii="Times New Roman" w:hAnsi="Times New Roman" w:cs="Times New Roman"/>
          <w:lang w:val="en-GB" w:eastAsia="en-GB"/>
          <w:rPrChange w:id="2528" w:author="Valentina Ramaschiello (ESS)" w:date="2015-09-01T13:32:00Z">
            <w:rPr>
              <w:rFonts w:ascii="Times New Roman" w:hAnsi="Times New Roman" w:cs="Times New Roman"/>
              <w:sz w:val="24"/>
              <w:szCs w:val="24"/>
              <w:lang w:val="en-GB" w:eastAsia="en-GB"/>
            </w:rPr>
          </w:rPrChange>
        </w:rPr>
      </w:pPr>
      <w:r w:rsidRPr="0041048F">
        <w:rPr>
          <w:rFonts w:ascii="Times New Roman" w:hAnsi="Times New Roman" w:cs="Times New Roman"/>
          <w:lang w:val="en-GB" w:eastAsia="en-GB"/>
          <w:rPrChange w:id="2529" w:author="Valentina Ramaschiello (ESS)" w:date="2015-09-01T13:32:00Z">
            <w:rPr>
              <w:rFonts w:ascii="Times New Roman" w:hAnsi="Times New Roman" w:cs="Times New Roman"/>
              <w:sz w:val="24"/>
              <w:szCs w:val="24"/>
              <w:lang w:val="en-GB" w:eastAsia="en-GB"/>
            </w:rPr>
          </w:rPrChange>
        </w:rPr>
        <w:t xml:space="preserve">In </w:t>
      </w:r>
      <w:r w:rsidRPr="0041048F">
        <w:rPr>
          <w:rFonts w:ascii="Times New Roman" w:hAnsi="Times New Roman" w:cs="Times New Roman"/>
          <w:b/>
          <w:lang w:val="en-GB" w:eastAsia="en-GB"/>
          <w:rPrChange w:id="2530" w:author="Valentina Ramaschiello (ESS)" w:date="2015-09-01T13:32:00Z">
            <w:rPr>
              <w:rFonts w:ascii="Times New Roman" w:hAnsi="Times New Roman" w:cs="Times New Roman"/>
              <w:b/>
              <w:sz w:val="24"/>
              <w:szCs w:val="24"/>
              <w:lang w:val="en-GB" w:eastAsia="en-GB"/>
            </w:rPr>
          </w:rPrChange>
        </w:rPr>
        <w:t>many-to-many</w:t>
      </w:r>
      <w:r w:rsidRPr="0041048F">
        <w:rPr>
          <w:rFonts w:ascii="Times New Roman" w:hAnsi="Times New Roman" w:cs="Times New Roman"/>
          <w:lang w:val="en-GB" w:eastAsia="en-GB"/>
          <w:rPrChange w:id="2531" w:author="Valentina Ramaschiello (ESS)" w:date="2015-09-01T13:32:00Z">
            <w:rPr>
              <w:rFonts w:ascii="Times New Roman" w:hAnsi="Times New Roman" w:cs="Times New Roman"/>
              <w:sz w:val="24"/>
              <w:szCs w:val="24"/>
              <w:lang w:val="en-GB" w:eastAsia="en-GB"/>
            </w:rPr>
          </w:rPrChange>
        </w:rPr>
        <w:t xml:space="preserve"> cases, which represent a minority of cases in the FCL-CPC correlations, CPC is modified and aligned to FCL.</w:t>
      </w:r>
    </w:p>
    <w:p w:rsidR="00EB7AF1" w:rsidRPr="0041048F" w:rsidRDefault="00EB7AF1" w:rsidP="00EB7AF1">
      <w:pPr>
        <w:spacing w:after="120"/>
        <w:jc w:val="both"/>
        <w:rPr>
          <w:rFonts w:ascii="Times New Roman" w:hAnsi="Times New Roman" w:cs="Times New Roman"/>
          <w:lang w:val="en-GB" w:eastAsia="en-GB"/>
          <w:rPrChange w:id="2532" w:author="Valentina Ramaschiello (ESS)" w:date="2015-09-01T13:32:00Z">
            <w:rPr>
              <w:rFonts w:ascii="Times New Roman" w:hAnsi="Times New Roman" w:cs="Times New Roman"/>
              <w:sz w:val="24"/>
              <w:szCs w:val="24"/>
              <w:lang w:val="en-GB" w:eastAsia="en-GB"/>
            </w:rPr>
          </w:rPrChange>
        </w:rPr>
      </w:pPr>
      <w:r w:rsidRPr="0041048F">
        <w:rPr>
          <w:rFonts w:ascii="Times New Roman" w:hAnsi="Times New Roman" w:cs="Times New Roman"/>
          <w:lang w:val="en-GB" w:eastAsia="en-GB"/>
          <w:rPrChange w:id="2533" w:author="Valentina Ramaschiello (ESS)" w:date="2015-09-01T13:32:00Z">
            <w:rPr>
              <w:rFonts w:ascii="Times New Roman" w:hAnsi="Times New Roman" w:cs="Times New Roman"/>
              <w:sz w:val="24"/>
              <w:szCs w:val="24"/>
              <w:lang w:val="en-GB" w:eastAsia="en-GB"/>
            </w:rPr>
          </w:rPrChange>
        </w:rPr>
        <w:lastRenderedPageBreak/>
        <w:t xml:space="preserve">In </w:t>
      </w:r>
      <w:r w:rsidRPr="0041048F">
        <w:rPr>
          <w:rFonts w:ascii="Times New Roman" w:hAnsi="Times New Roman" w:cs="Times New Roman"/>
          <w:highlight w:val="lightGray"/>
          <w:lang w:val="en-GB" w:eastAsia="en-GB"/>
          <w:rPrChange w:id="2534" w:author="Valentina Ramaschiello (ESS)" w:date="2015-09-01T13:32:00Z">
            <w:rPr>
              <w:rFonts w:ascii="Times New Roman" w:hAnsi="Times New Roman" w:cs="Times New Roman"/>
              <w:sz w:val="24"/>
              <w:szCs w:val="24"/>
              <w:highlight w:val="lightGray"/>
              <w:lang w:val="en-GB" w:eastAsia="en-GB"/>
            </w:rPr>
          </w:rPrChange>
        </w:rPr>
        <w:t>Example 5</w:t>
      </w:r>
      <w:r w:rsidRPr="0041048F">
        <w:rPr>
          <w:rFonts w:ascii="Times New Roman" w:hAnsi="Times New Roman" w:cs="Times New Roman"/>
          <w:lang w:val="en-GB" w:eastAsia="en-GB"/>
          <w:rPrChange w:id="2535" w:author="Valentina Ramaschiello (ESS)" w:date="2015-09-01T13:32:00Z">
            <w:rPr>
              <w:rFonts w:ascii="Times New Roman" w:hAnsi="Times New Roman" w:cs="Times New Roman"/>
              <w:sz w:val="24"/>
              <w:szCs w:val="24"/>
              <w:lang w:val="en-GB" w:eastAsia="en-GB"/>
            </w:rPr>
          </w:rPrChange>
        </w:rPr>
        <w:t xml:space="preserve">, the FCL code 0619 put “subtropical fruit” together with “fruit fresh n.e.s.” while in CPC subtropical fruit is classified with “other tropical and subtropical fruits, n.e.s.” (01319). This generates a mismatch between the two classifications. Given the impossibility </w:t>
      </w:r>
      <w:del w:id="2536" w:author="Josh Browning" w:date="2015-09-01T10:26:00Z">
        <w:r w:rsidRPr="0041048F" w:rsidDel="008116E9">
          <w:rPr>
            <w:rFonts w:ascii="Times New Roman" w:hAnsi="Times New Roman" w:cs="Times New Roman"/>
            <w:lang w:val="en-GB" w:eastAsia="en-GB"/>
            <w:rPrChange w:id="2537" w:author="Valentina Ramaschiello (ESS)" w:date="2015-09-01T13:32:00Z">
              <w:rPr>
                <w:rFonts w:ascii="Times New Roman" w:hAnsi="Times New Roman" w:cs="Times New Roman"/>
                <w:sz w:val="24"/>
                <w:szCs w:val="24"/>
                <w:lang w:val="en-GB" w:eastAsia="en-GB"/>
              </w:rPr>
            </w:rPrChange>
          </w:rPr>
          <w:delText xml:space="preserve">to </w:delText>
        </w:r>
      </w:del>
      <w:ins w:id="2538" w:author="Josh Browning" w:date="2015-09-01T10:26:00Z">
        <w:r w:rsidR="008116E9" w:rsidRPr="0041048F">
          <w:rPr>
            <w:rFonts w:ascii="Times New Roman" w:hAnsi="Times New Roman" w:cs="Times New Roman"/>
            <w:lang w:val="en-GB" w:eastAsia="en-GB"/>
            <w:rPrChange w:id="2539" w:author="Valentina Ramaschiello (ESS)" w:date="2015-09-01T13:32:00Z">
              <w:rPr>
                <w:rFonts w:ascii="Times New Roman" w:hAnsi="Times New Roman" w:cs="Times New Roman"/>
                <w:sz w:val="24"/>
                <w:szCs w:val="24"/>
                <w:lang w:val="en-GB" w:eastAsia="en-GB"/>
              </w:rPr>
            </w:rPrChange>
          </w:rPr>
          <w:t xml:space="preserve">of </w:t>
        </w:r>
      </w:ins>
      <w:r w:rsidRPr="0041048F">
        <w:rPr>
          <w:rFonts w:ascii="Times New Roman" w:hAnsi="Times New Roman" w:cs="Times New Roman"/>
          <w:lang w:val="en-GB" w:eastAsia="en-GB"/>
          <w:rPrChange w:id="2540" w:author="Valentina Ramaschiello (ESS)" w:date="2015-09-01T13:32:00Z">
            <w:rPr>
              <w:rFonts w:ascii="Times New Roman" w:hAnsi="Times New Roman" w:cs="Times New Roman"/>
              <w:sz w:val="24"/>
              <w:szCs w:val="24"/>
              <w:lang w:val="en-GB" w:eastAsia="en-GB"/>
            </w:rPr>
          </w:rPrChange>
        </w:rPr>
        <w:t>estimat</w:t>
      </w:r>
      <w:ins w:id="2541" w:author="Josh Browning" w:date="2015-09-01T10:26:00Z">
        <w:r w:rsidR="008116E9" w:rsidRPr="0041048F">
          <w:rPr>
            <w:rFonts w:ascii="Times New Roman" w:hAnsi="Times New Roman" w:cs="Times New Roman"/>
            <w:lang w:val="en-GB" w:eastAsia="en-GB"/>
            <w:rPrChange w:id="2542" w:author="Valentina Ramaschiello (ESS)" w:date="2015-09-01T13:32:00Z">
              <w:rPr>
                <w:rFonts w:ascii="Times New Roman" w:hAnsi="Times New Roman" w:cs="Times New Roman"/>
                <w:sz w:val="24"/>
                <w:szCs w:val="24"/>
                <w:lang w:val="en-GB" w:eastAsia="en-GB"/>
              </w:rPr>
            </w:rPrChange>
          </w:rPr>
          <w:t>ing</w:t>
        </w:r>
      </w:ins>
      <w:del w:id="2543" w:author="Josh Browning" w:date="2015-09-01T10:26:00Z">
        <w:r w:rsidRPr="0041048F" w:rsidDel="008116E9">
          <w:rPr>
            <w:rFonts w:ascii="Times New Roman" w:hAnsi="Times New Roman" w:cs="Times New Roman"/>
            <w:lang w:val="en-GB" w:eastAsia="en-GB"/>
            <w:rPrChange w:id="2544" w:author="Valentina Ramaschiello (ESS)" w:date="2015-09-01T13:32:00Z">
              <w:rPr>
                <w:rFonts w:ascii="Times New Roman" w:hAnsi="Times New Roman" w:cs="Times New Roman"/>
                <w:sz w:val="24"/>
                <w:szCs w:val="24"/>
                <w:lang w:val="en-GB" w:eastAsia="en-GB"/>
              </w:rPr>
            </w:rPrChange>
          </w:rPr>
          <w:delText>e</w:delText>
        </w:r>
      </w:del>
      <w:r w:rsidRPr="0041048F">
        <w:rPr>
          <w:rFonts w:ascii="Times New Roman" w:hAnsi="Times New Roman" w:cs="Times New Roman"/>
          <w:lang w:val="en-GB" w:eastAsia="en-GB"/>
          <w:rPrChange w:id="2545" w:author="Valentina Ramaschiello (ESS)" w:date="2015-09-01T13:32:00Z">
            <w:rPr>
              <w:rFonts w:ascii="Times New Roman" w:hAnsi="Times New Roman" w:cs="Times New Roman"/>
              <w:sz w:val="24"/>
              <w:szCs w:val="24"/>
              <w:lang w:val="en-GB" w:eastAsia="en-GB"/>
            </w:rPr>
          </w:rPrChange>
        </w:rPr>
        <w:t xml:space="preserve"> split ratios, and </w:t>
      </w:r>
      <w:del w:id="2546" w:author="Josh Browning" w:date="2015-09-01T10:25:00Z">
        <w:r w:rsidRPr="0041048F" w:rsidDel="008116E9">
          <w:rPr>
            <w:rFonts w:ascii="Times New Roman" w:hAnsi="Times New Roman" w:cs="Times New Roman"/>
            <w:lang w:val="en-GB" w:eastAsia="en-GB"/>
            <w:rPrChange w:id="2547" w:author="Valentina Ramaschiello (ESS)" w:date="2015-09-01T13:32:00Z">
              <w:rPr>
                <w:rFonts w:ascii="Times New Roman" w:hAnsi="Times New Roman" w:cs="Times New Roman"/>
                <w:sz w:val="24"/>
                <w:szCs w:val="24"/>
                <w:lang w:val="en-GB" w:eastAsia="en-GB"/>
              </w:rPr>
            </w:rPrChange>
          </w:rPr>
          <w:delText xml:space="preserve">not to </w:delText>
        </w:r>
      </w:del>
      <w:ins w:id="2548" w:author="Josh Browning" w:date="2015-09-01T10:25:00Z">
        <w:r w:rsidR="008116E9" w:rsidRPr="0041048F">
          <w:rPr>
            <w:rFonts w:ascii="Times New Roman" w:hAnsi="Times New Roman" w:cs="Times New Roman"/>
            <w:lang w:val="en-GB" w:eastAsia="en-GB"/>
            <w:rPrChange w:id="2549" w:author="Valentina Ramaschiello (ESS)" w:date="2015-09-01T13:32:00Z">
              <w:rPr>
                <w:rFonts w:ascii="Times New Roman" w:hAnsi="Times New Roman" w:cs="Times New Roman"/>
                <w:sz w:val="24"/>
                <w:szCs w:val="24"/>
                <w:lang w:val="en-GB" w:eastAsia="en-GB"/>
              </w:rPr>
            </w:rPrChange>
          </w:rPr>
          <w:t xml:space="preserve">to avoid </w:t>
        </w:r>
      </w:ins>
      <w:r w:rsidRPr="0041048F">
        <w:rPr>
          <w:rFonts w:ascii="Times New Roman" w:hAnsi="Times New Roman" w:cs="Times New Roman"/>
          <w:lang w:val="en-GB" w:eastAsia="en-GB"/>
          <w:rPrChange w:id="2550" w:author="Valentina Ramaschiello (ESS)" w:date="2015-09-01T13:32:00Z">
            <w:rPr>
              <w:rFonts w:ascii="Times New Roman" w:hAnsi="Times New Roman" w:cs="Times New Roman"/>
              <w:sz w:val="24"/>
              <w:szCs w:val="24"/>
              <w:lang w:val="en-GB" w:eastAsia="en-GB"/>
            </w:rPr>
          </w:rPrChange>
        </w:rPr>
        <w:t>introduc</w:t>
      </w:r>
      <w:ins w:id="2551" w:author="Josh Browning" w:date="2015-09-01T10:26:00Z">
        <w:r w:rsidR="008116E9" w:rsidRPr="0041048F">
          <w:rPr>
            <w:rFonts w:ascii="Times New Roman" w:hAnsi="Times New Roman" w:cs="Times New Roman"/>
            <w:lang w:val="en-GB" w:eastAsia="en-GB"/>
            <w:rPrChange w:id="2552" w:author="Valentina Ramaschiello (ESS)" w:date="2015-09-01T13:32:00Z">
              <w:rPr>
                <w:rFonts w:ascii="Times New Roman" w:hAnsi="Times New Roman" w:cs="Times New Roman"/>
                <w:sz w:val="24"/>
                <w:szCs w:val="24"/>
                <w:lang w:val="en-GB" w:eastAsia="en-GB"/>
              </w:rPr>
            </w:rPrChange>
          </w:rPr>
          <w:t>ing</w:t>
        </w:r>
      </w:ins>
      <w:del w:id="2553" w:author="Josh Browning" w:date="2015-09-01T10:26:00Z">
        <w:r w:rsidRPr="0041048F" w:rsidDel="008116E9">
          <w:rPr>
            <w:rFonts w:ascii="Times New Roman" w:hAnsi="Times New Roman" w:cs="Times New Roman"/>
            <w:lang w:val="en-GB" w:eastAsia="en-GB"/>
            <w:rPrChange w:id="2554" w:author="Valentina Ramaschiello (ESS)" w:date="2015-09-01T13:32:00Z">
              <w:rPr>
                <w:rFonts w:ascii="Times New Roman" w:hAnsi="Times New Roman" w:cs="Times New Roman"/>
                <w:sz w:val="24"/>
                <w:szCs w:val="24"/>
                <w:lang w:val="en-GB" w:eastAsia="en-GB"/>
              </w:rPr>
            </w:rPrChange>
          </w:rPr>
          <w:delText>e</w:delText>
        </w:r>
      </w:del>
      <w:r w:rsidRPr="0041048F">
        <w:rPr>
          <w:rFonts w:ascii="Times New Roman" w:hAnsi="Times New Roman" w:cs="Times New Roman"/>
          <w:lang w:val="en-GB" w:eastAsia="en-GB"/>
          <w:rPrChange w:id="2555" w:author="Valentina Ramaschiello (ESS)" w:date="2015-09-01T13:32:00Z">
            <w:rPr>
              <w:rFonts w:ascii="Times New Roman" w:hAnsi="Times New Roman" w:cs="Times New Roman"/>
              <w:sz w:val="24"/>
              <w:szCs w:val="24"/>
              <w:lang w:val="en-GB" w:eastAsia="en-GB"/>
            </w:rPr>
          </w:rPrChange>
        </w:rPr>
        <w:t xml:space="preserve"> breaks in the series, CPC is adapted and aligned to FCL (</w:t>
      </w:r>
      <w:r w:rsidRPr="0041048F">
        <w:rPr>
          <w:rFonts w:ascii="Times New Roman" w:hAnsi="Times New Roman" w:cs="Times New Roman"/>
          <w:highlight w:val="lightGray"/>
          <w:lang w:val="en-GB" w:eastAsia="en-GB"/>
          <w:rPrChange w:id="2556" w:author="Valentina Ramaschiello (ESS)" w:date="2015-09-01T13:32:00Z">
            <w:rPr>
              <w:rFonts w:ascii="Times New Roman" w:hAnsi="Times New Roman" w:cs="Times New Roman"/>
              <w:sz w:val="24"/>
              <w:szCs w:val="24"/>
              <w:highlight w:val="lightGray"/>
              <w:lang w:val="en-GB" w:eastAsia="en-GB"/>
            </w:rPr>
          </w:rPrChange>
        </w:rPr>
        <w:t>Example 6</w:t>
      </w:r>
      <w:r w:rsidRPr="0041048F">
        <w:rPr>
          <w:rFonts w:ascii="Times New Roman" w:hAnsi="Times New Roman" w:cs="Times New Roman"/>
          <w:lang w:val="en-GB" w:eastAsia="en-GB"/>
          <w:rPrChange w:id="2557" w:author="Valentina Ramaschiello (ESS)" w:date="2015-09-01T13:32:00Z">
            <w:rPr>
              <w:rFonts w:ascii="Times New Roman" w:hAnsi="Times New Roman" w:cs="Times New Roman"/>
              <w:sz w:val="24"/>
              <w:szCs w:val="24"/>
              <w:lang w:val="en-GB" w:eastAsia="en-GB"/>
            </w:rPr>
          </w:rPrChange>
        </w:rPr>
        <w:t>): the component “subtropical fruit” in CPC is moved under “other fruits n.e.c.” as in FAOSTAT (01359.90). Definitions in the metadata are adjusted accordingly.</w:t>
      </w:r>
    </w:p>
    <w:p w:rsidR="00EB7AF1" w:rsidRPr="00AE25CA" w:rsidDel="00AE25CA" w:rsidRDefault="00EB7AF1" w:rsidP="00EB7AF1">
      <w:pPr>
        <w:jc w:val="both"/>
        <w:rPr>
          <w:del w:id="2558" w:author="Valentina Ramaschiello (ESS)" w:date="2015-09-01T13:30:00Z"/>
          <w:rFonts w:ascii="Times New Roman" w:hAnsi="Times New Roman" w:cs="Times New Roman"/>
          <w:u w:val="single"/>
          <w:lang w:val="en-GB" w:eastAsia="en-GB"/>
          <w:rPrChange w:id="2559" w:author="Valentina Ramaschiello (ESS)" w:date="2015-09-01T13:30:00Z">
            <w:rPr>
              <w:del w:id="2560" w:author="Valentina Ramaschiello (ESS)" w:date="2015-09-01T13:30:00Z"/>
              <w:rFonts w:ascii="Times New Roman" w:hAnsi="Times New Roman" w:cs="Times New Roman"/>
              <w:sz w:val="24"/>
              <w:szCs w:val="24"/>
              <w:u w:val="single"/>
              <w:lang w:val="en-GB" w:eastAsia="en-GB"/>
            </w:rPr>
          </w:rPrChange>
        </w:rPr>
      </w:pPr>
    </w:p>
    <w:p w:rsidR="00AE25CA" w:rsidRDefault="00AE25CA" w:rsidP="00EB7AF1">
      <w:pPr>
        <w:keepNext/>
        <w:rPr>
          <w:ins w:id="2561" w:author="Valentina Ramaschiello (ESS)" w:date="2015-09-01T13:30:00Z"/>
          <w:rFonts w:ascii="Times New Roman" w:hAnsi="Times New Roman" w:cs="Times New Roman"/>
          <w:lang w:val="en-GB" w:eastAsia="en-GB"/>
        </w:rPr>
      </w:pPr>
    </w:p>
    <w:p w:rsidR="00EB7AF1" w:rsidRPr="00AE25CA" w:rsidRDefault="00EB7AF1" w:rsidP="00EB7AF1">
      <w:pPr>
        <w:keepNext/>
        <w:rPr>
          <w:rFonts w:ascii="Times New Roman" w:hAnsi="Times New Roman" w:cs="Times New Roman"/>
          <w:lang w:val="en-GB" w:eastAsia="en-GB"/>
          <w:rPrChange w:id="2562" w:author="Valentina Ramaschiello (ESS)" w:date="2015-09-01T13:30:00Z">
            <w:rPr>
              <w:rFonts w:ascii="Times New Roman" w:hAnsi="Times New Roman" w:cs="Times New Roman"/>
              <w:sz w:val="24"/>
              <w:szCs w:val="24"/>
              <w:lang w:val="en-GB" w:eastAsia="en-GB"/>
            </w:rPr>
          </w:rPrChange>
        </w:rPr>
      </w:pPr>
      <w:r w:rsidRPr="00AE25CA">
        <w:rPr>
          <w:rFonts w:ascii="Times New Roman" w:hAnsi="Times New Roman" w:cs="Times New Roman"/>
          <w:lang w:val="en-GB" w:eastAsia="en-GB"/>
          <w:rPrChange w:id="2563" w:author="Valentina Ramaschiello (ESS)" w:date="2015-09-01T13:30:00Z">
            <w:rPr>
              <w:rFonts w:ascii="Times New Roman" w:hAnsi="Times New Roman" w:cs="Times New Roman"/>
              <w:sz w:val="24"/>
              <w:szCs w:val="24"/>
              <w:lang w:val="en-GB" w:eastAsia="en-GB"/>
            </w:rPr>
          </w:rPrChange>
        </w:rPr>
        <w:t>Example 5:</w:t>
      </w:r>
      <w:r w:rsidRPr="00AE25CA">
        <w:rPr>
          <w:rFonts w:ascii="Times New Roman" w:hAnsi="Times New Roman" w:cs="Times New Roman"/>
          <w:lang w:val="en-GB" w:eastAsia="en-GB"/>
        </w:rPr>
        <w:t xml:space="preserve"> </w:t>
      </w:r>
      <w:r w:rsidRPr="00AE25CA">
        <w:rPr>
          <w:rFonts w:ascii="Times New Roman" w:hAnsi="Times New Roman" w:cs="Times New Roman"/>
          <w:lang w:val="en-GB" w:eastAsia="en-GB"/>
          <w:rPrChange w:id="2564" w:author="Valentina Ramaschiello (ESS)" w:date="2015-09-01T13:30:00Z">
            <w:rPr>
              <w:rFonts w:ascii="Times New Roman" w:hAnsi="Times New Roman" w:cs="Times New Roman"/>
              <w:sz w:val="24"/>
              <w:szCs w:val="24"/>
              <w:lang w:val="en-GB" w:eastAsia="en-GB"/>
            </w:rPr>
          </w:rPrChange>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87"/>
        <w:gridCol w:w="3262"/>
        <w:gridCol w:w="1098"/>
        <w:gridCol w:w="3795"/>
      </w:tblGrid>
      <w:tr w:rsidR="00EB7AF1" w:rsidRPr="00AE25CA" w:rsidTr="00FC0360">
        <w:trPr>
          <w:trHeight w:val="300"/>
          <w:jc w:val="center"/>
        </w:trPr>
        <w:tc>
          <w:tcPr>
            <w:tcW w:w="2352" w:type="pct"/>
            <w:gridSpan w:val="2"/>
            <w:shd w:val="clear" w:color="auto" w:fill="EEECE1"/>
            <w:noWrap/>
            <w:vAlign w:val="center"/>
            <w:hideMark/>
          </w:tcPr>
          <w:p w:rsidR="00EB7AF1" w:rsidRPr="00AE25CA" w:rsidRDefault="00EB7AF1" w:rsidP="0041048F">
            <w:pPr>
              <w:keepNext/>
              <w:spacing w:after="0" w:line="240" w:lineRule="auto"/>
              <w:jc w:val="both"/>
              <w:rPr>
                <w:rFonts w:ascii="Times New Roman" w:hAnsi="Times New Roman" w:cs="Times New Roman"/>
                <w:iCs/>
                <w:color w:val="000000"/>
                <w:sz w:val="18"/>
                <w:szCs w:val="18"/>
                <w:lang w:val="en-GB" w:eastAsia="en-US"/>
                <w:rPrChange w:id="2565" w:author="Valentina Ramaschiello (ESS)" w:date="2015-09-01T13:30:00Z">
                  <w:rPr>
                    <w:rFonts w:ascii="Times New Roman" w:hAnsi="Times New Roman" w:cs="Times New Roman"/>
                    <w:iCs/>
                    <w:color w:val="000000"/>
                    <w:sz w:val="24"/>
                    <w:szCs w:val="24"/>
                    <w:lang w:val="en-GB" w:eastAsia="en-US"/>
                  </w:rPr>
                </w:rPrChange>
              </w:rPr>
              <w:pPrChange w:id="2566" w:author="Valentina Ramaschiello (ESS)" w:date="2015-09-01T13:32:00Z">
                <w:pPr>
                  <w:keepNext/>
                  <w:jc w:val="both"/>
                </w:pPr>
              </w:pPrChange>
            </w:pPr>
            <w:r w:rsidRPr="00AE25CA">
              <w:rPr>
                <w:rFonts w:ascii="Times New Roman" w:hAnsi="Times New Roman" w:cs="Times New Roman"/>
                <w:iCs/>
                <w:color w:val="000000"/>
                <w:sz w:val="18"/>
                <w:szCs w:val="18"/>
                <w:lang w:val="en-GB" w:eastAsia="en-US"/>
                <w:rPrChange w:id="2567" w:author="Valentina Ramaschiello (ESS)" w:date="2015-09-01T13:30:00Z">
                  <w:rPr>
                    <w:rFonts w:ascii="Times New Roman" w:hAnsi="Times New Roman" w:cs="Times New Roman"/>
                    <w:iCs/>
                    <w:color w:val="000000"/>
                    <w:sz w:val="24"/>
                    <w:szCs w:val="24"/>
                    <w:lang w:val="en-GB" w:eastAsia="en-US"/>
                  </w:rPr>
                </w:rPrChange>
              </w:rPr>
              <w:t>FCL</w:t>
            </w:r>
          </w:p>
        </w:tc>
        <w:tc>
          <w:tcPr>
            <w:tcW w:w="2648" w:type="pct"/>
            <w:gridSpan w:val="2"/>
            <w:shd w:val="clear" w:color="auto" w:fill="DBE5F1"/>
            <w:noWrap/>
            <w:vAlign w:val="center"/>
            <w:hideMark/>
          </w:tcPr>
          <w:p w:rsidR="00EB7AF1" w:rsidRPr="00AE25CA" w:rsidRDefault="00EB7AF1" w:rsidP="0041048F">
            <w:pPr>
              <w:keepNext/>
              <w:spacing w:after="0" w:line="240" w:lineRule="auto"/>
              <w:jc w:val="both"/>
              <w:rPr>
                <w:rFonts w:ascii="Times New Roman" w:hAnsi="Times New Roman" w:cs="Times New Roman"/>
                <w:iCs/>
                <w:color w:val="000000"/>
                <w:sz w:val="18"/>
                <w:szCs w:val="18"/>
                <w:lang w:val="en-GB" w:eastAsia="en-US"/>
                <w:rPrChange w:id="2568" w:author="Valentina Ramaschiello (ESS)" w:date="2015-09-01T13:30:00Z">
                  <w:rPr>
                    <w:rFonts w:ascii="Times New Roman" w:hAnsi="Times New Roman" w:cs="Times New Roman"/>
                    <w:iCs/>
                    <w:color w:val="000000"/>
                    <w:sz w:val="24"/>
                    <w:szCs w:val="24"/>
                    <w:lang w:val="en-GB" w:eastAsia="en-US"/>
                  </w:rPr>
                </w:rPrChange>
              </w:rPr>
              <w:pPrChange w:id="2569" w:author="Valentina Ramaschiello (ESS)" w:date="2015-09-01T13:32:00Z">
                <w:pPr>
                  <w:keepNext/>
                  <w:jc w:val="both"/>
                </w:pPr>
              </w:pPrChange>
            </w:pPr>
            <w:r w:rsidRPr="00AE25CA">
              <w:rPr>
                <w:rFonts w:ascii="Times New Roman" w:hAnsi="Times New Roman" w:cs="Times New Roman"/>
                <w:iCs/>
                <w:color w:val="000000"/>
                <w:sz w:val="18"/>
                <w:szCs w:val="18"/>
                <w:lang w:val="en-GB" w:eastAsia="en-US"/>
                <w:rPrChange w:id="2570" w:author="Valentina Ramaschiello (ESS)" w:date="2015-09-01T13:30:00Z">
                  <w:rPr>
                    <w:rFonts w:ascii="Times New Roman" w:hAnsi="Times New Roman" w:cs="Times New Roman"/>
                    <w:iCs/>
                    <w:color w:val="000000"/>
                    <w:sz w:val="24"/>
                    <w:szCs w:val="24"/>
                    <w:lang w:val="en-GB" w:eastAsia="en-US"/>
                  </w:rPr>
                </w:rPrChange>
              </w:rPr>
              <w:t>CPC ver.2.1 expanded</w:t>
            </w:r>
          </w:p>
        </w:tc>
      </w:tr>
      <w:tr w:rsidR="00EB7AF1" w:rsidRPr="00AE25CA" w:rsidTr="00FC0360">
        <w:trPr>
          <w:trHeight w:val="300"/>
          <w:jc w:val="center"/>
        </w:trPr>
        <w:tc>
          <w:tcPr>
            <w:tcW w:w="588"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bCs/>
                <w:color w:val="000000"/>
                <w:sz w:val="18"/>
                <w:szCs w:val="18"/>
                <w:lang w:val="en-GB" w:eastAsia="en-US"/>
                <w:rPrChange w:id="2571" w:author="Valentina Ramaschiello (ESS)" w:date="2015-09-01T13:30:00Z">
                  <w:rPr>
                    <w:rFonts w:ascii="Times New Roman" w:hAnsi="Times New Roman" w:cs="Times New Roman"/>
                    <w:bCs/>
                    <w:color w:val="000000"/>
                    <w:sz w:val="24"/>
                    <w:szCs w:val="24"/>
                    <w:lang w:val="en-GB" w:eastAsia="en-US"/>
                  </w:rPr>
                </w:rPrChange>
              </w:rPr>
              <w:pPrChange w:id="2572" w:author="Valentina Ramaschiello (ESS)" w:date="2015-09-01T13:32:00Z">
                <w:pPr>
                  <w:keepNext/>
                  <w:jc w:val="both"/>
                </w:pPr>
              </w:pPrChange>
            </w:pPr>
            <w:del w:id="2573" w:author="Valentina Ramaschiello (ESS)" w:date="2015-09-01T13:31:00Z">
              <w:r w:rsidRPr="00AE25CA" w:rsidDel="0041048F">
                <w:rPr>
                  <w:rFonts w:ascii="Times New Roman" w:hAnsi="Times New Roman" w:cs="Times New Roman"/>
                  <w:bCs/>
                  <w:color w:val="000000"/>
                  <w:sz w:val="18"/>
                  <w:szCs w:val="18"/>
                  <w:lang w:val="en-GB" w:eastAsia="en-US"/>
                  <w:rPrChange w:id="2574" w:author="Valentina Ramaschiello (ESS)" w:date="2015-09-01T13:30:00Z">
                    <w:rPr>
                      <w:rFonts w:ascii="Times New Roman" w:hAnsi="Times New Roman" w:cs="Times New Roman"/>
                      <w:bCs/>
                      <w:color w:val="000000"/>
                      <w:sz w:val="24"/>
                      <w:szCs w:val="24"/>
                      <w:lang w:val="en-GB" w:eastAsia="en-US"/>
                    </w:rPr>
                  </w:rPrChange>
                </w:rPr>
                <w:delText xml:space="preserve">FCL </w:delText>
              </w:r>
            </w:del>
            <w:r w:rsidRPr="00AE25CA">
              <w:rPr>
                <w:rFonts w:ascii="Times New Roman" w:hAnsi="Times New Roman" w:cs="Times New Roman"/>
                <w:bCs/>
                <w:color w:val="000000"/>
                <w:sz w:val="18"/>
                <w:szCs w:val="18"/>
                <w:lang w:val="en-GB" w:eastAsia="en-US"/>
                <w:rPrChange w:id="2575" w:author="Valentina Ramaschiello (ESS)" w:date="2015-09-01T13:30:00Z">
                  <w:rPr>
                    <w:rFonts w:ascii="Times New Roman" w:hAnsi="Times New Roman" w:cs="Times New Roman"/>
                    <w:bCs/>
                    <w:color w:val="000000"/>
                    <w:sz w:val="24"/>
                    <w:szCs w:val="24"/>
                    <w:lang w:val="en-GB" w:eastAsia="en-US"/>
                  </w:rPr>
                </w:rPrChange>
              </w:rPr>
              <w:t>code</w:t>
            </w:r>
          </w:p>
        </w:tc>
        <w:tc>
          <w:tcPr>
            <w:tcW w:w="1765"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bCs/>
                <w:color w:val="000000"/>
                <w:sz w:val="18"/>
                <w:szCs w:val="18"/>
                <w:lang w:val="en-GB" w:eastAsia="en-US"/>
                <w:rPrChange w:id="2576" w:author="Valentina Ramaschiello (ESS)" w:date="2015-09-01T13:30:00Z">
                  <w:rPr>
                    <w:rFonts w:ascii="Times New Roman" w:hAnsi="Times New Roman" w:cs="Times New Roman"/>
                    <w:bCs/>
                    <w:color w:val="000000"/>
                    <w:sz w:val="24"/>
                    <w:szCs w:val="24"/>
                    <w:lang w:val="en-GB" w:eastAsia="en-US"/>
                  </w:rPr>
                </w:rPrChange>
              </w:rPr>
              <w:pPrChange w:id="2577" w:author="Valentina Ramaschiello (ESS)" w:date="2015-09-01T13:32:00Z">
                <w:pPr>
                  <w:keepNext/>
                  <w:jc w:val="both"/>
                </w:pPr>
              </w:pPrChange>
            </w:pPr>
            <w:del w:id="2578" w:author="Valentina Ramaschiello (ESS)" w:date="2015-09-01T13:31:00Z">
              <w:r w:rsidRPr="00AE25CA" w:rsidDel="0041048F">
                <w:rPr>
                  <w:rFonts w:ascii="Times New Roman" w:hAnsi="Times New Roman" w:cs="Times New Roman"/>
                  <w:bCs/>
                  <w:color w:val="000000"/>
                  <w:sz w:val="18"/>
                  <w:szCs w:val="18"/>
                  <w:lang w:val="en-GB" w:eastAsia="en-US"/>
                  <w:rPrChange w:id="2579" w:author="Valentina Ramaschiello (ESS)" w:date="2015-09-01T13:30:00Z">
                    <w:rPr>
                      <w:rFonts w:ascii="Times New Roman" w:hAnsi="Times New Roman" w:cs="Times New Roman"/>
                      <w:bCs/>
                      <w:color w:val="000000"/>
                      <w:sz w:val="24"/>
                      <w:szCs w:val="24"/>
                      <w:lang w:val="en-GB" w:eastAsia="en-US"/>
                    </w:rPr>
                  </w:rPrChange>
                </w:rPr>
                <w:delText xml:space="preserve">FCL </w:delText>
              </w:r>
            </w:del>
            <w:r w:rsidRPr="00AE25CA">
              <w:rPr>
                <w:rFonts w:ascii="Times New Roman" w:hAnsi="Times New Roman" w:cs="Times New Roman"/>
                <w:sz w:val="18"/>
                <w:szCs w:val="18"/>
                <w:lang w:val="en-GB" w:eastAsia="en-GB"/>
                <w:rPrChange w:id="2580" w:author="Valentina Ramaschiello (ESS)" w:date="2015-09-01T13:30:00Z">
                  <w:rPr>
                    <w:rFonts w:ascii="Times New Roman" w:hAnsi="Times New Roman" w:cs="Times New Roman"/>
                    <w:sz w:val="24"/>
                    <w:szCs w:val="24"/>
                    <w:lang w:val="en-GB" w:eastAsia="en-GB"/>
                  </w:rPr>
                </w:rPrChange>
              </w:rPr>
              <w:t>descriptor</w:t>
            </w:r>
          </w:p>
        </w:tc>
        <w:tc>
          <w:tcPr>
            <w:tcW w:w="594"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bCs/>
                <w:color w:val="000000"/>
                <w:sz w:val="18"/>
                <w:szCs w:val="18"/>
                <w:lang w:val="en-GB" w:eastAsia="en-US"/>
                <w:rPrChange w:id="2581" w:author="Valentina Ramaschiello (ESS)" w:date="2015-09-01T13:30:00Z">
                  <w:rPr>
                    <w:rFonts w:ascii="Times New Roman" w:hAnsi="Times New Roman" w:cs="Times New Roman"/>
                    <w:bCs/>
                    <w:color w:val="000000"/>
                    <w:sz w:val="24"/>
                    <w:szCs w:val="24"/>
                    <w:lang w:val="en-GB" w:eastAsia="en-US"/>
                  </w:rPr>
                </w:rPrChange>
              </w:rPr>
              <w:pPrChange w:id="2582" w:author="Valentina Ramaschiello (ESS)" w:date="2015-09-01T13:32:00Z">
                <w:pPr>
                  <w:keepNext/>
                  <w:jc w:val="both"/>
                </w:pPr>
              </w:pPrChange>
            </w:pPr>
            <w:del w:id="2583" w:author="Valentina Ramaschiello (ESS)" w:date="2015-09-01T13:31:00Z">
              <w:r w:rsidRPr="00AE25CA" w:rsidDel="0041048F">
                <w:rPr>
                  <w:rFonts w:ascii="Times New Roman" w:hAnsi="Times New Roman" w:cs="Times New Roman"/>
                  <w:bCs/>
                  <w:color w:val="000000"/>
                  <w:sz w:val="18"/>
                  <w:szCs w:val="18"/>
                  <w:lang w:val="en-GB" w:eastAsia="en-US"/>
                  <w:rPrChange w:id="2584" w:author="Valentina Ramaschiello (ESS)" w:date="2015-09-01T13:30:00Z">
                    <w:rPr>
                      <w:rFonts w:ascii="Times New Roman" w:hAnsi="Times New Roman" w:cs="Times New Roman"/>
                      <w:bCs/>
                      <w:color w:val="000000"/>
                      <w:sz w:val="24"/>
                      <w:szCs w:val="24"/>
                      <w:lang w:val="en-GB" w:eastAsia="en-US"/>
                    </w:rPr>
                  </w:rPrChange>
                </w:rPr>
                <w:delText xml:space="preserve">CPC </w:delText>
              </w:r>
            </w:del>
            <w:r w:rsidRPr="00AE25CA">
              <w:rPr>
                <w:rFonts w:ascii="Times New Roman" w:hAnsi="Times New Roman" w:cs="Times New Roman"/>
                <w:bCs/>
                <w:color w:val="000000"/>
                <w:sz w:val="18"/>
                <w:szCs w:val="18"/>
                <w:lang w:val="en-GB" w:eastAsia="en-US"/>
                <w:rPrChange w:id="2585" w:author="Valentina Ramaschiello (ESS)" w:date="2015-09-01T13:30:00Z">
                  <w:rPr>
                    <w:rFonts w:ascii="Times New Roman" w:hAnsi="Times New Roman" w:cs="Times New Roman"/>
                    <w:bCs/>
                    <w:color w:val="000000"/>
                    <w:sz w:val="24"/>
                    <w:szCs w:val="24"/>
                    <w:lang w:val="en-GB" w:eastAsia="en-US"/>
                  </w:rPr>
                </w:rPrChange>
              </w:rPr>
              <w:t>code</w:t>
            </w:r>
          </w:p>
        </w:tc>
        <w:tc>
          <w:tcPr>
            <w:tcW w:w="2054"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bCs/>
                <w:color w:val="000000"/>
                <w:sz w:val="18"/>
                <w:szCs w:val="18"/>
                <w:lang w:val="en-GB" w:eastAsia="en-US"/>
                <w:rPrChange w:id="2586" w:author="Valentina Ramaschiello (ESS)" w:date="2015-09-01T13:30:00Z">
                  <w:rPr>
                    <w:rFonts w:ascii="Times New Roman" w:hAnsi="Times New Roman" w:cs="Times New Roman"/>
                    <w:bCs/>
                    <w:color w:val="000000"/>
                    <w:sz w:val="24"/>
                    <w:szCs w:val="24"/>
                    <w:lang w:val="en-GB" w:eastAsia="en-US"/>
                  </w:rPr>
                </w:rPrChange>
              </w:rPr>
              <w:pPrChange w:id="2587" w:author="Valentina Ramaschiello (ESS)" w:date="2015-09-01T13:32:00Z">
                <w:pPr>
                  <w:keepNext/>
                  <w:jc w:val="both"/>
                </w:pPr>
              </w:pPrChange>
            </w:pPr>
            <w:del w:id="2588" w:author="Valentina Ramaschiello (ESS)" w:date="2015-09-01T13:31:00Z">
              <w:r w:rsidRPr="00AE25CA" w:rsidDel="0041048F">
                <w:rPr>
                  <w:rFonts w:ascii="Times New Roman" w:hAnsi="Times New Roman" w:cs="Times New Roman"/>
                  <w:bCs/>
                  <w:color w:val="000000"/>
                  <w:sz w:val="18"/>
                  <w:szCs w:val="18"/>
                  <w:lang w:val="en-GB" w:eastAsia="en-US"/>
                  <w:rPrChange w:id="2589" w:author="Valentina Ramaschiello (ESS)" w:date="2015-09-01T13:30:00Z">
                    <w:rPr>
                      <w:rFonts w:ascii="Times New Roman" w:hAnsi="Times New Roman" w:cs="Times New Roman"/>
                      <w:bCs/>
                      <w:color w:val="000000"/>
                      <w:sz w:val="24"/>
                      <w:szCs w:val="24"/>
                      <w:lang w:val="en-GB" w:eastAsia="en-US"/>
                    </w:rPr>
                  </w:rPrChange>
                </w:rPr>
                <w:delText xml:space="preserve">CPC </w:delText>
              </w:r>
            </w:del>
            <w:r w:rsidRPr="00AE25CA">
              <w:rPr>
                <w:rFonts w:ascii="Times New Roman" w:hAnsi="Times New Roman" w:cs="Times New Roman"/>
                <w:sz w:val="18"/>
                <w:szCs w:val="18"/>
                <w:lang w:val="en-GB" w:eastAsia="en-GB"/>
                <w:rPrChange w:id="2590" w:author="Valentina Ramaschiello (ESS)" w:date="2015-09-01T13:30:00Z">
                  <w:rPr>
                    <w:rFonts w:ascii="Times New Roman" w:hAnsi="Times New Roman" w:cs="Times New Roman"/>
                    <w:sz w:val="24"/>
                    <w:szCs w:val="24"/>
                    <w:lang w:val="en-GB" w:eastAsia="en-GB"/>
                  </w:rPr>
                </w:rPrChange>
              </w:rPr>
              <w:t>descriptor</w:t>
            </w:r>
          </w:p>
        </w:tc>
      </w:tr>
      <w:tr w:rsidR="00EB7AF1" w:rsidRPr="00AE25CA" w:rsidTr="00FC0360">
        <w:trPr>
          <w:trHeight w:hRule="exact" w:val="419"/>
          <w:jc w:val="center"/>
        </w:trPr>
        <w:tc>
          <w:tcPr>
            <w:tcW w:w="588"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591" w:author="Valentina Ramaschiello (ESS)" w:date="2015-09-01T13:30:00Z">
                  <w:rPr>
                    <w:rFonts w:ascii="Times New Roman" w:hAnsi="Times New Roman" w:cs="Times New Roman"/>
                    <w:color w:val="000000"/>
                    <w:sz w:val="24"/>
                    <w:szCs w:val="24"/>
                    <w:lang w:val="en-GB" w:eastAsia="en-US"/>
                  </w:rPr>
                </w:rPrChange>
              </w:rPr>
              <w:pPrChange w:id="2592"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593" w:author="Valentina Ramaschiello (ESS)" w:date="2015-09-01T13:30:00Z">
                  <w:rPr>
                    <w:rFonts w:ascii="Times New Roman" w:hAnsi="Times New Roman" w:cs="Times New Roman"/>
                    <w:color w:val="000000"/>
                    <w:sz w:val="24"/>
                    <w:szCs w:val="24"/>
                    <w:lang w:val="en-GB" w:eastAsia="en-US"/>
                  </w:rPr>
                </w:rPrChange>
              </w:rPr>
              <w:t>0603</w:t>
            </w:r>
          </w:p>
        </w:tc>
        <w:tc>
          <w:tcPr>
            <w:tcW w:w="1765" w:type="pc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594" w:author="Valentina Ramaschiello (ESS)" w:date="2015-09-01T13:30:00Z">
                  <w:rPr>
                    <w:rFonts w:ascii="Times New Roman" w:hAnsi="Times New Roman" w:cs="Times New Roman"/>
                    <w:color w:val="000000"/>
                    <w:sz w:val="24"/>
                    <w:szCs w:val="24"/>
                    <w:lang w:val="en-GB" w:eastAsia="en-US"/>
                  </w:rPr>
                </w:rPrChange>
              </w:rPr>
              <w:pPrChange w:id="2595"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596" w:author="Valentina Ramaschiello (ESS)" w:date="2015-09-01T13:30:00Z">
                  <w:rPr>
                    <w:rFonts w:ascii="Times New Roman" w:hAnsi="Times New Roman" w:cs="Times New Roman"/>
                    <w:color w:val="000000"/>
                    <w:sz w:val="24"/>
                    <w:szCs w:val="24"/>
                    <w:lang w:val="en-GB" w:eastAsia="en-US"/>
                  </w:rPr>
                </w:rPrChange>
              </w:rPr>
              <w:t>fruit tropical fresh, n.e.s.</w:t>
            </w:r>
          </w:p>
        </w:tc>
        <w:tc>
          <w:tcPr>
            <w:tcW w:w="594" w:type="pct"/>
            <w:vMerge w:val="restar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597" w:author="Valentina Ramaschiello (ESS)" w:date="2015-09-01T13:30:00Z">
                  <w:rPr>
                    <w:rFonts w:ascii="Times New Roman" w:hAnsi="Times New Roman" w:cs="Times New Roman"/>
                    <w:color w:val="000000"/>
                    <w:sz w:val="24"/>
                    <w:szCs w:val="24"/>
                    <w:lang w:val="en-GB" w:eastAsia="en-US"/>
                  </w:rPr>
                </w:rPrChange>
              </w:rPr>
              <w:pPrChange w:id="2598"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599" w:author="Valentina Ramaschiello (ESS)" w:date="2015-09-01T13:30:00Z">
                  <w:rPr>
                    <w:rFonts w:ascii="Times New Roman" w:hAnsi="Times New Roman" w:cs="Times New Roman"/>
                    <w:color w:val="000000"/>
                    <w:sz w:val="24"/>
                    <w:szCs w:val="24"/>
                    <w:lang w:val="en-GB" w:eastAsia="en-US"/>
                  </w:rPr>
                </w:rPrChange>
              </w:rPr>
              <w:t>01319</w:t>
            </w:r>
          </w:p>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00" w:author="Valentina Ramaschiello (ESS)" w:date="2015-09-01T13:30:00Z">
                  <w:rPr>
                    <w:rFonts w:ascii="Times New Roman" w:hAnsi="Times New Roman" w:cs="Times New Roman"/>
                    <w:color w:val="000000"/>
                    <w:sz w:val="24"/>
                    <w:szCs w:val="24"/>
                    <w:lang w:val="en-GB" w:eastAsia="en-US"/>
                  </w:rPr>
                </w:rPrChange>
              </w:rPr>
              <w:pPrChange w:id="2601" w:author="Valentina Ramaschiello (ESS)" w:date="2015-09-01T13:32:00Z">
                <w:pPr>
                  <w:keepNext/>
                  <w:jc w:val="both"/>
                </w:pPr>
              </w:pPrChange>
            </w:pPr>
          </w:p>
        </w:tc>
        <w:tc>
          <w:tcPr>
            <w:tcW w:w="2054" w:type="pct"/>
            <w:vMerge w:val="restar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sz w:val="18"/>
                <w:szCs w:val="18"/>
                <w:lang w:val="en-GB" w:eastAsia="en-US"/>
                <w:rPrChange w:id="2602" w:author="Valentina Ramaschiello (ESS)" w:date="2015-09-01T13:30:00Z">
                  <w:rPr>
                    <w:rFonts w:ascii="Times New Roman" w:hAnsi="Times New Roman" w:cs="Times New Roman"/>
                    <w:sz w:val="24"/>
                    <w:szCs w:val="24"/>
                    <w:lang w:val="en-GB" w:eastAsia="en-US"/>
                  </w:rPr>
                </w:rPrChange>
              </w:rPr>
              <w:pPrChange w:id="2603" w:author="Valentina Ramaschiello (ESS)" w:date="2015-09-01T13:32:00Z">
                <w:pPr>
                  <w:keepNext/>
                  <w:jc w:val="both"/>
                </w:pPr>
              </w:pPrChange>
            </w:pPr>
            <w:r w:rsidRPr="00AE25CA">
              <w:rPr>
                <w:rFonts w:ascii="Times New Roman" w:hAnsi="Times New Roman" w:cs="Times New Roman"/>
                <w:sz w:val="18"/>
                <w:szCs w:val="18"/>
                <w:lang w:val="en-GB" w:eastAsia="en-US"/>
                <w:rPrChange w:id="2604" w:author="Valentina Ramaschiello (ESS)" w:date="2015-09-01T13:30:00Z">
                  <w:rPr>
                    <w:rFonts w:ascii="Times New Roman" w:hAnsi="Times New Roman" w:cs="Times New Roman"/>
                    <w:sz w:val="24"/>
                    <w:szCs w:val="24"/>
                    <w:lang w:val="en-GB" w:eastAsia="en-US"/>
                  </w:rPr>
                </w:rPrChange>
              </w:rPr>
              <w:t>other tropical and subtropical fruit, n.e.c.</w:t>
            </w:r>
          </w:p>
        </w:tc>
      </w:tr>
      <w:tr w:rsidR="00EB7AF1" w:rsidRPr="00AE25CA" w:rsidTr="00FC0360">
        <w:trPr>
          <w:trHeight w:val="517"/>
          <w:jc w:val="center"/>
        </w:trPr>
        <w:tc>
          <w:tcPr>
            <w:tcW w:w="588" w:type="pct"/>
            <w:vMerge w:val="restar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05" w:author="Valentina Ramaschiello (ESS)" w:date="2015-09-01T13:30:00Z">
                  <w:rPr>
                    <w:rFonts w:ascii="Times New Roman" w:hAnsi="Times New Roman" w:cs="Times New Roman"/>
                    <w:color w:val="000000"/>
                    <w:sz w:val="24"/>
                    <w:szCs w:val="24"/>
                    <w:lang w:val="en-GB" w:eastAsia="en-US"/>
                  </w:rPr>
                </w:rPrChange>
              </w:rPr>
              <w:pPrChange w:id="2606"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607" w:author="Valentina Ramaschiello (ESS)" w:date="2015-09-01T13:30:00Z">
                  <w:rPr>
                    <w:rFonts w:ascii="Times New Roman" w:hAnsi="Times New Roman" w:cs="Times New Roman"/>
                    <w:color w:val="000000"/>
                    <w:sz w:val="24"/>
                    <w:szCs w:val="24"/>
                    <w:lang w:val="en-GB" w:eastAsia="en-US"/>
                  </w:rPr>
                </w:rPrChange>
              </w:rPr>
              <w:t>0619</w:t>
            </w:r>
          </w:p>
        </w:tc>
        <w:tc>
          <w:tcPr>
            <w:tcW w:w="1765" w:type="pct"/>
            <w:vMerge w:val="restart"/>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08" w:author="Valentina Ramaschiello (ESS)" w:date="2015-09-01T13:30:00Z">
                  <w:rPr>
                    <w:rFonts w:ascii="Times New Roman" w:hAnsi="Times New Roman" w:cs="Times New Roman"/>
                    <w:color w:val="000000"/>
                    <w:sz w:val="24"/>
                    <w:szCs w:val="24"/>
                    <w:lang w:val="en-GB" w:eastAsia="en-US"/>
                  </w:rPr>
                </w:rPrChange>
              </w:rPr>
              <w:pPrChange w:id="2609"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610" w:author="Valentina Ramaschiello (ESS)" w:date="2015-09-01T13:30:00Z">
                  <w:rPr>
                    <w:rFonts w:ascii="Times New Roman" w:hAnsi="Times New Roman" w:cs="Times New Roman"/>
                    <w:color w:val="000000"/>
                    <w:sz w:val="24"/>
                    <w:szCs w:val="24"/>
                    <w:lang w:val="en-GB" w:eastAsia="en-US"/>
                  </w:rPr>
                </w:rPrChange>
              </w:rPr>
              <w:t xml:space="preserve">fruit </w:t>
            </w:r>
            <w:r w:rsidRPr="00AE25CA">
              <w:rPr>
                <w:rFonts w:ascii="Times New Roman" w:hAnsi="Times New Roman" w:cs="Times New Roman"/>
                <w:sz w:val="18"/>
                <w:szCs w:val="18"/>
                <w:lang w:val="en-GB" w:eastAsia="en-US"/>
                <w:rPrChange w:id="2611" w:author="Valentina Ramaschiello (ESS)" w:date="2015-09-01T13:30:00Z">
                  <w:rPr>
                    <w:rFonts w:ascii="Times New Roman" w:hAnsi="Times New Roman" w:cs="Times New Roman"/>
                    <w:sz w:val="24"/>
                    <w:szCs w:val="24"/>
                    <w:lang w:val="en-GB" w:eastAsia="en-US"/>
                  </w:rPr>
                </w:rPrChange>
              </w:rPr>
              <w:t>fresh, n.e.s. (incl. subtropical)</w:t>
            </w:r>
          </w:p>
        </w:tc>
        <w:tc>
          <w:tcPr>
            <w:tcW w:w="594" w:type="pct"/>
            <w:vMerge/>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12" w:author="Valentina Ramaschiello (ESS)" w:date="2015-09-01T13:30:00Z">
                  <w:rPr>
                    <w:rFonts w:ascii="Times New Roman" w:hAnsi="Times New Roman" w:cs="Times New Roman"/>
                    <w:color w:val="000000"/>
                    <w:sz w:val="24"/>
                    <w:szCs w:val="24"/>
                    <w:lang w:val="en-GB" w:eastAsia="en-US"/>
                  </w:rPr>
                </w:rPrChange>
              </w:rPr>
              <w:pPrChange w:id="2613" w:author="Valentina Ramaschiello (ESS)" w:date="2015-09-01T13:32:00Z">
                <w:pPr>
                  <w:keepNext/>
                  <w:jc w:val="both"/>
                </w:pPr>
              </w:pPrChange>
            </w:pPr>
          </w:p>
        </w:tc>
        <w:tc>
          <w:tcPr>
            <w:tcW w:w="2054" w:type="pct"/>
            <w:vMerge/>
            <w:shd w:val="clear" w:color="auto" w:fill="auto"/>
            <w:noWrap/>
            <w:vAlign w:val="center"/>
            <w:hideMark/>
          </w:tcPr>
          <w:p w:rsidR="00EB7AF1" w:rsidRPr="00AE25CA" w:rsidRDefault="00EB7AF1" w:rsidP="0041048F">
            <w:pPr>
              <w:keepNext/>
              <w:spacing w:after="0" w:line="240" w:lineRule="auto"/>
              <w:jc w:val="both"/>
              <w:rPr>
                <w:rFonts w:ascii="Times New Roman" w:hAnsi="Times New Roman" w:cs="Times New Roman"/>
                <w:sz w:val="18"/>
                <w:szCs w:val="18"/>
                <w:lang w:val="en-GB" w:eastAsia="en-US"/>
                <w:rPrChange w:id="2614" w:author="Valentina Ramaschiello (ESS)" w:date="2015-09-01T13:30:00Z">
                  <w:rPr>
                    <w:rFonts w:ascii="Times New Roman" w:hAnsi="Times New Roman" w:cs="Times New Roman"/>
                    <w:sz w:val="24"/>
                    <w:szCs w:val="24"/>
                    <w:lang w:val="en-GB" w:eastAsia="en-US"/>
                  </w:rPr>
                </w:rPrChange>
              </w:rPr>
              <w:pPrChange w:id="2615" w:author="Valentina Ramaschiello (ESS)" w:date="2015-09-01T13:32:00Z">
                <w:pPr>
                  <w:keepNext/>
                  <w:jc w:val="both"/>
                </w:pPr>
              </w:pPrChange>
            </w:pPr>
          </w:p>
        </w:tc>
      </w:tr>
      <w:tr w:rsidR="00EB7AF1" w:rsidRPr="00AE25CA" w:rsidTr="00FC0360">
        <w:trPr>
          <w:trHeight w:hRule="exact" w:val="371"/>
          <w:jc w:val="center"/>
        </w:trPr>
        <w:tc>
          <w:tcPr>
            <w:tcW w:w="588" w:type="pct"/>
            <w:vMerge/>
            <w:shd w:val="clear" w:color="auto" w:fill="auto"/>
            <w:noWrap/>
            <w:vAlign w:val="center"/>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16" w:author="Valentina Ramaschiello (ESS)" w:date="2015-09-01T13:30:00Z">
                  <w:rPr>
                    <w:rFonts w:ascii="Times New Roman" w:hAnsi="Times New Roman" w:cs="Times New Roman"/>
                    <w:color w:val="000000"/>
                    <w:sz w:val="24"/>
                    <w:szCs w:val="24"/>
                    <w:lang w:val="en-GB" w:eastAsia="en-US"/>
                  </w:rPr>
                </w:rPrChange>
              </w:rPr>
              <w:pPrChange w:id="2617" w:author="Valentina Ramaschiello (ESS)" w:date="2015-09-01T13:32:00Z">
                <w:pPr>
                  <w:keepNext/>
                  <w:jc w:val="both"/>
                </w:pPr>
              </w:pPrChange>
            </w:pPr>
          </w:p>
        </w:tc>
        <w:tc>
          <w:tcPr>
            <w:tcW w:w="1765" w:type="pct"/>
            <w:vMerge/>
            <w:shd w:val="clear" w:color="auto" w:fill="auto"/>
            <w:noWrap/>
            <w:vAlign w:val="center"/>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18" w:author="Valentina Ramaschiello (ESS)" w:date="2015-09-01T13:30:00Z">
                  <w:rPr>
                    <w:rFonts w:ascii="Times New Roman" w:hAnsi="Times New Roman" w:cs="Times New Roman"/>
                    <w:color w:val="000000"/>
                    <w:sz w:val="24"/>
                    <w:szCs w:val="24"/>
                    <w:lang w:val="en-GB" w:eastAsia="en-US"/>
                  </w:rPr>
                </w:rPrChange>
              </w:rPr>
              <w:pPrChange w:id="2619" w:author="Valentina Ramaschiello (ESS)" w:date="2015-09-01T13:32:00Z">
                <w:pPr>
                  <w:keepNext/>
                  <w:jc w:val="both"/>
                </w:pPr>
              </w:pPrChange>
            </w:pPr>
          </w:p>
        </w:tc>
        <w:tc>
          <w:tcPr>
            <w:tcW w:w="594" w:type="pct"/>
            <w:shd w:val="clear" w:color="auto" w:fill="auto"/>
            <w:noWrap/>
            <w:vAlign w:val="center"/>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20" w:author="Valentina Ramaschiello (ESS)" w:date="2015-09-01T13:30:00Z">
                  <w:rPr>
                    <w:rFonts w:ascii="Times New Roman" w:hAnsi="Times New Roman" w:cs="Times New Roman"/>
                    <w:color w:val="000000"/>
                    <w:sz w:val="24"/>
                    <w:szCs w:val="24"/>
                    <w:lang w:val="en-GB" w:eastAsia="en-US"/>
                  </w:rPr>
                </w:rPrChange>
              </w:rPr>
              <w:pPrChange w:id="2621"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622" w:author="Valentina Ramaschiello (ESS)" w:date="2015-09-01T13:30:00Z">
                  <w:rPr>
                    <w:rFonts w:ascii="Times New Roman" w:hAnsi="Times New Roman" w:cs="Times New Roman"/>
                    <w:color w:val="000000"/>
                    <w:sz w:val="24"/>
                    <w:szCs w:val="24"/>
                    <w:lang w:val="en-GB" w:eastAsia="en-US"/>
                  </w:rPr>
                </w:rPrChange>
              </w:rPr>
              <w:t>01359.90</w:t>
            </w:r>
          </w:p>
        </w:tc>
        <w:tc>
          <w:tcPr>
            <w:tcW w:w="2054" w:type="pct"/>
            <w:shd w:val="clear" w:color="auto" w:fill="auto"/>
            <w:noWrap/>
            <w:vAlign w:val="center"/>
          </w:tcPr>
          <w:p w:rsidR="00EB7AF1" w:rsidRPr="00AE25CA" w:rsidRDefault="00EB7AF1" w:rsidP="0041048F">
            <w:pPr>
              <w:keepNext/>
              <w:spacing w:after="0" w:line="240" w:lineRule="auto"/>
              <w:jc w:val="both"/>
              <w:rPr>
                <w:rFonts w:ascii="Times New Roman" w:hAnsi="Times New Roman" w:cs="Times New Roman"/>
                <w:color w:val="000000"/>
                <w:sz w:val="18"/>
                <w:szCs w:val="18"/>
                <w:lang w:val="en-GB" w:eastAsia="en-US"/>
                <w:rPrChange w:id="2623" w:author="Valentina Ramaschiello (ESS)" w:date="2015-09-01T13:30:00Z">
                  <w:rPr>
                    <w:rFonts w:ascii="Times New Roman" w:hAnsi="Times New Roman" w:cs="Times New Roman"/>
                    <w:color w:val="000000"/>
                    <w:sz w:val="24"/>
                    <w:szCs w:val="24"/>
                    <w:lang w:val="en-GB" w:eastAsia="en-US"/>
                  </w:rPr>
                </w:rPrChange>
              </w:rPr>
              <w:pPrChange w:id="2624" w:author="Valentina Ramaschiello (ESS)" w:date="2015-09-01T13:32:00Z">
                <w:pPr>
                  <w:keepNext/>
                  <w:jc w:val="both"/>
                </w:pPr>
              </w:pPrChange>
            </w:pPr>
            <w:r w:rsidRPr="00AE25CA">
              <w:rPr>
                <w:rFonts w:ascii="Times New Roman" w:hAnsi="Times New Roman" w:cs="Times New Roman"/>
                <w:color w:val="000000"/>
                <w:sz w:val="18"/>
                <w:szCs w:val="18"/>
                <w:lang w:val="en-GB" w:eastAsia="en-US"/>
                <w:rPrChange w:id="2625" w:author="Valentina Ramaschiello (ESS)" w:date="2015-09-01T13:30:00Z">
                  <w:rPr>
                    <w:rFonts w:ascii="Times New Roman" w:hAnsi="Times New Roman" w:cs="Times New Roman"/>
                    <w:color w:val="000000"/>
                    <w:sz w:val="24"/>
                    <w:szCs w:val="24"/>
                    <w:lang w:val="en-GB" w:eastAsia="en-US"/>
                  </w:rPr>
                </w:rPrChange>
              </w:rPr>
              <w:t>other fruits, n.e.c.</w:t>
            </w:r>
          </w:p>
        </w:tc>
      </w:tr>
    </w:tbl>
    <w:p w:rsidR="00FC0360" w:rsidRPr="009616CB" w:rsidRDefault="00FC0360" w:rsidP="00EB7AF1">
      <w:pPr>
        <w:keepNext/>
        <w:rPr>
          <w:rFonts w:ascii="Times New Roman" w:hAnsi="Times New Roman" w:cs="Times New Roman"/>
          <w:sz w:val="24"/>
          <w:szCs w:val="24"/>
          <w:lang w:val="en-GB" w:eastAsia="en-GB"/>
        </w:rPr>
      </w:pPr>
    </w:p>
    <w:p w:rsidR="00EB7AF1" w:rsidRPr="0041048F" w:rsidRDefault="00EB7AF1" w:rsidP="00EB7AF1">
      <w:pPr>
        <w:keepNext/>
        <w:rPr>
          <w:ins w:id="2626" w:author="Valentina Ramaschiello (ESS)" w:date="2015-09-01T13:31:00Z"/>
          <w:rFonts w:ascii="Times New Roman" w:hAnsi="Times New Roman" w:cs="Times New Roman"/>
          <w:lang w:val="en-GB" w:eastAsia="en-GB"/>
          <w:rPrChange w:id="2627" w:author="Valentina Ramaschiello (ESS)" w:date="2015-09-01T13:32:00Z">
            <w:rPr>
              <w:ins w:id="2628" w:author="Valentina Ramaschiello (ESS)" w:date="2015-09-01T13:31:00Z"/>
              <w:rFonts w:ascii="Times New Roman" w:hAnsi="Times New Roman" w:cs="Times New Roman"/>
              <w:sz w:val="24"/>
              <w:szCs w:val="24"/>
              <w:lang w:val="en-GB" w:eastAsia="en-GB"/>
            </w:rPr>
          </w:rPrChange>
        </w:rPr>
      </w:pPr>
      <w:r w:rsidRPr="0041048F">
        <w:rPr>
          <w:rFonts w:ascii="Times New Roman" w:hAnsi="Times New Roman" w:cs="Times New Roman"/>
          <w:lang w:val="en-GB" w:eastAsia="en-GB"/>
          <w:rPrChange w:id="2629" w:author="Valentina Ramaschiello (ESS)" w:date="2015-09-01T13:32:00Z">
            <w:rPr>
              <w:rFonts w:ascii="Times New Roman" w:hAnsi="Times New Roman" w:cs="Times New Roman"/>
              <w:sz w:val="24"/>
              <w:szCs w:val="24"/>
              <w:lang w:val="en-GB" w:eastAsia="en-GB"/>
            </w:rPr>
          </w:rPrChange>
        </w:rPr>
        <w:t>Example 6:</w:t>
      </w:r>
      <w:bookmarkStart w:id="2630" w:name="_Toc275621551"/>
      <w:bookmarkStart w:id="2631" w:name="_Toc275958884"/>
      <w:bookmarkStart w:id="2632" w:name="_Toc275958940"/>
      <w:bookmarkStart w:id="2633" w:name="_Toc275958957"/>
      <w:r w:rsidRPr="0041048F">
        <w:rPr>
          <w:rFonts w:ascii="Times New Roman" w:hAnsi="Times New Roman" w:cs="Times New Roman"/>
          <w:lang w:val="en-GB" w:eastAsia="en-GB"/>
        </w:rPr>
        <w:t xml:space="preserve"> D</w:t>
      </w:r>
      <w:r w:rsidRPr="0041048F">
        <w:rPr>
          <w:rFonts w:ascii="Times New Roman" w:hAnsi="Times New Roman" w:cs="Times New Roman"/>
          <w:lang w:val="en-GB" w:eastAsia="en-GB"/>
          <w:rPrChange w:id="2634" w:author="Valentina Ramaschiello (ESS)" w:date="2015-09-01T13:32:00Z">
            <w:rPr>
              <w:rFonts w:ascii="Times New Roman" w:hAnsi="Times New Roman" w:cs="Times New Roman"/>
              <w:sz w:val="24"/>
              <w:szCs w:val="24"/>
              <w:lang w:val="en-GB" w:eastAsia="en-GB"/>
            </w:rPr>
          </w:rPrChange>
        </w:rPr>
        <w:t>ata conversion from FCL to CPC in case of many-to-many type of link</w:t>
      </w:r>
      <w:bookmarkEnd w:id="2630"/>
      <w:bookmarkEnd w:id="2631"/>
      <w:bookmarkEnd w:id="2632"/>
      <w:bookmarkEnd w:id="2633"/>
    </w:p>
    <w:p w:rsidR="0041048F" w:rsidRPr="009616CB" w:rsidDel="0041048F" w:rsidRDefault="0041048F" w:rsidP="00EB7AF1">
      <w:pPr>
        <w:keepNext/>
        <w:rPr>
          <w:del w:id="2635" w:author="Valentina Ramaschiello (ESS)" w:date="2015-09-01T13:32:00Z"/>
          <w:rFonts w:ascii="Times New Roman" w:hAnsi="Times New Roman" w:cs="Times New Roman"/>
          <w:sz w:val="24"/>
          <w:szCs w:val="24"/>
          <w:lang w:val="en-GB" w:eastAsia="en-GB"/>
        </w:rPr>
      </w:pPr>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Change w:id="2636" w:author="Valentina Ramaschiello (ESS)" w:date="2015-09-01T13:42:00Z">
          <w:tblPr>
            <w:tblW w:w="10149"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PrChange>
      </w:tblPr>
      <w:tblGrid>
        <w:gridCol w:w="750"/>
        <w:gridCol w:w="1076"/>
        <w:gridCol w:w="1774"/>
        <w:gridCol w:w="1006"/>
        <w:gridCol w:w="1116"/>
        <w:gridCol w:w="2153"/>
        <w:gridCol w:w="1273"/>
        <w:tblGridChange w:id="2637">
          <w:tblGrid>
            <w:gridCol w:w="830"/>
            <w:gridCol w:w="1363"/>
            <w:gridCol w:w="1774"/>
            <w:gridCol w:w="1270"/>
            <w:gridCol w:w="1116"/>
            <w:gridCol w:w="2153"/>
            <w:gridCol w:w="1643"/>
          </w:tblGrid>
        </w:tblGridChange>
      </w:tblGrid>
      <w:tr w:rsidR="00EB7AF1" w:rsidRPr="00AE25CA" w:rsidTr="0069512C">
        <w:trPr>
          <w:trHeight w:val="300"/>
          <w:jc w:val="center"/>
          <w:trPrChange w:id="2638" w:author="Valentina Ramaschiello (ESS)" w:date="2015-09-01T13:42:00Z">
            <w:trPr>
              <w:trHeight w:val="300"/>
              <w:jc w:val="center"/>
            </w:trPr>
          </w:trPrChange>
        </w:trPr>
        <w:tc>
          <w:tcPr>
            <w:tcW w:w="3600" w:type="dxa"/>
            <w:gridSpan w:val="3"/>
            <w:shd w:val="clear" w:color="000000" w:fill="DDD9C3"/>
            <w:noWrap/>
            <w:vAlign w:val="center"/>
            <w:hideMark/>
            <w:tcPrChange w:id="2639" w:author="Valentina Ramaschiello (ESS)" w:date="2015-09-01T13:42:00Z">
              <w:tcPr>
                <w:tcW w:w="3967" w:type="dxa"/>
                <w:gridSpan w:val="3"/>
                <w:shd w:val="clear" w:color="000000" w:fill="DDD9C3"/>
                <w:noWrap/>
                <w:vAlign w:val="center"/>
                <w:hideMark/>
              </w:tcPr>
            </w:tcPrChange>
          </w:tcPr>
          <w:p w:rsidR="00EB7AF1" w:rsidRPr="00AE25CA" w:rsidRDefault="00EB7AF1" w:rsidP="0069512C">
            <w:pPr>
              <w:keepNext/>
              <w:spacing w:after="0" w:line="240" w:lineRule="auto"/>
              <w:rPr>
                <w:rFonts w:ascii="Times New Roman" w:hAnsi="Times New Roman" w:cs="Times New Roman"/>
                <w:iCs/>
                <w:color w:val="000000"/>
                <w:sz w:val="18"/>
                <w:szCs w:val="24"/>
                <w:lang w:val="en-GB" w:eastAsia="en-US"/>
                <w:rPrChange w:id="2640" w:author="Valentina Ramaschiello (ESS)" w:date="2015-09-01T13:30:00Z">
                  <w:rPr>
                    <w:rFonts w:ascii="Times New Roman" w:hAnsi="Times New Roman" w:cs="Times New Roman"/>
                    <w:iCs/>
                    <w:color w:val="000000"/>
                    <w:sz w:val="24"/>
                    <w:szCs w:val="24"/>
                    <w:lang w:val="en-GB" w:eastAsia="en-US"/>
                  </w:rPr>
                </w:rPrChange>
              </w:rPr>
              <w:pPrChange w:id="2641" w:author="Valentina Ramaschiello (ESS)" w:date="2015-09-01T13:42:00Z">
                <w:pPr>
                  <w:keepNext/>
                </w:pPr>
              </w:pPrChange>
            </w:pPr>
            <w:r w:rsidRPr="00AE25CA">
              <w:rPr>
                <w:rFonts w:ascii="Times New Roman" w:hAnsi="Times New Roman" w:cs="Times New Roman"/>
                <w:iCs/>
                <w:color w:val="000000"/>
                <w:sz w:val="18"/>
                <w:szCs w:val="24"/>
                <w:lang w:val="en-GB" w:eastAsia="en-US"/>
                <w:rPrChange w:id="2642" w:author="Valentina Ramaschiello (ESS)" w:date="2015-09-01T13:30:00Z">
                  <w:rPr>
                    <w:rFonts w:ascii="Times New Roman" w:hAnsi="Times New Roman" w:cs="Times New Roman"/>
                    <w:iCs/>
                    <w:color w:val="000000"/>
                    <w:sz w:val="24"/>
                    <w:szCs w:val="24"/>
                    <w:lang w:val="en-GB" w:eastAsia="en-US"/>
                  </w:rPr>
                </w:rPrChange>
              </w:rPr>
              <w:t>FCL</w:t>
            </w:r>
          </w:p>
        </w:tc>
        <w:tc>
          <w:tcPr>
            <w:tcW w:w="1006" w:type="dxa"/>
            <w:vMerge w:val="restart"/>
            <w:tcBorders>
              <w:top w:val="double" w:sz="4" w:space="0" w:color="8DB3E2"/>
              <w:bottom w:val="single" w:sz="4" w:space="0" w:color="8DB3E2"/>
            </w:tcBorders>
            <w:shd w:val="clear" w:color="auto" w:fill="auto"/>
            <w:vAlign w:val="center"/>
            <w:tcPrChange w:id="2643" w:author="Valentina Ramaschiello (ESS)" w:date="2015-09-01T13:42:00Z">
              <w:tcPr>
                <w:tcW w:w="1270" w:type="dxa"/>
                <w:vMerge w:val="restart"/>
                <w:tcBorders>
                  <w:top w:val="double" w:sz="4" w:space="0" w:color="8DB3E2"/>
                  <w:bottom w:val="single" w:sz="4" w:space="0" w:color="8DB3E2"/>
                </w:tcBorders>
                <w:shd w:val="clear" w:color="auto" w:fill="auto"/>
                <w:vAlign w:val="center"/>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44" w:author="Valentina Ramaschiello (ESS)" w:date="2015-09-01T13:30:00Z">
                  <w:rPr>
                    <w:rFonts w:ascii="Times New Roman" w:hAnsi="Times New Roman" w:cs="Times New Roman"/>
                    <w:bCs/>
                    <w:color w:val="000000"/>
                    <w:sz w:val="24"/>
                    <w:szCs w:val="24"/>
                    <w:lang w:val="en-GB" w:eastAsia="en-US"/>
                  </w:rPr>
                </w:rPrChange>
              </w:rPr>
              <w:pPrChange w:id="2645"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46" w:author="Valentina Ramaschiello (ESS)" w:date="2015-09-01T13:30:00Z">
                  <w:rPr>
                    <w:rFonts w:ascii="Times New Roman" w:hAnsi="Times New Roman" w:cs="Times New Roman"/>
                    <w:bCs/>
                    <w:color w:val="000000"/>
                    <w:sz w:val="24"/>
                    <w:szCs w:val="24"/>
                    <w:lang w:val="en-GB" w:eastAsia="en-US"/>
                  </w:rPr>
                </w:rPrChange>
              </w:rPr>
              <w:t xml:space="preserve">FCL </w:t>
            </w:r>
            <w:r w:rsidRPr="00AE25CA">
              <w:rPr>
                <w:rFonts w:ascii="Times New Roman" w:hAnsi="Times New Roman" w:cs="Times New Roman"/>
                <w:bCs/>
                <w:color w:val="000000"/>
                <w:sz w:val="18"/>
                <w:szCs w:val="24"/>
                <w:lang w:val="en-GB" w:eastAsia="en-US"/>
                <w:rPrChange w:id="2647" w:author="Valentina Ramaschiello (ESS)" w:date="2015-09-01T13:30:00Z">
                  <w:rPr>
                    <w:rFonts w:ascii="Times New Roman" w:hAnsi="Times New Roman" w:cs="Times New Roman"/>
                    <w:bCs/>
                    <w:color w:val="000000"/>
                    <w:sz w:val="24"/>
                    <w:szCs w:val="24"/>
                    <w:lang w:val="en-GB" w:eastAsia="en-US"/>
                  </w:rPr>
                </w:rPrChange>
              </w:rPr>
              <w:sym w:font="Wingdings" w:char="F0E0"/>
            </w:r>
            <w:r w:rsidRPr="00AE25CA">
              <w:rPr>
                <w:rFonts w:ascii="Times New Roman" w:hAnsi="Times New Roman" w:cs="Times New Roman"/>
                <w:bCs/>
                <w:color w:val="000000"/>
                <w:sz w:val="18"/>
                <w:szCs w:val="24"/>
                <w:lang w:val="en-GB" w:eastAsia="en-US"/>
                <w:rPrChange w:id="2648" w:author="Valentina Ramaschiello (ESS)" w:date="2015-09-01T13:30:00Z">
                  <w:rPr>
                    <w:rFonts w:ascii="Times New Roman" w:hAnsi="Times New Roman" w:cs="Times New Roman"/>
                    <w:bCs/>
                    <w:color w:val="000000"/>
                    <w:sz w:val="24"/>
                    <w:szCs w:val="24"/>
                    <w:lang w:val="en-GB" w:eastAsia="en-US"/>
                  </w:rPr>
                </w:rPrChange>
              </w:rPr>
              <w:t xml:space="preserve"> CPC </w:t>
            </w:r>
          </w:p>
          <w:p w:rsidR="00EB7AF1" w:rsidRPr="00AE25CA" w:rsidRDefault="00EB7AF1" w:rsidP="0069512C">
            <w:pPr>
              <w:keepNext/>
              <w:spacing w:after="0" w:line="240" w:lineRule="auto"/>
              <w:rPr>
                <w:rFonts w:ascii="Times New Roman" w:hAnsi="Times New Roman" w:cs="Times New Roman"/>
                <w:iCs/>
                <w:color w:val="000000"/>
                <w:sz w:val="18"/>
                <w:szCs w:val="24"/>
                <w:lang w:val="en-GB" w:eastAsia="en-US"/>
                <w:rPrChange w:id="2649" w:author="Valentina Ramaschiello (ESS)" w:date="2015-09-01T13:30:00Z">
                  <w:rPr>
                    <w:rFonts w:ascii="Times New Roman" w:hAnsi="Times New Roman" w:cs="Times New Roman"/>
                    <w:iCs/>
                    <w:color w:val="000000"/>
                    <w:sz w:val="24"/>
                    <w:szCs w:val="24"/>
                    <w:lang w:val="en-GB" w:eastAsia="en-US"/>
                  </w:rPr>
                </w:rPrChange>
              </w:rPr>
              <w:pPrChange w:id="2650"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51" w:author="Valentina Ramaschiello (ESS)" w:date="2015-09-01T13:30:00Z">
                  <w:rPr>
                    <w:rFonts w:ascii="Times New Roman" w:hAnsi="Times New Roman" w:cs="Times New Roman"/>
                    <w:bCs/>
                    <w:color w:val="000000"/>
                    <w:sz w:val="24"/>
                    <w:szCs w:val="24"/>
                    <w:lang w:val="en-GB" w:eastAsia="en-US"/>
                  </w:rPr>
                </w:rPrChange>
              </w:rPr>
              <w:t>conversion factor</w:t>
            </w:r>
          </w:p>
        </w:tc>
        <w:tc>
          <w:tcPr>
            <w:tcW w:w="4542" w:type="dxa"/>
            <w:gridSpan w:val="3"/>
            <w:shd w:val="clear" w:color="000000" w:fill="DBE5F1"/>
            <w:noWrap/>
            <w:vAlign w:val="center"/>
            <w:hideMark/>
            <w:tcPrChange w:id="2652" w:author="Valentina Ramaschiello (ESS)" w:date="2015-09-01T13:42:00Z">
              <w:tcPr>
                <w:tcW w:w="4912" w:type="dxa"/>
                <w:gridSpan w:val="3"/>
                <w:shd w:val="clear" w:color="000000" w:fill="DBE5F1"/>
                <w:noWrap/>
                <w:vAlign w:val="center"/>
                <w:hideMark/>
              </w:tcPr>
            </w:tcPrChange>
          </w:tcPr>
          <w:p w:rsidR="00EB7AF1" w:rsidRPr="00AE25CA" w:rsidRDefault="00EB7AF1" w:rsidP="0069512C">
            <w:pPr>
              <w:keepNext/>
              <w:spacing w:after="0" w:line="240" w:lineRule="auto"/>
              <w:rPr>
                <w:rFonts w:ascii="Times New Roman" w:hAnsi="Times New Roman" w:cs="Times New Roman"/>
                <w:iCs/>
                <w:color w:val="000000"/>
                <w:sz w:val="18"/>
                <w:szCs w:val="24"/>
                <w:lang w:val="en-GB" w:eastAsia="en-US"/>
                <w:rPrChange w:id="2653" w:author="Valentina Ramaschiello (ESS)" w:date="2015-09-01T13:30:00Z">
                  <w:rPr>
                    <w:rFonts w:ascii="Times New Roman" w:hAnsi="Times New Roman" w:cs="Times New Roman"/>
                    <w:iCs/>
                    <w:color w:val="000000"/>
                    <w:sz w:val="24"/>
                    <w:szCs w:val="24"/>
                    <w:lang w:val="en-GB" w:eastAsia="en-US"/>
                  </w:rPr>
                </w:rPrChange>
              </w:rPr>
              <w:pPrChange w:id="2654" w:author="Valentina Ramaschiello (ESS)" w:date="2015-09-01T13:42:00Z">
                <w:pPr>
                  <w:keepNext/>
                </w:pPr>
              </w:pPrChange>
            </w:pPr>
            <w:r w:rsidRPr="00AE25CA">
              <w:rPr>
                <w:rFonts w:ascii="Times New Roman" w:hAnsi="Times New Roman" w:cs="Times New Roman"/>
                <w:iCs/>
                <w:color w:val="000000"/>
                <w:sz w:val="18"/>
                <w:szCs w:val="24"/>
                <w:lang w:val="en-GB" w:eastAsia="en-US"/>
                <w:rPrChange w:id="2655" w:author="Valentina Ramaschiello (ESS)" w:date="2015-09-01T13:30:00Z">
                  <w:rPr>
                    <w:rFonts w:ascii="Times New Roman" w:hAnsi="Times New Roman" w:cs="Times New Roman"/>
                    <w:iCs/>
                    <w:color w:val="000000"/>
                    <w:sz w:val="24"/>
                    <w:szCs w:val="24"/>
                    <w:lang w:val="en-GB" w:eastAsia="en-US"/>
                  </w:rPr>
                </w:rPrChange>
              </w:rPr>
              <w:t>CPC ver.2.1 expanded</w:t>
            </w:r>
          </w:p>
        </w:tc>
      </w:tr>
      <w:tr w:rsidR="00EB7AF1" w:rsidRPr="00AE25CA" w:rsidTr="0069512C">
        <w:trPr>
          <w:trHeight w:val="300"/>
          <w:jc w:val="center"/>
          <w:trPrChange w:id="2656" w:author="Valentina Ramaschiello (ESS)" w:date="2015-09-01T13:42:00Z">
            <w:trPr>
              <w:trHeight w:val="300"/>
              <w:jc w:val="center"/>
            </w:trPr>
          </w:trPrChange>
        </w:trPr>
        <w:tc>
          <w:tcPr>
            <w:tcW w:w="750" w:type="dxa"/>
            <w:shd w:val="clear" w:color="auto" w:fill="auto"/>
            <w:noWrap/>
            <w:vAlign w:val="center"/>
            <w:hideMark/>
            <w:tcPrChange w:id="2657" w:author="Valentina Ramaschiello (ESS)" w:date="2015-09-01T13:42:00Z">
              <w:tcPr>
                <w:tcW w:w="830" w:type="dxa"/>
                <w:shd w:val="clear" w:color="auto" w:fill="auto"/>
                <w:noWrap/>
                <w:vAlign w:val="center"/>
                <w:hideMark/>
              </w:tcPr>
            </w:tcPrChange>
          </w:tcPr>
          <w:p w:rsidR="00EB7AF1" w:rsidRPr="00AE25CA" w:rsidRDefault="0041048F" w:rsidP="0069512C">
            <w:pPr>
              <w:keepNext/>
              <w:spacing w:after="0" w:line="240" w:lineRule="auto"/>
              <w:rPr>
                <w:rFonts w:ascii="Times New Roman" w:hAnsi="Times New Roman" w:cs="Times New Roman"/>
                <w:bCs/>
                <w:color w:val="000000"/>
                <w:sz w:val="18"/>
                <w:szCs w:val="24"/>
                <w:lang w:val="en-GB" w:eastAsia="en-US"/>
                <w:rPrChange w:id="2658" w:author="Valentina Ramaschiello (ESS)" w:date="2015-09-01T13:30:00Z">
                  <w:rPr>
                    <w:rFonts w:ascii="Times New Roman" w:hAnsi="Times New Roman" w:cs="Times New Roman"/>
                    <w:bCs/>
                    <w:color w:val="000000"/>
                    <w:sz w:val="24"/>
                    <w:szCs w:val="24"/>
                    <w:lang w:val="en-GB" w:eastAsia="en-US"/>
                  </w:rPr>
                </w:rPrChange>
              </w:rPr>
              <w:pPrChange w:id="2659" w:author="Valentina Ramaschiello (ESS)" w:date="2015-09-01T13:42:00Z">
                <w:pPr>
                  <w:keepNext/>
                </w:pPr>
              </w:pPrChange>
            </w:pPr>
            <w:ins w:id="2660" w:author="Valentina Ramaschiello (ESS)" w:date="2015-09-01T13:31:00Z">
              <w:r>
                <w:rPr>
                  <w:rFonts w:ascii="Times New Roman" w:hAnsi="Times New Roman" w:cs="Times New Roman"/>
                  <w:bCs/>
                  <w:color w:val="000000"/>
                  <w:sz w:val="18"/>
                  <w:szCs w:val="24"/>
                  <w:lang w:val="en-GB" w:eastAsia="en-US"/>
                </w:rPr>
                <w:t>c</w:t>
              </w:r>
            </w:ins>
            <w:del w:id="2661" w:author="Valentina Ramaschiello (ESS)" w:date="2015-09-01T13:31:00Z">
              <w:r w:rsidR="00FC0360" w:rsidRPr="00AE25CA" w:rsidDel="0041048F">
                <w:rPr>
                  <w:rFonts w:ascii="Times New Roman" w:hAnsi="Times New Roman" w:cs="Times New Roman"/>
                  <w:bCs/>
                  <w:color w:val="000000"/>
                  <w:sz w:val="18"/>
                  <w:szCs w:val="24"/>
                  <w:lang w:val="en-GB" w:eastAsia="en-US"/>
                  <w:rPrChange w:id="2662" w:author="Valentina Ramaschiello (ESS)" w:date="2015-09-01T13:30:00Z">
                    <w:rPr>
                      <w:rFonts w:ascii="Times New Roman" w:hAnsi="Times New Roman" w:cs="Times New Roman"/>
                      <w:bCs/>
                      <w:color w:val="000000"/>
                      <w:sz w:val="24"/>
                      <w:szCs w:val="24"/>
                      <w:lang w:val="en-GB" w:eastAsia="en-US"/>
                    </w:rPr>
                  </w:rPrChange>
                </w:rPr>
                <w:delText>C</w:delText>
              </w:r>
            </w:del>
            <w:r w:rsidR="00EB7AF1" w:rsidRPr="00AE25CA">
              <w:rPr>
                <w:rFonts w:ascii="Times New Roman" w:hAnsi="Times New Roman" w:cs="Times New Roman"/>
                <w:bCs/>
                <w:color w:val="000000"/>
                <w:sz w:val="18"/>
                <w:szCs w:val="24"/>
                <w:lang w:val="en-GB" w:eastAsia="en-US"/>
                <w:rPrChange w:id="2663" w:author="Valentina Ramaschiello (ESS)" w:date="2015-09-01T13:30:00Z">
                  <w:rPr>
                    <w:rFonts w:ascii="Times New Roman" w:hAnsi="Times New Roman" w:cs="Times New Roman"/>
                    <w:bCs/>
                    <w:color w:val="000000"/>
                    <w:sz w:val="24"/>
                    <w:szCs w:val="24"/>
                    <w:lang w:val="en-GB" w:eastAsia="en-US"/>
                  </w:rPr>
                </w:rPrChange>
              </w:rPr>
              <w:t>ode</w:t>
            </w:r>
          </w:p>
        </w:tc>
        <w:tc>
          <w:tcPr>
            <w:tcW w:w="1076" w:type="dxa"/>
            <w:shd w:val="clear" w:color="auto" w:fill="auto"/>
            <w:noWrap/>
            <w:vAlign w:val="center"/>
            <w:hideMark/>
            <w:tcPrChange w:id="2664" w:author="Valentina Ramaschiello (ESS)" w:date="2015-09-01T13:42:00Z">
              <w:tcPr>
                <w:tcW w:w="1363" w:type="dxa"/>
                <w:shd w:val="clear" w:color="auto" w:fill="auto"/>
                <w:noWrap/>
                <w:vAlign w:val="center"/>
                <w:hideMark/>
              </w:tcPr>
            </w:tcPrChange>
          </w:tcPr>
          <w:p w:rsidR="00EB7AF1" w:rsidRPr="00AE25CA" w:rsidRDefault="00AE25CA" w:rsidP="0069512C">
            <w:pPr>
              <w:keepNext/>
              <w:spacing w:after="0" w:line="240" w:lineRule="auto"/>
              <w:rPr>
                <w:rFonts w:ascii="Times New Roman" w:hAnsi="Times New Roman" w:cs="Times New Roman"/>
                <w:bCs/>
                <w:color w:val="000000"/>
                <w:sz w:val="18"/>
                <w:szCs w:val="24"/>
                <w:lang w:val="en-GB" w:eastAsia="en-US"/>
                <w:rPrChange w:id="2665" w:author="Valentina Ramaschiello (ESS)" w:date="2015-09-01T13:30:00Z">
                  <w:rPr>
                    <w:rFonts w:ascii="Times New Roman" w:hAnsi="Times New Roman" w:cs="Times New Roman"/>
                    <w:bCs/>
                    <w:color w:val="000000"/>
                    <w:sz w:val="24"/>
                    <w:szCs w:val="24"/>
                    <w:lang w:val="en-GB" w:eastAsia="en-US"/>
                  </w:rPr>
                </w:rPrChange>
              </w:rPr>
              <w:pPrChange w:id="2666" w:author="Valentina Ramaschiello (ESS)" w:date="2015-09-01T13:42:00Z">
                <w:pPr>
                  <w:keepNext/>
                </w:pPr>
              </w:pPrChange>
            </w:pPr>
            <w:ins w:id="2667" w:author="Valentina Ramaschiello (ESS)" w:date="2015-09-01T13:30:00Z">
              <w:r>
                <w:rPr>
                  <w:rFonts w:ascii="Times New Roman" w:hAnsi="Times New Roman" w:cs="Times New Roman"/>
                  <w:sz w:val="18"/>
                  <w:szCs w:val="24"/>
                  <w:lang w:val="en-GB" w:eastAsia="en-GB"/>
                </w:rPr>
                <w:t>d</w:t>
              </w:r>
            </w:ins>
            <w:del w:id="2668" w:author="Valentina Ramaschiello (ESS)" w:date="2015-09-01T13:30:00Z">
              <w:r w:rsidR="00FC0360" w:rsidRPr="00AE25CA" w:rsidDel="00AE25CA">
                <w:rPr>
                  <w:rFonts w:ascii="Times New Roman" w:hAnsi="Times New Roman" w:cs="Times New Roman"/>
                  <w:sz w:val="18"/>
                  <w:szCs w:val="24"/>
                  <w:lang w:val="en-GB" w:eastAsia="en-GB"/>
                  <w:rPrChange w:id="2669" w:author="Valentina Ramaschiello (ESS)" w:date="2015-09-01T13:30:00Z">
                    <w:rPr>
                      <w:rFonts w:ascii="Times New Roman" w:hAnsi="Times New Roman" w:cs="Times New Roman"/>
                      <w:sz w:val="24"/>
                      <w:szCs w:val="24"/>
                      <w:lang w:val="en-GB" w:eastAsia="en-GB"/>
                    </w:rPr>
                  </w:rPrChange>
                </w:rPr>
                <w:delText>D</w:delText>
              </w:r>
            </w:del>
            <w:r w:rsidR="00EB7AF1" w:rsidRPr="00AE25CA">
              <w:rPr>
                <w:rFonts w:ascii="Times New Roman" w:hAnsi="Times New Roman" w:cs="Times New Roman"/>
                <w:sz w:val="18"/>
                <w:szCs w:val="24"/>
                <w:lang w:val="en-GB" w:eastAsia="en-GB"/>
                <w:rPrChange w:id="2670" w:author="Valentina Ramaschiello (ESS)" w:date="2015-09-01T13:30:00Z">
                  <w:rPr>
                    <w:rFonts w:ascii="Times New Roman" w:hAnsi="Times New Roman" w:cs="Times New Roman"/>
                    <w:sz w:val="24"/>
                    <w:szCs w:val="24"/>
                    <w:lang w:val="en-GB" w:eastAsia="en-GB"/>
                  </w:rPr>
                </w:rPrChange>
              </w:rPr>
              <w:t>escriptor</w:t>
            </w:r>
          </w:p>
        </w:tc>
        <w:tc>
          <w:tcPr>
            <w:tcW w:w="1774" w:type="dxa"/>
            <w:shd w:val="clear" w:color="auto" w:fill="auto"/>
            <w:noWrap/>
            <w:vAlign w:val="center"/>
            <w:hideMark/>
            <w:tcPrChange w:id="2671" w:author="Valentina Ramaschiello (ESS)" w:date="2015-09-01T13:42:00Z">
              <w:tcPr>
                <w:tcW w:w="1774" w:type="dxa"/>
                <w:shd w:val="clear" w:color="auto" w:fill="auto"/>
                <w:noWrap/>
                <w:vAlign w:val="center"/>
                <w:hideMark/>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72" w:author="Valentina Ramaschiello (ESS)" w:date="2015-09-01T13:30:00Z">
                  <w:rPr>
                    <w:rFonts w:ascii="Times New Roman" w:hAnsi="Times New Roman" w:cs="Times New Roman"/>
                    <w:bCs/>
                    <w:color w:val="000000"/>
                    <w:sz w:val="24"/>
                    <w:szCs w:val="24"/>
                    <w:lang w:val="en-GB" w:eastAsia="en-US"/>
                  </w:rPr>
                </w:rPrChange>
              </w:rPr>
              <w:pPrChange w:id="2673"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74" w:author="Valentina Ramaschiello (ESS)" w:date="2015-09-01T13:30:00Z">
                  <w:rPr>
                    <w:rFonts w:ascii="Times New Roman" w:hAnsi="Times New Roman" w:cs="Times New Roman"/>
                    <w:bCs/>
                    <w:color w:val="000000"/>
                    <w:sz w:val="24"/>
                    <w:szCs w:val="24"/>
                    <w:lang w:val="en-GB" w:eastAsia="en-US"/>
                  </w:rPr>
                </w:rPrChange>
              </w:rPr>
              <w:t>data (old format)</w:t>
            </w:r>
          </w:p>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75" w:author="Valentina Ramaschiello (ESS)" w:date="2015-09-01T13:30:00Z">
                  <w:rPr>
                    <w:rFonts w:ascii="Times New Roman" w:hAnsi="Times New Roman" w:cs="Times New Roman"/>
                    <w:bCs/>
                    <w:color w:val="000000"/>
                    <w:sz w:val="24"/>
                    <w:szCs w:val="24"/>
                    <w:lang w:val="en-GB" w:eastAsia="en-US"/>
                  </w:rPr>
                </w:rPrChange>
              </w:rPr>
              <w:pPrChange w:id="2676"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77" w:author="Valentina Ramaschiello (ESS)" w:date="2015-09-01T13:30:00Z">
                  <w:rPr>
                    <w:rFonts w:ascii="Times New Roman" w:hAnsi="Times New Roman" w:cs="Times New Roman"/>
                    <w:bCs/>
                    <w:color w:val="000000"/>
                    <w:sz w:val="24"/>
                    <w:szCs w:val="24"/>
                    <w:lang w:val="en-GB" w:eastAsia="en-US"/>
                  </w:rPr>
                </w:rPrChange>
              </w:rPr>
              <w:t>production quantity</w:t>
            </w:r>
          </w:p>
        </w:tc>
        <w:tc>
          <w:tcPr>
            <w:tcW w:w="1006" w:type="dxa"/>
            <w:vMerge/>
            <w:tcBorders>
              <w:top w:val="single" w:sz="4" w:space="0" w:color="8DB3E2"/>
              <w:bottom w:val="single" w:sz="4" w:space="0" w:color="8DB3E2"/>
            </w:tcBorders>
            <w:shd w:val="clear" w:color="auto" w:fill="auto"/>
            <w:vAlign w:val="center"/>
            <w:tcPrChange w:id="2678" w:author="Valentina Ramaschiello (ESS)" w:date="2015-09-01T13:42:00Z">
              <w:tcPr>
                <w:tcW w:w="1270" w:type="dxa"/>
                <w:vMerge/>
                <w:tcBorders>
                  <w:top w:val="single" w:sz="4" w:space="0" w:color="8DB3E2"/>
                  <w:bottom w:val="single" w:sz="4" w:space="0" w:color="8DB3E2"/>
                </w:tcBorders>
                <w:shd w:val="clear" w:color="auto" w:fill="auto"/>
                <w:vAlign w:val="center"/>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79" w:author="Valentina Ramaschiello (ESS)" w:date="2015-09-01T13:30:00Z">
                  <w:rPr>
                    <w:rFonts w:ascii="Times New Roman" w:hAnsi="Times New Roman" w:cs="Times New Roman"/>
                    <w:bCs/>
                    <w:color w:val="000000"/>
                    <w:sz w:val="24"/>
                    <w:szCs w:val="24"/>
                    <w:lang w:val="en-GB" w:eastAsia="en-US"/>
                  </w:rPr>
                </w:rPrChange>
              </w:rPr>
              <w:pPrChange w:id="2680" w:author="Valentina Ramaschiello (ESS)" w:date="2015-09-01T13:42:00Z">
                <w:pPr>
                  <w:keepNext/>
                </w:pPr>
              </w:pPrChange>
            </w:pPr>
          </w:p>
        </w:tc>
        <w:tc>
          <w:tcPr>
            <w:tcW w:w="1116" w:type="dxa"/>
            <w:shd w:val="clear" w:color="auto" w:fill="auto"/>
            <w:noWrap/>
            <w:vAlign w:val="center"/>
            <w:hideMark/>
            <w:tcPrChange w:id="2681" w:author="Valentina Ramaschiello (ESS)" w:date="2015-09-01T13:42:00Z">
              <w:tcPr>
                <w:tcW w:w="1116" w:type="dxa"/>
                <w:shd w:val="clear" w:color="auto" w:fill="auto"/>
                <w:noWrap/>
                <w:vAlign w:val="center"/>
                <w:hideMark/>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82" w:author="Valentina Ramaschiello (ESS)" w:date="2015-09-01T13:30:00Z">
                  <w:rPr>
                    <w:rFonts w:ascii="Times New Roman" w:hAnsi="Times New Roman" w:cs="Times New Roman"/>
                    <w:bCs/>
                    <w:color w:val="000000"/>
                    <w:sz w:val="24"/>
                    <w:szCs w:val="24"/>
                    <w:lang w:val="en-GB" w:eastAsia="en-US"/>
                  </w:rPr>
                </w:rPrChange>
              </w:rPr>
              <w:pPrChange w:id="2683"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84" w:author="Valentina Ramaschiello (ESS)" w:date="2015-09-01T13:30:00Z">
                  <w:rPr>
                    <w:rFonts w:ascii="Times New Roman" w:hAnsi="Times New Roman" w:cs="Times New Roman"/>
                    <w:bCs/>
                    <w:color w:val="000000"/>
                    <w:sz w:val="24"/>
                    <w:szCs w:val="24"/>
                    <w:lang w:val="en-GB" w:eastAsia="en-US"/>
                  </w:rPr>
                </w:rPrChange>
              </w:rPr>
              <w:t>code</w:t>
            </w:r>
          </w:p>
        </w:tc>
        <w:tc>
          <w:tcPr>
            <w:tcW w:w="2153" w:type="dxa"/>
            <w:shd w:val="clear" w:color="auto" w:fill="auto"/>
            <w:noWrap/>
            <w:vAlign w:val="center"/>
            <w:hideMark/>
            <w:tcPrChange w:id="2685" w:author="Valentina Ramaschiello (ESS)" w:date="2015-09-01T13:42:00Z">
              <w:tcPr>
                <w:tcW w:w="2153" w:type="dxa"/>
                <w:shd w:val="clear" w:color="auto" w:fill="auto"/>
                <w:noWrap/>
                <w:vAlign w:val="center"/>
                <w:hideMark/>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86" w:author="Valentina Ramaschiello (ESS)" w:date="2015-09-01T13:30:00Z">
                  <w:rPr>
                    <w:rFonts w:ascii="Times New Roman" w:hAnsi="Times New Roman" w:cs="Times New Roman"/>
                    <w:bCs/>
                    <w:color w:val="000000"/>
                    <w:sz w:val="24"/>
                    <w:szCs w:val="24"/>
                    <w:lang w:val="en-GB" w:eastAsia="en-US"/>
                  </w:rPr>
                </w:rPrChange>
              </w:rPr>
              <w:pPrChange w:id="2687" w:author="Valentina Ramaschiello (ESS)" w:date="2015-09-01T13:42:00Z">
                <w:pPr>
                  <w:keepNext/>
                </w:pPr>
              </w:pPrChange>
            </w:pPr>
            <w:r w:rsidRPr="00AE25CA">
              <w:rPr>
                <w:rFonts w:ascii="Times New Roman" w:hAnsi="Times New Roman" w:cs="Times New Roman"/>
                <w:sz w:val="18"/>
                <w:szCs w:val="24"/>
                <w:lang w:val="en-GB" w:eastAsia="en-GB"/>
                <w:rPrChange w:id="2688" w:author="Valentina Ramaschiello (ESS)" w:date="2015-09-01T13:30:00Z">
                  <w:rPr>
                    <w:rFonts w:ascii="Times New Roman" w:hAnsi="Times New Roman" w:cs="Times New Roman"/>
                    <w:sz w:val="24"/>
                    <w:szCs w:val="24"/>
                    <w:lang w:val="en-GB" w:eastAsia="en-GB"/>
                  </w:rPr>
                </w:rPrChange>
              </w:rPr>
              <w:t>descriptor</w:t>
            </w:r>
          </w:p>
        </w:tc>
        <w:tc>
          <w:tcPr>
            <w:tcW w:w="1273" w:type="dxa"/>
            <w:shd w:val="clear" w:color="auto" w:fill="auto"/>
            <w:noWrap/>
            <w:vAlign w:val="center"/>
            <w:hideMark/>
            <w:tcPrChange w:id="2689" w:author="Valentina Ramaschiello (ESS)" w:date="2015-09-01T13:42:00Z">
              <w:tcPr>
                <w:tcW w:w="1643" w:type="dxa"/>
                <w:shd w:val="clear" w:color="auto" w:fill="auto"/>
                <w:noWrap/>
                <w:vAlign w:val="center"/>
                <w:hideMark/>
              </w:tcPr>
            </w:tcPrChange>
          </w:tcPr>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90" w:author="Valentina Ramaschiello (ESS)" w:date="2015-09-01T13:30:00Z">
                  <w:rPr>
                    <w:rFonts w:ascii="Times New Roman" w:hAnsi="Times New Roman" w:cs="Times New Roman"/>
                    <w:bCs/>
                    <w:color w:val="000000"/>
                    <w:sz w:val="24"/>
                    <w:szCs w:val="24"/>
                    <w:lang w:val="en-GB" w:eastAsia="en-US"/>
                  </w:rPr>
                </w:rPrChange>
              </w:rPr>
              <w:pPrChange w:id="2691"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92" w:author="Valentina Ramaschiello (ESS)" w:date="2015-09-01T13:30:00Z">
                  <w:rPr>
                    <w:rFonts w:ascii="Times New Roman" w:hAnsi="Times New Roman" w:cs="Times New Roman"/>
                    <w:bCs/>
                    <w:color w:val="000000"/>
                    <w:sz w:val="24"/>
                    <w:szCs w:val="24"/>
                    <w:lang w:val="en-GB" w:eastAsia="en-US"/>
                  </w:rPr>
                </w:rPrChange>
              </w:rPr>
              <w:t>data (new format)</w:t>
            </w:r>
          </w:p>
          <w:p w:rsidR="00EB7AF1" w:rsidRPr="00AE25CA" w:rsidRDefault="00EB7AF1" w:rsidP="0069512C">
            <w:pPr>
              <w:keepNext/>
              <w:spacing w:after="0" w:line="240" w:lineRule="auto"/>
              <w:rPr>
                <w:rFonts w:ascii="Times New Roman" w:hAnsi="Times New Roman" w:cs="Times New Roman"/>
                <w:bCs/>
                <w:color w:val="000000"/>
                <w:sz w:val="18"/>
                <w:szCs w:val="24"/>
                <w:lang w:val="en-GB" w:eastAsia="en-US"/>
                <w:rPrChange w:id="2693" w:author="Valentina Ramaschiello (ESS)" w:date="2015-09-01T13:30:00Z">
                  <w:rPr>
                    <w:rFonts w:ascii="Times New Roman" w:hAnsi="Times New Roman" w:cs="Times New Roman"/>
                    <w:bCs/>
                    <w:color w:val="000000"/>
                    <w:sz w:val="24"/>
                    <w:szCs w:val="24"/>
                    <w:lang w:val="en-GB" w:eastAsia="en-US"/>
                  </w:rPr>
                </w:rPrChange>
              </w:rPr>
              <w:pPrChange w:id="2694" w:author="Valentina Ramaschiello (ESS)" w:date="2015-09-01T13:42:00Z">
                <w:pPr>
                  <w:keepNext/>
                </w:pPr>
              </w:pPrChange>
            </w:pPr>
            <w:r w:rsidRPr="00AE25CA">
              <w:rPr>
                <w:rFonts w:ascii="Times New Roman" w:hAnsi="Times New Roman" w:cs="Times New Roman"/>
                <w:bCs/>
                <w:color w:val="000000"/>
                <w:sz w:val="18"/>
                <w:szCs w:val="24"/>
                <w:lang w:val="en-GB" w:eastAsia="en-US"/>
                <w:rPrChange w:id="2695" w:author="Valentina Ramaschiello (ESS)" w:date="2015-09-01T13:30:00Z">
                  <w:rPr>
                    <w:rFonts w:ascii="Times New Roman" w:hAnsi="Times New Roman" w:cs="Times New Roman"/>
                    <w:bCs/>
                    <w:color w:val="000000"/>
                    <w:sz w:val="24"/>
                    <w:szCs w:val="24"/>
                    <w:lang w:val="en-GB" w:eastAsia="en-US"/>
                  </w:rPr>
                </w:rPrChange>
              </w:rPr>
              <w:t>production quantity</w:t>
            </w:r>
          </w:p>
        </w:tc>
      </w:tr>
      <w:tr w:rsidR="00EB7AF1" w:rsidRPr="00AE25CA" w:rsidTr="0069512C">
        <w:trPr>
          <w:trHeight w:val="300"/>
          <w:jc w:val="center"/>
          <w:trPrChange w:id="2696" w:author="Valentina Ramaschiello (ESS)" w:date="2015-09-01T13:42:00Z">
            <w:trPr>
              <w:trHeight w:val="300"/>
              <w:jc w:val="center"/>
            </w:trPr>
          </w:trPrChange>
        </w:trPr>
        <w:tc>
          <w:tcPr>
            <w:tcW w:w="750" w:type="dxa"/>
            <w:shd w:val="clear" w:color="auto" w:fill="auto"/>
            <w:noWrap/>
            <w:vAlign w:val="center"/>
            <w:hideMark/>
            <w:tcPrChange w:id="2697" w:author="Valentina Ramaschiello (ESS)" w:date="2015-09-01T13:42:00Z">
              <w:tcPr>
                <w:tcW w:w="830"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698" w:author="Valentina Ramaschiello (ESS)" w:date="2015-09-01T13:30:00Z">
                  <w:rPr>
                    <w:rFonts w:ascii="Times New Roman" w:hAnsi="Times New Roman" w:cs="Times New Roman"/>
                    <w:color w:val="000000"/>
                    <w:sz w:val="24"/>
                    <w:szCs w:val="24"/>
                    <w:lang w:val="en-GB" w:eastAsia="en-US"/>
                  </w:rPr>
                </w:rPrChange>
              </w:rPr>
              <w:pPrChange w:id="2699"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00" w:author="Valentina Ramaschiello (ESS)" w:date="2015-09-01T13:30:00Z">
                  <w:rPr>
                    <w:rFonts w:ascii="Times New Roman" w:hAnsi="Times New Roman" w:cs="Times New Roman"/>
                    <w:color w:val="000000"/>
                    <w:sz w:val="24"/>
                    <w:szCs w:val="24"/>
                    <w:lang w:val="en-GB" w:eastAsia="en-US"/>
                  </w:rPr>
                </w:rPrChange>
              </w:rPr>
              <w:t>0603</w:t>
            </w:r>
          </w:p>
        </w:tc>
        <w:tc>
          <w:tcPr>
            <w:tcW w:w="1076" w:type="dxa"/>
            <w:shd w:val="clear" w:color="auto" w:fill="auto"/>
            <w:noWrap/>
            <w:vAlign w:val="center"/>
            <w:hideMark/>
            <w:tcPrChange w:id="2701" w:author="Valentina Ramaschiello (ESS)" w:date="2015-09-01T13:42:00Z">
              <w:tcPr>
                <w:tcW w:w="136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702" w:author="Valentina Ramaschiello (ESS)" w:date="2015-09-01T13:30:00Z">
                  <w:rPr>
                    <w:rFonts w:ascii="Times New Roman" w:hAnsi="Times New Roman" w:cs="Times New Roman"/>
                    <w:color w:val="000000"/>
                    <w:sz w:val="24"/>
                    <w:szCs w:val="24"/>
                    <w:lang w:val="en-GB" w:eastAsia="en-US"/>
                  </w:rPr>
                </w:rPrChange>
              </w:rPr>
              <w:pPrChange w:id="2703"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04" w:author="Valentina Ramaschiello (ESS)" w:date="2015-09-01T13:30:00Z">
                  <w:rPr>
                    <w:rFonts w:ascii="Times New Roman" w:hAnsi="Times New Roman" w:cs="Times New Roman"/>
                    <w:color w:val="000000"/>
                    <w:sz w:val="24"/>
                    <w:szCs w:val="24"/>
                    <w:lang w:val="en-GB" w:eastAsia="en-US"/>
                  </w:rPr>
                </w:rPrChange>
              </w:rPr>
              <w:t>fruit tropical fresh, n.e.s.</w:t>
            </w:r>
          </w:p>
        </w:tc>
        <w:tc>
          <w:tcPr>
            <w:tcW w:w="1774" w:type="dxa"/>
            <w:shd w:val="clear" w:color="auto" w:fill="auto"/>
            <w:noWrap/>
            <w:vAlign w:val="center"/>
            <w:hideMark/>
            <w:tcPrChange w:id="2705" w:author="Valentina Ramaschiello (ESS)" w:date="2015-09-01T13:42:00Z">
              <w:tcPr>
                <w:tcW w:w="1774"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b/>
                <w:color w:val="000000"/>
                <w:sz w:val="18"/>
                <w:szCs w:val="24"/>
                <w:lang w:val="en-GB" w:eastAsia="en-US"/>
                <w:rPrChange w:id="2706" w:author="Valentina Ramaschiello (ESS)" w:date="2015-09-01T13:30:00Z">
                  <w:rPr>
                    <w:rFonts w:ascii="Times New Roman" w:hAnsi="Times New Roman" w:cs="Times New Roman"/>
                    <w:b/>
                    <w:color w:val="000000"/>
                    <w:sz w:val="24"/>
                    <w:szCs w:val="24"/>
                    <w:lang w:val="en-GB" w:eastAsia="en-US"/>
                  </w:rPr>
                </w:rPrChange>
              </w:rPr>
              <w:pPrChange w:id="2707" w:author="Valentina Ramaschiello (ESS)" w:date="2015-09-01T13:42:00Z">
                <w:pPr>
                  <w:keepNext/>
                  <w:jc w:val="center"/>
                </w:pPr>
              </w:pPrChange>
            </w:pPr>
            <w:r w:rsidRPr="00AE25CA">
              <w:rPr>
                <w:rFonts w:ascii="Times New Roman" w:hAnsi="Times New Roman" w:cs="Times New Roman"/>
                <w:b/>
                <w:color w:val="000000"/>
                <w:sz w:val="18"/>
                <w:szCs w:val="24"/>
                <w:lang w:val="en-GB" w:eastAsia="en-US"/>
                <w:rPrChange w:id="2708" w:author="Valentina Ramaschiello (ESS)" w:date="2015-09-01T13:30:00Z">
                  <w:rPr>
                    <w:rFonts w:ascii="Times New Roman" w:hAnsi="Times New Roman" w:cs="Times New Roman"/>
                    <w:b/>
                    <w:color w:val="000000"/>
                    <w:sz w:val="24"/>
                    <w:szCs w:val="24"/>
                    <w:lang w:val="en-GB" w:eastAsia="en-US"/>
                  </w:rPr>
                </w:rPrChange>
              </w:rPr>
              <w:t>52 684 tonnes</w:t>
            </w:r>
          </w:p>
        </w:tc>
        <w:tc>
          <w:tcPr>
            <w:tcW w:w="1006" w:type="dxa"/>
            <w:tcBorders>
              <w:top w:val="single" w:sz="4" w:space="0" w:color="8DB3E2"/>
            </w:tcBorders>
            <w:vAlign w:val="center"/>
            <w:tcPrChange w:id="2709" w:author="Valentina Ramaschiello (ESS)" w:date="2015-09-01T13:42:00Z">
              <w:tcPr>
                <w:tcW w:w="1270" w:type="dxa"/>
                <w:tcBorders>
                  <w:top w:val="single" w:sz="4" w:space="0" w:color="8DB3E2"/>
                </w:tcBorders>
                <w:vAlign w:val="center"/>
              </w:tcPr>
            </w:tcPrChange>
          </w:tcPr>
          <w:p w:rsidR="00EB7AF1" w:rsidRPr="00AE25CA" w:rsidRDefault="00EB7AF1" w:rsidP="0069512C">
            <w:pPr>
              <w:keepNext/>
              <w:spacing w:after="0" w:line="240" w:lineRule="auto"/>
              <w:jc w:val="center"/>
              <w:rPr>
                <w:rFonts w:ascii="Times New Roman" w:hAnsi="Times New Roman" w:cs="Times New Roman"/>
                <w:b/>
                <w:color w:val="3366FF"/>
                <w:sz w:val="18"/>
                <w:szCs w:val="24"/>
                <w:lang w:val="en-GB" w:eastAsia="en-US"/>
                <w:rPrChange w:id="2710" w:author="Valentina Ramaschiello (ESS)" w:date="2015-09-01T13:30:00Z">
                  <w:rPr>
                    <w:rFonts w:ascii="Times New Roman" w:hAnsi="Times New Roman" w:cs="Times New Roman"/>
                    <w:b/>
                    <w:color w:val="3366FF"/>
                    <w:sz w:val="24"/>
                    <w:szCs w:val="24"/>
                    <w:lang w:val="en-GB" w:eastAsia="en-US"/>
                  </w:rPr>
                </w:rPrChange>
              </w:rPr>
              <w:pPrChange w:id="2711" w:author="Valentina Ramaschiello (ESS)" w:date="2015-09-01T13:42:00Z">
                <w:pPr>
                  <w:keepNext/>
                  <w:jc w:val="center"/>
                </w:pPr>
              </w:pPrChange>
            </w:pPr>
            <w:r w:rsidRPr="00AE25CA">
              <w:rPr>
                <w:rFonts w:ascii="Times New Roman" w:hAnsi="Times New Roman" w:cs="Times New Roman"/>
                <w:b/>
                <w:color w:val="3366FF"/>
                <w:sz w:val="18"/>
                <w:szCs w:val="24"/>
                <w:lang w:val="en-GB" w:eastAsia="en-US"/>
                <w:rPrChange w:id="2712" w:author="Valentina Ramaschiello (ESS)" w:date="2015-09-01T13:30:00Z">
                  <w:rPr>
                    <w:rFonts w:ascii="Times New Roman" w:hAnsi="Times New Roman" w:cs="Times New Roman"/>
                    <w:b/>
                    <w:color w:val="3366FF"/>
                    <w:sz w:val="24"/>
                    <w:szCs w:val="24"/>
                    <w:lang w:val="en-GB" w:eastAsia="en-US"/>
                  </w:rPr>
                </w:rPrChange>
              </w:rPr>
              <w:t>1</w:t>
            </w:r>
          </w:p>
        </w:tc>
        <w:tc>
          <w:tcPr>
            <w:tcW w:w="1116" w:type="dxa"/>
            <w:shd w:val="clear" w:color="auto" w:fill="auto"/>
            <w:noWrap/>
            <w:vAlign w:val="center"/>
            <w:hideMark/>
            <w:tcPrChange w:id="2713" w:author="Valentina Ramaschiello (ESS)" w:date="2015-09-01T13:42:00Z">
              <w:tcPr>
                <w:tcW w:w="1116"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714" w:author="Valentina Ramaschiello (ESS)" w:date="2015-09-01T13:30:00Z">
                  <w:rPr>
                    <w:rFonts w:ascii="Times New Roman" w:hAnsi="Times New Roman" w:cs="Times New Roman"/>
                    <w:color w:val="000000"/>
                    <w:sz w:val="24"/>
                    <w:szCs w:val="24"/>
                    <w:lang w:val="en-GB" w:eastAsia="en-US"/>
                  </w:rPr>
                </w:rPrChange>
              </w:rPr>
              <w:pPrChange w:id="2715"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16" w:author="Valentina Ramaschiello (ESS)" w:date="2015-09-01T13:30:00Z">
                  <w:rPr>
                    <w:rFonts w:ascii="Times New Roman" w:hAnsi="Times New Roman" w:cs="Times New Roman"/>
                    <w:color w:val="000000"/>
                    <w:sz w:val="24"/>
                    <w:szCs w:val="24"/>
                    <w:lang w:val="en-GB" w:eastAsia="en-US"/>
                  </w:rPr>
                </w:rPrChange>
              </w:rPr>
              <w:t>01319</w:t>
            </w:r>
          </w:p>
        </w:tc>
        <w:tc>
          <w:tcPr>
            <w:tcW w:w="2153" w:type="dxa"/>
            <w:shd w:val="clear" w:color="auto" w:fill="auto"/>
            <w:noWrap/>
            <w:vAlign w:val="center"/>
            <w:hideMark/>
            <w:tcPrChange w:id="2717" w:author="Valentina Ramaschiello (ESS)" w:date="2015-09-01T13:42:00Z">
              <w:tcPr>
                <w:tcW w:w="215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sz w:val="18"/>
                <w:szCs w:val="24"/>
                <w:lang w:val="en-GB" w:eastAsia="en-US"/>
                <w:rPrChange w:id="2718" w:author="Valentina Ramaschiello (ESS)" w:date="2015-09-01T13:30:00Z">
                  <w:rPr>
                    <w:rFonts w:ascii="Times New Roman" w:hAnsi="Times New Roman" w:cs="Times New Roman"/>
                    <w:sz w:val="24"/>
                    <w:szCs w:val="24"/>
                    <w:lang w:val="en-GB" w:eastAsia="en-US"/>
                  </w:rPr>
                </w:rPrChange>
              </w:rPr>
              <w:pPrChange w:id="2719" w:author="Valentina Ramaschiello (ESS)" w:date="2015-09-01T13:42:00Z">
                <w:pPr>
                  <w:keepNext/>
                  <w:jc w:val="center"/>
                </w:pPr>
              </w:pPrChange>
            </w:pPr>
            <w:r w:rsidRPr="00AE25CA">
              <w:rPr>
                <w:rFonts w:ascii="Times New Roman" w:hAnsi="Times New Roman" w:cs="Times New Roman"/>
                <w:sz w:val="18"/>
                <w:szCs w:val="24"/>
                <w:lang w:val="en-GB" w:eastAsia="en-US"/>
                <w:rPrChange w:id="2720" w:author="Valentina Ramaschiello (ESS)" w:date="2015-09-01T13:30:00Z">
                  <w:rPr>
                    <w:rFonts w:ascii="Times New Roman" w:hAnsi="Times New Roman" w:cs="Times New Roman"/>
                    <w:sz w:val="24"/>
                    <w:szCs w:val="24"/>
                    <w:lang w:val="en-GB" w:eastAsia="en-US"/>
                  </w:rPr>
                </w:rPrChange>
              </w:rPr>
              <w:t xml:space="preserve">other tropical </w:t>
            </w:r>
            <w:r w:rsidRPr="00AE25CA">
              <w:rPr>
                <w:rFonts w:ascii="Times New Roman" w:hAnsi="Times New Roman" w:cs="Times New Roman"/>
                <w:b/>
                <w:sz w:val="18"/>
                <w:szCs w:val="24"/>
                <w:lang w:val="en-GB" w:eastAsia="en-US"/>
                <w:rPrChange w:id="2721" w:author="Valentina Ramaschiello (ESS)" w:date="2015-09-01T13:30:00Z">
                  <w:rPr>
                    <w:rFonts w:ascii="Times New Roman" w:hAnsi="Times New Roman" w:cs="Times New Roman"/>
                    <w:b/>
                    <w:sz w:val="24"/>
                    <w:szCs w:val="24"/>
                    <w:lang w:val="en-GB" w:eastAsia="en-US"/>
                  </w:rPr>
                </w:rPrChange>
              </w:rPr>
              <w:t>and subtropical</w:t>
            </w:r>
            <w:r w:rsidRPr="00AE25CA">
              <w:rPr>
                <w:rFonts w:ascii="Times New Roman" w:hAnsi="Times New Roman" w:cs="Times New Roman"/>
                <w:sz w:val="18"/>
                <w:szCs w:val="24"/>
                <w:lang w:val="en-GB" w:eastAsia="en-US"/>
                <w:rPrChange w:id="2722" w:author="Valentina Ramaschiello (ESS)" w:date="2015-09-01T13:30:00Z">
                  <w:rPr>
                    <w:rFonts w:ascii="Times New Roman" w:hAnsi="Times New Roman" w:cs="Times New Roman"/>
                    <w:sz w:val="24"/>
                    <w:szCs w:val="24"/>
                    <w:lang w:val="en-GB" w:eastAsia="en-US"/>
                  </w:rPr>
                </w:rPrChange>
              </w:rPr>
              <w:t xml:space="preserve"> fruit, n.e.c. </w:t>
            </w:r>
            <w:r w:rsidRPr="00AE25CA">
              <w:rPr>
                <w:rFonts w:ascii="Times New Roman" w:hAnsi="Times New Roman" w:cs="Times New Roman"/>
                <w:sz w:val="18"/>
                <w:szCs w:val="24"/>
                <w:lang w:val="en-GB" w:eastAsia="en-US"/>
                <w:rPrChange w:id="2723" w:author="Valentina Ramaschiello (ESS)" w:date="2015-09-01T13:30:00Z">
                  <w:rPr>
                    <w:rFonts w:ascii="Times New Roman" w:hAnsi="Times New Roman" w:cs="Times New Roman"/>
                    <w:sz w:val="24"/>
                    <w:szCs w:val="24"/>
                    <w:lang w:val="en-GB" w:eastAsia="en-US"/>
                  </w:rPr>
                </w:rPrChange>
              </w:rPr>
              <w:sym w:font="Wingdings" w:char="F0E0"/>
            </w:r>
            <w:r w:rsidRPr="00AE25CA">
              <w:rPr>
                <w:rFonts w:ascii="Times New Roman" w:hAnsi="Times New Roman" w:cs="Times New Roman"/>
                <w:sz w:val="18"/>
                <w:szCs w:val="24"/>
                <w:lang w:val="en-GB" w:eastAsia="en-US"/>
                <w:rPrChange w:id="2724" w:author="Valentina Ramaschiello (ESS)" w:date="2015-09-01T13:30:00Z">
                  <w:rPr>
                    <w:rFonts w:ascii="Times New Roman" w:hAnsi="Times New Roman" w:cs="Times New Roman"/>
                    <w:sz w:val="24"/>
                    <w:szCs w:val="24"/>
                    <w:lang w:val="en-GB" w:eastAsia="en-US"/>
                  </w:rPr>
                </w:rPrChange>
              </w:rPr>
              <w:t xml:space="preserve"> other tropical fruit, n.e.c. (excluding subtropical fruit)</w:t>
            </w:r>
          </w:p>
        </w:tc>
        <w:tc>
          <w:tcPr>
            <w:tcW w:w="1273" w:type="dxa"/>
            <w:shd w:val="clear" w:color="auto" w:fill="auto"/>
            <w:noWrap/>
            <w:vAlign w:val="center"/>
            <w:hideMark/>
            <w:tcPrChange w:id="2725" w:author="Valentina Ramaschiello (ESS)" w:date="2015-09-01T13:42:00Z">
              <w:tcPr>
                <w:tcW w:w="164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b/>
                <w:color w:val="000000"/>
                <w:sz w:val="18"/>
                <w:szCs w:val="24"/>
                <w:lang w:val="en-GB" w:eastAsia="en-US"/>
                <w:rPrChange w:id="2726" w:author="Valentina Ramaschiello (ESS)" w:date="2015-09-01T13:30:00Z">
                  <w:rPr>
                    <w:rFonts w:ascii="Times New Roman" w:hAnsi="Times New Roman" w:cs="Times New Roman"/>
                    <w:b/>
                    <w:color w:val="000000"/>
                    <w:sz w:val="24"/>
                    <w:szCs w:val="24"/>
                    <w:lang w:val="en-GB" w:eastAsia="en-US"/>
                  </w:rPr>
                </w:rPrChange>
              </w:rPr>
              <w:pPrChange w:id="2727" w:author="Valentina Ramaschiello (ESS)" w:date="2015-09-01T13:42:00Z">
                <w:pPr>
                  <w:keepNext/>
                  <w:jc w:val="center"/>
                </w:pPr>
              </w:pPrChange>
            </w:pPr>
            <w:r w:rsidRPr="00AE25CA">
              <w:rPr>
                <w:rFonts w:ascii="Times New Roman" w:hAnsi="Times New Roman" w:cs="Times New Roman"/>
                <w:b/>
                <w:color w:val="000000"/>
                <w:sz w:val="18"/>
                <w:szCs w:val="24"/>
                <w:lang w:val="en-GB" w:eastAsia="en-US"/>
                <w:rPrChange w:id="2728" w:author="Valentina Ramaschiello (ESS)" w:date="2015-09-01T13:30:00Z">
                  <w:rPr>
                    <w:rFonts w:ascii="Times New Roman" w:hAnsi="Times New Roman" w:cs="Times New Roman"/>
                    <w:b/>
                    <w:color w:val="000000"/>
                    <w:sz w:val="24"/>
                    <w:szCs w:val="24"/>
                    <w:lang w:val="en-GB" w:eastAsia="en-US"/>
                  </w:rPr>
                </w:rPrChange>
              </w:rPr>
              <w:t>52 684 tonnes</w:t>
            </w:r>
          </w:p>
        </w:tc>
      </w:tr>
      <w:tr w:rsidR="00EB7AF1" w:rsidRPr="00AE25CA" w:rsidTr="0069512C">
        <w:trPr>
          <w:trHeight w:val="300"/>
          <w:jc w:val="center"/>
          <w:trPrChange w:id="2729" w:author="Valentina Ramaschiello (ESS)" w:date="2015-09-01T13:42:00Z">
            <w:trPr>
              <w:trHeight w:val="300"/>
              <w:jc w:val="center"/>
            </w:trPr>
          </w:trPrChange>
        </w:trPr>
        <w:tc>
          <w:tcPr>
            <w:tcW w:w="750" w:type="dxa"/>
            <w:shd w:val="clear" w:color="auto" w:fill="auto"/>
            <w:noWrap/>
            <w:vAlign w:val="center"/>
            <w:hideMark/>
            <w:tcPrChange w:id="2730" w:author="Valentina Ramaschiello (ESS)" w:date="2015-09-01T13:42:00Z">
              <w:tcPr>
                <w:tcW w:w="830"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731" w:author="Valentina Ramaschiello (ESS)" w:date="2015-09-01T13:30:00Z">
                  <w:rPr>
                    <w:rFonts w:ascii="Times New Roman" w:hAnsi="Times New Roman" w:cs="Times New Roman"/>
                    <w:color w:val="000000"/>
                    <w:sz w:val="24"/>
                    <w:szCs w:val="24"/>
                    <w:lang w:val="en-GB" w:eastAsia="en-US"/>
                  </w:rPr>
                </w:rPrChange>
              </w:rPr>
              <w:pPrChange w:id="2732"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33" w:author="Valentina Ramaschiello (ESS)" w:date="2015-09-01T13:30:00Z">
                  <w:rPr>
                    <w:rFonts w:ascii="Times New Roman" w:hAnsi="Times New Roman" w:cs="Times New Roman"/>
                    <w:color w:val="000000"/>
                    <w:sz w:val="24"/>
                    <w:szCs w:val="24"/>
                    <w:lang w:val="en-GB" w:eastAsia="en-US"/>
                  </w:rPr>
                </w:rPrChange>
              </w:rPr>
              <w:t>0619</w:t>
            </w:r>
          </w:p>
        </w:tc>
        <w:tc>
          <w:tcPr>
            <w:tcW w:w="1076" w:type="dxa"/>
            <w:shd w:val="clear" w:color="auto" w:fill="auto"/>
            <w:noWrap/>
            <w:vAlign w:val="center"/>
            <w:hideMark/>
            <w:tcPrChange w:id="2734" w:author="Valentina Ramaschiello (ESS)" w:date="2015-09-01T13:42:00Z">
              <w:tcPr>
                <w:tcW w:w="136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735" w:author="Valentina Ramaschiello (ESS)" w:date="2015-09-01T13:30:00Z">
                  <w:rPr>
                    <w:rFonts w:ascii="Times New Roman" w:hAnsi="Times New Roman" w:cs="Times New Roman"/>
                    <w:color w:val="000000"/>
                    <w:sz w:val="24"/>
                    <w:szCs w:val="24"/>
                    <w:lang w:val="en-GB" w:eastAsia="en-US"/>
                  </w:rPr>
                </w:rPrChange>
              </w:rPr>
              <w:pPrChange w:id="2736"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37" w:author="Valentina Ramaschiello (ESS)" w:date="2015-09-01T13:30:00Z">
                  <w:rPr>
                    <w:rFonts w:ascii="Times New Roman" w:hAnsi="Times New Roman" w:cs="Times New Roman"/>
                    <w:color w:val="000000"/>
                    <w:sz w:val="24"/>
                    <w:szCs w:val="24"/>
                    <w:lang w:val="en-GB" w:eastAsia="en-US"/>
                  </w:rPr>
                </w:rPrChange>
              </w:rPr>
              <w:t xml:space="preserve">fruit </w:t>
            </w:r>
            <w:r w:rsidRPr="00AE25CA">
              <w:rPr>
                <w:rFonts w:ascii="Times New Roman" w:hAnsi="Times New Roman" w:cs="Times New Roman"/>
                <w:sz w:val="18"/>
                <w:szCs w:val="24"/>
                <w:lang w:val="en-GB" w:eastAsia="en-US"/>
                <w:rPrChange w:id="2738" w:author="Valentina Ramaschiello (ESS)" w:date="2015-09-01T13:30:00Z">
                  <w:rPr>
                    <w:rFonts w:ascii="Times New Roman" w:hAnsi="Times New Roman" w:cs="Times New Roman"/>
                    <w:sz w:val="24"/>
                    <w:szCs w:val="24"/>
                    <w:lang w:val="en-GB" w:eastAsia="en-US"/>
                  </w:rPr>
                </w:rPrChange>
              </w:rPr>
              <w:t>fresh, n.e.s. (incl. subtropical)</w:t>
            </w:r>
          </w:p>
        </w:tc>
        <w:tc>
          <w:tcPr>
            <w:tcW w:w="1774" w:type="dxa"/>
            <w:shd w:val="clear" w:color="auto" w:fill="auto"/>
            <w:noWrap/>
            <w:vAlign w:val="center"/>
            <w:hideMark/>
            <w:tcPrChange w:id="2739" w:author="Valentina Ramaschiello (ESS)" w:date="2015-09-01T13:42:00Z">
              <w:tcPr>
                <w:tcW w:w="1774"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b/>
                <w:color w:val="000000"/>
                <w:sz w:val="18"/>
                <w:szCs w:val="24"/>
                <w:lang w:val="en-GB" w:eastAsia="en-US"/>
                <w:rPrChange w:id="2740" w:author="Valentina Ramaschiello (ESS)" w:date="2015-09-01T13:30:00Z">
                  <w:rPr>
                    <w:rFonts w:ascii="Times New Roman" w:hAnsi="Times New Roman" w:cs="Times New Roman"/>
                    <w:b/>
                    <w:color w:val="000000"/>
                    <w:sz w:val="24"/>
                    <w:szCs w:val="24"/>
                    <w:lang w:val="en-GB" w:eastAsia="en-US"/>
                  </w:rPr>
                </w:rPrChange>
              </w:rPr>
              <w:pPrChange w:id="2741" w:author="Valentina Ramaschiello (ESS)" w:date="2015-09-01T13:42:00Z">
                <w:pPr>
                  <w:keepNext/>
                  <w:jc w:val="center"/>
                </w:pPr>
              </w:pPrChange>
            </w:pPr>
            <w:r w:rsidRPr="00AE25CA">
              <w:rPr>
                <w:rFonts w:ascii="Times New Roman" w:hAnsi="Times New Roman" w:cs="Times New Roman"/>
                <w:b/>
                <w:color w:val="000000"/>
                <w:sz w:val="18"/>
                <w:szCs w:val="24"/>
                <w:lang w:val="en-GB" w:eastAsia="en-US"/>
                <w:rPrChange w:id="2742" w:author="Valentina Ramaschiello (ESS)" w:date="2015-09-01T13:30:00Z">
                  <w:rPr>
                    <w:rFonts w:ascii="Times New Roman" w:hAnsi="Times New Roman" w:cs="Times New Roman"/>
                    <w:b/>
                    <w:color w:val="000000"/>
                    <w:sz w:val="24"/>
                    <w:szCs w:val="24"/>
                    <w:lang w:val="en-GB" w:eastAsia="en-US"/>
                  </w:rPr>
                </w:rPrChange>
              </w:rPr>
              <w:t>193 686(E) tonnes</w:t>
            </w:r>
          </w:p>
        </w:tc>
        <w:tc>
          <w:tcPr>
            <w:tcW w:w="1006" w:type="dxa"/>
            <w:vAlign w:val="center"/>
            <w:tcPrChange w:id="2743" w:author="Valentina Ramaschiello (ESS)" w:date="2015-09-01T13:42:00Z">
              <w:tcPr>
                <w:tcW w:w="1270" w:type="dxa"/>
                <w:vAlign w:val="center"/>
              </w:tcPr>
            </w:tcPrChange>
          </w:tcPr>
          <w:p w:rsidR="00EB7AF1" w:rsidRPr="00AE25CA" w:rsidRDefault="00EB7AF1" w:rsidP="0069512C">
            <w:pPr>
              <w:keepNext/>
              <w:spacing w:after="0" w:line="240" w:lineRule="auto"/>
              <w:jc w:val="center"/>
              <w:rPr>
                <w:rFonts w:ascii="Times New Roman" w:hAnsi="Times New Roman" w:cs="Times New Roman"/>
                <w:b/>
                <w:color w:val="3366FF"/>
                <w:sz w:val="18"/>
                <w:szCs w:val="24"/>
                <w:lang w:val="en-GB" w:eastAsia="en-US"/>
                <w:rPrChange w:id="2744" w:author="Valentina Ramaschiello (ESS)" w:date="2015-09-01T13:30:00Z">
                  <w:rPr>
                    <w:rFonts w:ascii="Times New Roman" w:hAnsi="Times New Roman" w:cs="Times New Roman"/>
                    <w:b/>
                    <w:color w:val="3366FF"/>
                    <w:sz w:val="24"/>
                    <w:szCs w:val="24"/>
                    <w:lang w:val="en-GB" w:eastAsia="en-US"/>
                  </w:rPr>
                </w:rPrChange>
              </w:rPr>
              <w:pPrChange w:id="2745" w:author="Valentina Ramaschiello (ESS)" w:date="2015-09-01T13:42:00Z">
                <w:pPr>
                  <w:keepNext/>
                  <w:jc w:val="center"/>
                </w:pPr>
              </w:pPrChange>
            </w:pPr>
            <w:r w:rsidRPr="00AE25CA">
              <w:rPr>
                <w:rFonts w:ascii="Times New Roman" w:hAnsi="Times New Roman" w:cs="Times New Roman"/>
                <w:b/>
                <w:color w:val="3366FF"/>
                <w:sz w:val="18"/>
                <w:szCs w:val="24"/>
                <w:lang w:val="en-GB" w:eastAsia="en-US"/>
                <w:rPrChange w:id="2746" w:author="Valentina Ramaschiello (ESS)" w:date="2015-09-01T13:30:00Z">
                  <w:rPr>
                    <w:rFonts w:ascii="Times New Roman" w:hAnsi="Times New Roman" w:cs="Times New Roman"/>
                    <w:b/>
                    <w:color w:val="3366FF"/>
                    <w:sz w:val="24"/>
                    <w:szCs w:val="24"/>
                    <w:lang w:val="en-GB" w:eastAsia="en-US"/>
                  </w:rPr>
                </w:rPrChange>
              </w:rPr>
              <w:t>1</w:t>
            </w:r>
          </w:p>
        </w:tc>
        <w:tc>
          <w:tcPr>
            <w:tcW w:w="1116" w:type="dxa"/>
            <w:shd w:val="clear" w:color="auto" w:fill="auto"/>
            <w:noWrap/>
            <w:vAlign w:val="center"/>
            <w:hideMark/>
            <w:tcPrChange w:id="2747" w:author="Valentina Ramaschiello (ESS)" w:date="2015-09-01T13:42:00Z">
              <w:tcPr>
                <w:tcW w:w="1116"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color w:val="000000"/>
                <w:sz w:val="18"/>
                <w:szCs w:val="24"/>
                <w:lang w:val="en-GB" w:eastAsia="en-US"/>
                <w:rPrChange w:id="2748" w:author="Valentina Ramaschiello (ESS)" w:date="2015-09-01T13:30:00Z">
                  <w:rPr>
                    <w:rFonts w:ascii="Times New Roman" w:hAnsi="Times New Roman" w:cs="Times New Roman"/>
                    <w:color w:val="000000"/>
                    <w:sz w:val="24"/>
                    <w:szCs w:val="24"/>
                    <w:lang w:val="en-GB" w:eastAsia="en-US"/>
                  </w:rPr>
                </w:rPrChange>
              </w:rPr>
              <w:pPrChange w:id="2749" w:author="Valentina Ramaschiello (ESS)" w:date="2015-09-01T13:42:00Z">
                <w:pPr>
                  <w:keepNext/>
                  <w:jc w:val="center"/>
                </w:pPr>
              </w:pPrChange>
            </w:pPr>
            <w:r w:rsidRPr="00AE25CA">
              <w:rPr>
                <w:rFonts w:ascii="Times New Roman" w:hAnsi="Times New Roman" w:cs="Times New Roman"/>
                <w:color w:val="000000"/>
                <w:sz w:val="18"/>
                <w:szCs w:val="24"/>
                <w:lang w:val="en-GB" w:eastAsia="en-US"/>
                <w:rPrChange w:id="2750" w:author="Valentina Ramaschiello (ESS)" w:date="2015-09-01T13:30:00Z">
                  <w:rPr>
                    <w:rFonts w:ascii="Times New Roman" w:hAnsi="Times New Roman" w:cs="Times New Roman"/>
                    <w:color w:val="000000"/>
                    <w:sz w:val="24"/>
                    <w:szCs w:val="24"/>
                    <w:lang w:val="en-GB" w:eastAsia="en-US"/>
                  </w:rPr>
                </w:rPrChange>
              </w:rPr>
              <w:t>01359.90</w:t>
            </w:r>
          </w:p>
        </w:tc>
        <w:tc>
          <w:tcPr>
            <w:tcW w:w="2153" w:type="dxa"/>
            <w:shd w:val="clear" w:color="auto" w:fill="auto"/>
            <w:noWrap/>
            <w:vAlign w:val="center"/>
            <w:hideMark/>
            <w:tcPrChange w:id="2751" w:author="Valentina Ramaschiello (ESS)" w:date="2015-09-01T13:42:00Z">
              <w:tcPr>
                <w:tcW w:w="215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sz w:val="18"/>
                <w:szCs w:val="24"/>
                <w:lang w:val="en-GB" w:eastAsia="en-US"/>
                <w:rPrChange w:id="2752" w:author="Valentina Ramaschiello (ESS)" w:date="2015-09-01T13:30:00Z">
                  <w:rPr>
                    <w:rFonts w:ascii="Times New Roman" w:hAnsi="Times New Roman" w:cs="Times New Roman"/>
                    <w:sz w:val="24"/>
                    <w:szCs w:val="24"/>
                    <w:lang w:val="en-GB" w:eastAsia="en-US"/>
                  </w:rPr>
                </w:rPrChange>
              </w:rPr>
              <w:pPrChange w:id="2753" w:author="Valentina Ramaschiello (ESS)" w:date="2015-09-01T13:42:00Z">
                <w:pPr>
                  <w:keepNext/>
                  <w:jc w:val="center"/>
                </w:pPr>
              </w:pPrChange>
            </w:pPr>
            <w:r w:rsidRPr="00AE25CA">
              <w:rPr>
                <w:rFonts w:ascii="Times New Roman" w:hAnsi="Times New Roman" w:cs="Times New Roman"/>
                <w:sz w:val="18"/>
                <w:szCs w:val="24"/>
                <w:lang w:val="en-GB" w:eastAsia="en-US"/>
                <w:rPrChange w:id="2754" w:author="Valentina Ramaschiello (ESS)" w:date="2015-09-01T13:30:00Z">
                  <w:rPr>
                    <w:rFonts w:ascii="Times New Roman" w:hAnsi="Times New Roman" w:cs="Times New Roman"/>
                    <w:sz w:val="24"/>
                    <w:szCs w:val="24"/>
                    <w:lang w:val="en-GB" w:eastAsia="en-US"/>
                  </w:rPr>
                </w:rPrChange>
              </w:rPr>
              <w:t xml:space="preserve">other fruit, n.e.c. </w:t>
            </w:r>
            <w:r w:rsidRPr="00AE25CA">
              <w:rPr>
                <w:rFonts w:ascii="Times New Roman" w:hAnsi="Times New Roman" w:cs="Times New Roman"/>
                <w:sz w:val="18"/>
                <w:szCs w:val="24"/>
                <w:lang w:val="en-GB" w:eastAsia="en-US"/>
                <w:rPrChange w:id="2755" w:author="Valentina Ramaschiello (ESS)" w:date="2015-09-01T13:30:00Z">
                  <w:rPr>
                    <w:rFonts w:ascii="Times New Roman" w:hAnsi="Times New Roman" w:cs="Times New Roman"/>
                    <w:sz w:val="24"/>
                    <w:szCs w:val="24"/>
                    <w:lang w:val="en-GB" w:eastAsia="en-US"/>
                  </w:rPr>
                </w:rPrChange>
              </w:rPr>
              <w:sym w:font="Wingdings" w:char="F0E0"/>
            </w:r>
            <w:r w:rsidRPr="00AE25CA">
              <w:rPr>
                <w:rFonts w:ascii="Times New Roman" w:hAnsi="Times New Roman" w:cs="Times New Roman"/>
                <w:sz w:val="18"/>
                <w:szCs w:val="24"/>
                <w:lang w:val="en-GB" w:eastAsia="en-US"/>
                <w:rPrChange w:id="2756" w:author="Valentina Ramaschiello (ESS)" w:date="2015-09-01T13:30:00Z">
                  <w:rPr>
                    <w:rFonts w:ascii="Times New Roman" w:hAnsi="Times New Roman" w:cs="Times New Roman"/>
                    <w:sz w:val="24"/>
                    <w:szCs w:val="24"/>
                    <w:lang w:val="en-GB" w:eastAsia="en-US"/>
                  </w:rPr>
                </w:rPrChange>
              </w:rPr>
              <w:t xml:space="preserve"> other fruit, n.e.c. (</w:t>
            </w:r>
            <w:r w:rsidRPr="00AE25CA">
              <w:rPr>
                <w:rFonts w:ascii="Times New Roman" w:hAnsi="Times New Roman" w:cs="Times New Roman"/>
                <w:b/>
                <w:sz w:val="18"/>
                <w:szCs w:val="24"/>
                <w:lang w:val="en-GB" w:eastAsia="en-US"/>
                <w:rPrChange w:id="2757" w:author="Valentina Ramaschiello (ESS)" w:date="2015-09-01T13:30:00Z">
                  <w:rPr>
                    <w:rFonts w:ascii="Times New Roman" w:hAnsi="Times New Roman" w:cs="Times New Roman"/>
                    <w:b/>
                    <w:sz w:val="24"/>
                    <w:szCs w:val="24"/>
                    <w:lang w:val="en-GB" w:eastAsia="en-US"/>
                  </w:rPr>
                </w:rPrChange>
              </w:rPr>
              <w:t>including</w:t>
            </w:r>
            <w:r w:rsidRPr="00AE25CA">
              <w:rPr>
                <w:rFonts w:ascii="Times New Roman" w:hAnsi="Times New Roman" w:cs="Times New Roman"/>
                <w:sz w:val="18"/>
                <w:szCs w:val="24"/>
                <w:lang w:val="en-GB" w:eastAsia="en-US"/>
                <w:rPrChange w:id="2758" w:author="Valentina Ramaschiello (ESS)" w:date="2015-09-01T13:30:00Z">
                  <w:rPr>
                    <w:rFonts w:ascii="Times New Roman" w:hAnsi="Times New Roman" w:cs="Times New Roman"/>
                    <w:sz w:val="24"/>
                    <w:szCs w:val="24"/>
                    <w:lang w:val="en-GB" w:eastAsia="en-US"/>
                  </w:rPr>
                </w:rPrChange>
              </w:rPr>
              <w:t xml:space="preserve"> subtropical fruit)</w:t>
            </w:r>
          </w:p>
        </w:tc>
        <w:tc>
          <w:tcPr>
            <w:tcW w:w="1273" w:type="dxa"/>
            <w:shd w:val="clear" w:color="auto" w:fill="auto"/>
            <w:noWrap/>
            <w:vAlign w:val="center"/>
            <w:hideMark/>
            <w:tcPrChange w:id="2759" w:author="Valentina Ramaschiello (ESS)" w:date="2015-09-01T13:42:00Z">
              <w:tcPr>
                <w:tcW w:w="1643" w:type="dxa"/>
                <w:shd w:val="clear" w:color="auto" w:fill="auto"/>
                <w:noWrap/>
                <w:vAlign w:val="center"/>
                <w:hideMark/>
              </w:tcPr>
            </w:tcPrChange>
          </w:tcPr>
          <w:p w:rsidR="00EB7AF1" w:rsidRPr="00AE25CA" w:rsidRDefault="00EB7AF1" w:rsidP="0069512C">
            <w:pPr>
              <w:keepNext/>
              <w:spacing w:after="0" w:line="240" w:lineRule="auto"/>
              <w:jc w:val="center"/>
              <w:rPr>
                <w:rFonts w:ascii="Times New Roman" w:hAnsi="Times New Roman" w:cs="Times New Roman"/>
                <w:b/>
                <w:color w:val="000000"/>
                <w:sz w:val="18"/>
                <w:szCs w:val="24"/>
                <w:lang w:val="en-GB" w:eastAsia="en-US"/>
                <w:rPrChange w:id="2760" w:author="Valentina Ramaschiello (ESS)" w:date="2015-09-01T13:30:00Z">
                  <w:rPr>
                    <w:rFonts w:ascii="Times New Roman" w:hAnsi="Times New Roman" w:cs="Times New Roman"/>
                    <w:b/>
                    <w:color w:val="000000"/>
                    <w:sz w:val="24"/>
                    <w:szCs w:val="24"/>
                    <w:lang w:val="en-GB" w:eastAsia="en-US"/>
                  </w:rPr>
                </w:rPrChange>
              </w:rPr>
              <w:pPrChange w:id="2761" w:author="Valentina Ramaschiello (ESS)" w:date="2015-09-01T13:42:00Z">
                <w:pPr>
                  <w:keepNext/>
                  <w:jc w:val="center"/>
                </w:pPr>
              </w:pPrChange>
            </w:pPr>
            <w:r w:rsidRPr="00AE25CA">
              <w:rPr>
                <w:rFonts w:ascii="Times New Roman" w:hAnsi="Times New Roman" w:cs="Times New Roman"/>
                <w:b/>
                <w:color w:val="000000"/>
                <w:sz w:val="18"/>
                <w:szCs w:val="24"/>
                <w:lang w:val="en-GB" w:eastAsia="en-US"/>
                <w:rPrChange w:id="2762" w:author="Valentina Ramaschiello (ESS)" w:date="2015-09-01T13:30:00Z">
                  <w:rPr>
                    <w:rFonts w:ascii="Times New Roman" w:hAnsi="Times New Roman" w:cs="Times New Roman"/>
                    <w:b/>
                    <w:color w:val="000000"/>
                    <w:sz w:val="24"/>
                    <w:szCs w:val="24"/>
                    <w:lang w:val="en-GB" w:eastAsia="en-US"/>
                  </w:rPr>
                </w:rPrChange>
              </w:rPr>
              <w:t>193 686(E) tonnes</w:t>
            </w:r>
          </w:p>
        </w:tc>
      </w:tr>
    </w:tbl>
    <w:p w:rsidR="00EB7AF1" w:rsidRPr="0069512C" w:rsidRDefault="00EB7AF1" w:rsidP="00EB7AF1">
      <w:pPr>
        <w:keepNext/>
        <w:spacing w:after="120" w:line="280" w:lineRule="exact"/>
        <w:jc w:val="both"/>
        <w:rPr>
          <w:rFonts w:ascii="Times New Roman" w:hAnsi="Times New Roman" w:cs="Times New Roman"/>
          <w:i/>
          <w:szCs w:val="24"/>
          <w:lang w:val="en-GB" w:eastAsia="en-GB"/>
          <w:rPrChange w:id="2763" w:author="Valentina Ramaschiello (ESS)" w:date="2015-09-01T13:42:00Z">
            <w:rPr>
              <w:rFonts w:ascii="Times New Roman" w:hAnsi="Times New Roman" w:cs="Times New Roman"/>
              <w:i/>
              <w:sz w:val="24"/>
              <w:szCs w:val="24"/>
              <w:lang w:val="en-GB" w:eastAsia="en-GB"/>
            </w:rPr>
          </w:rPrChange>
        </w:rPr>
      </w:pPr>
      <w:r w:rsidRPr="0069512C">
        <w:rPr>
          <w:rFonts w:ascii="Times New Roman" w:hAnsi="Times New Roman" w:cs="Times New Roman"/>
          <w:i/>
          <w:szCs w:val="24"/>
          <w:lang w:val="en-GB" w:eastAsia="en-GB"/>
          <w:rPrChange w:id="2764" w:author="Valentina Ramaschiello (ESS)" w:date="2015-09-01T13:42:00Z">
            <w:rPr>
              <w:rFonts w:ascii="Times New Roman" w:hAnsi="Times New Roman" w:cs="Times New Roman"/>
              <w:i/>
              <w:sz w:val="24"/>
              <w:szCs w:val="24"/>
              <w:lang w:val="en-GB" w:eastAsia="en-GB"/>
            </w:rPr>
          </w:rPrChange>
        </w:rPr>
        <w:t>Data refer to the production of tropical fruit n.e.s. and fruit n.e.s. in Ecuador, 2011 (source: FAOSTAT; (E) = FAO estimates)</w:t>
      </w:r>
    </w:p>
    <w:p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374C82" w:rsidRPr="009616CB" w:rsidRDefault="00374C82" w:rsidP="00374C82">
      <w:pPr>
        <w:pStyle w:val="Heading1"/>
      </w:pPr>
      <w:bookmarkStart w:id="2765" w:name="_Toc428436079"/>
      <w:bookmarkStart w:id="2766" w:name="_Toc428436380"/>
      <w:bookmarkStart w:id="2767" w:name="_Toc428436506"/>
      <w:r w:rsidRPr="009616CB">
        <w:lastRenderedPageBreak/>
        <w:t>Concepts and Definitions used in FAO Food Balance Sheets</w:t>
      </w:r>
      <w:bookmarkEnd w:id="2765"/>
      <w:bookmarkEnd w:id="2766"/>
      <w:bookmarkEnd w:id="2767"/>
    </w:p>
    <w:p w:rsidR="00374C82" w:rsidRPr="009616CB" w:rsidRDefault="00374C82" w:rsidP="00374C82">
      <w:pPr>
        <w:spacing w:after="0" w:line="240" w:lineRule="auto"/>
        <w:jc w:val="center"/>
        <w:rPr>
          <w:rFonts w:ascii="Times New Roman" w:hAnsi="Times New Roman" w:cs="Times New Roman"/>
          <w:sz w:val="20"/>
          <w:szCs w:val="20"/>
        </w:rPr>
      </w:pPr>
    </w:p>
    <w:p w:rsidR="00374C82" w:rsidRPr="009616CB" w:rsidRDefault="00374C82" w:rsidP="00E93C3B">
      <w:pPr>
        <w:pStyle w:val="Heading2"/>
        <w:rPr>
          <w:rFonts w:eastAsiaTheme="majorEastAsia"/>
          <w:lang w:eastAsia="it-IT"/>
        </w:rPr>
      </w:pPr>
      <w:bookmarkStart w:id="2768" w:name="_Toc428436080"/>
      <w:bookmarkStart w:id="2769" w:name="_Toc428436381"/>
      <w:bookmarkStart w:id="2770" w:name="_Toc428436507"/>
      <w:r w:rsidRPr="009616CB">
        <w:rPr>
          <w:rFonts w:eastAsiaTheme="majorEastAsia"/>
          <w:lang w:eastAsia="it-IT"/>
        </w:rPr>
        <w:t>Commodity Coverage</w:t>
      </w:r>
      <w:bookmarkEnd w:id="2768"/>
      <w:bookmarkEnd w:id="2769"/>
      <w:bookmarkEnd w:id="2770"/>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 w:val="20"/>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 xml:space="preserve">All potentially edible commodities, in principle, should be taken into account in preparing food balance sheets (FBS) regardless of whether they are actually eaten or used for non-food purposes.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Generally, FBS are constructed for primary crops</w:t>
      </w:r>
      <w:r w:rsidRPr="009616CB">
        <w:rPr>
          <w:rFonts w:ascii="Times New Roman" w:eastAsiaTheme="majorEastAsia" w:hAnsi="Times New Roman"/>
          <w:strike/>
          <w:szCs w:val="20"/>
          <w:lang w:eastAsia="it-IT"/>
        </w:rPr>
        <w:t>,</w:t>
      </w:r>
      <w:r w:rsidRPr="009616CB">
        <w:rPr>
          <w:rFonts w:ascii="Times New Roman" w:eastAsiaTheme="majorEastAsia" w:hAnsi="Times New Roman"/>
          <w:szCs w:val="20"/>
          <w:lang w:eastAsia="it-IT"/>
        </w:rPr>
        <w:t xml:space="preserve"> livestock and fish</w:t>
      </w:r>
      <w:r w:rsidRPr="009616CB">
        <w:rPr>
          <w:rStyle w:val="FootnoteReference"/>
          <w:rFonts w:ascii="Times New Roman" w:eastAsiaTheme="majorEastAsia" w:hAnsi="Times New Roman"/>
          <w:szCs w:val="20"/>
          <w:lang w:eastAsia="it-IT"/>
        </w:rPr>
        <w:footnoteReference w:id="64"/>
      </w:r>
      <w:r w:rsidRPr="009616CB">
        <w:rPr>
          <w:rFonts w:ascii="Times New Roman" w:eastAsiaTheme="majorEastAsia" w:hAnsi="Times New Roman"/>
          <w:szCs w:val="20"/>
          <w:lang w:eastAsia="it-IT"/>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The list of definitions</w:t>
      </w:r>
      <w:r w:rsidRPr="009616CB">
        <w:rPr>
          <w:rStyle w:val="FootnoteReference"/>
          <w:rFonts w:ascii="Times New Roman" w:eastAsiaTheme="majorEastAsia" w:hAnsi="Times New Roman"/>
          <w:szCs w:val="20"/>
          <w:lang w:eastAsia="it-IT"/>
        </w:rPr>
        <w:footnoteReference w:id="65"/>
      </w:r>
      <w:del w:id="2771" w:author="Josh Browning" w:date="2015-09-01T10:28:00Z">
        <w:r w:rsidRPr="009616CB" w:rsidDel="008116E9">
          <w:rPr>
            <w:rFonts w:ascii="Times New Roman" w:eastAsiaTheme="majorEastAsia" w:hAnsi="Times New Roman"/>
            <w:szCs w:val="20"/>
            <w:lang w:eastAsia="it-IT"/>
          </w:rPr>
          <w:delText>,</w:delText>
        </w:r>
      </w:del>
      <w:r w:rsidRPr="009616CB">
        <w:rPr>
          <w:rFonts w:ascii="Times New Roman" w:eastAsiaTheme="majorEastAsia" w:hAnsi="Times New Roman"/>
          <w:szCs w:val="20"/>
          <w:lang w:eastAsia="it-IT"/>
        </w:rPr>
        <w:t xml:space="preserve"> for commodities and </w:t>
      </w:r>
      <w:r w:rsidRPr="009616CB">
        <w:rPr>
          <w:rFonts w:ascii="Times New Roman" w:hAnsi="Times New Roman"/>
          <w:szCs w:val="20"/>
        </w:rPr>
        <w:t>processed products expressed in terms of primary equivalent</w:t>
      </w:r>
      <w:del w:id="2772" w:author="Josh Browning" w:date="2015-09-01T10:28:00Z">
        <w:r w:rsidRPr="009616CB" w:rsidDel="008116E9">
          <w:rPr>
            <w:rFonts w:ascii="Times New Roman" w:hAnsi="Times New Roman"/>
            <w:szCs w:val="20"/>
          </w:rPr>
          <w:delText>,</w:delText>
        </w:r>
      </w:del>
      <w:r w:rsidRPr="009616CB">
        <w:rPr>
          <w:rFonts w:ascii="Times New Roman" w:eastAsiaTheme="majorEastAsia" w:hAnsi="Times New Roman"/>
          <w:szCs w:val="20"/>
          <w:lang w:eastAsia="it-IT"/>
        </w:rPr>
        <w:t xml:space="preserve"> is proposed for FBS purposes. It should, however, be adjusted according to the availability of commodities at country level.</w:t>
      </w:r>
    </w:p>
    <w:p w:rsidR="00374C82" w:rsidRPr="009616CB" w:rsidRDefault="00374C82" w:rsidP="007E09C4">
      <w:pPr>
        <w:pStyle w:val="Heading2"/>
        <w:rPr>
          <w:rFonts w:eastAsiaTheme="majorEastAsia"/>
          <w:lang w:eastAsia="it-IT"/>
        </w:rPr>
      </w:pPr>
      <w:bookmarkStart w:id="2773" w:name="_Toc428436081"/>
      <w:bookmarkStart w:id="2774" w:name="_Toc428436382"/>
      <w:bookmarkStart w:id="2775" w:name="_Toc428436508"/>
      <w:r w:rsidRPr="009616CB">
        <w:t>Cereals and cereal products</w:t>
      </w:r>
      <w:bookmarkEnd w:id="2773"/>
      <w:bookmarkEnd w:id="2774"/>
      <w:bookmarkEnd w:id="2775"/>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CEREALS are generally of the gramineous family and, in the FAO concept, refer to crops harvested for dry grain only. Crops harvested green for forage, silage or grazing</w:t>
      </w:r>
      <w:ins w:id="2776" w:author="Josh Browning" w:date="2015-09-01T10:29:00Z">
        <w:r w:rsidR="008116E9">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are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2511 - Wheat</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210"/>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lastRenderedPageBreak/>
        <w:t>bread and wafers (23410; 23490); breakfast cereals (23140.03); bulgur (23140.02); flour of wheat (23110; 23130.01); macaroni (23710); pastry (23420; 23430); starch of wheat (23220.01)</w:t>
      </w: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bran of wheat (39120.01), germ of wheat (23140.01), gluten of wheat (23220.02), mixes and doughs and food preparations of flour (23180), meal or malt extract (23999.02).</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2805 - Rice (Milled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husked (23162); starch of rice (23220.03); rice flour (23120.01);</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broken (23161.03).</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rice gluten (39130.01) and bran of rice (39120.02).</w:t>
      </w:r>
    </w:p>
    <w:p w:rsidR="00374C82" w:rsidRPr="009616CB" w:rsidRDefault="00374C82" w:rsidP="00E14B00">
      <w:pPr>
        <w:pStyle w:val="Heading3"/>
        <w:rPr>
          <w:rFonts w:ascii="Times New Roman" w:hAnsi="Times New Roman"/>
        </w:rPr>
      </w:pPr>
      <w:r w:rsidRPr="009616CB">
        <w:rPr>
          <w:rFonts w:ascii="Times New Roman" w:hAnsi="Times New Roman"/>
        </w:rPr>
        <w:t>FBS 2513 - Barley and products</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pot barley (23140.04); barley pearled (23140.05); malt (24320); malt extract (23999.01).</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 w:val="20"/>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barley (39120.03), barley flour and grits (23120.02).</w:t>
      </w:r>
    </w:p>
    <w:p w:rsidR="00374C82" w:rsidRPr="009616CB" w:rsidRDefault="00374C82" w:rsidP="00E14B00">
      <w:pPr>
        <w:pStyle w:val="Heading3"/>
        <w:rPr>
          <w:rFonts w:ascii="Times New Roman" w:hAnsi="Times New Roman"/>
        </w:rPr>
      </w:pPr>
      <w:r w:rsidRPr="009616CB">
        <w:rPr>
          <w:rFonts w:ascii="Times New Roman" w:hAnsi="Times New Roman"/>
        </w:rPr>
        <w:t>FBS 2514 - Maize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 xml:space="preserve">corn seed; maize, hybrid, seed; maize seed.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Kernels, corn, fresh, suitable for human consumption;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Popcorn, on or off the cob, not popped.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maize (23120.03); starch of maize (23220.04); gluten feed and meal (39130.04).</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Nutrient data only: germ of maize (23140.06), bran of maize (39120.04), maize gluten (39130.02).</w:t>
      </w:r>
    </w:p>
    <w:p w:rsidR="00374C82" w:rsidRPr="009616CB" w:rsidRDefault="00374C82" w:rsidP="00E14B00">
      <w:pPr>
        <w:pStyle w:val="Heading3"/>
        <w:rPr>
          <w:rFonts w:ascii="Times New Roman" w:hAnsi="Times New Roman"/>
        </w:rPr>
      </w:pPr>
      <w:r w:rsidRPr="009616CB">
        <w:rPr>
          <w:rFonts w:ascii="Times New Roman" w:hAnsi="Times New Roman"/>
        </w:rPr>
        <w:t>FBS 2515 - Rye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rye (23120.04; 23130.05),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rye (39120.05).</w:t>
      </w:r>
    </w:p>
    <w:p w:rsidR="00374C82" w:rsidRPr="009616CB" w:rsidRDefault="00374C82" w:rsidP="00E14B00">
      <w:pPr>
        <w:pStyle w:val="Heading3"/>
        <w:rPr>
          <w:rFonts w:ascii="Times New Roman" w:hAnsi="Times New Roman"/>
        </w:rPr>
      </w:pPr>
      <w:r w:rsidRPr="009616CB">
        <w:rPr>
          <w:rFonts w:ascii="Times New Roman" w:hAnsi="Times New Roman"/>
        </w:rPr>
        <w:t>FBS 2516 –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oats rolled (23140.07)</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oats (39120.06).</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2517 - Millet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r w:rsidRPr="009616CB">
        <w:rPr>
          <w:rFonts w:ascii="Times New Roman" w:hAnsi="Times New Roman" w:cs="Times New Roman"/>
          <w:bCs/>
          <w:szCs w:val="20"/>
        </w:rPr>
        <w:t xml:space="preserve"> including among all: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locally, both as a food and as a livestock feed. In all areas where they are cultivated, millets are used in traditional beer brewing. Also used as a feed for birds.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r w:rsidRPr="009616CB">
        <w:rPr>
          <w:rFonts w:ascii="Times New Roman" w:hAnsi="Times New Roman" w:cs="Times New Roman"/>
          <w:szCs w:val="20"/>
        </w:rPr>
        <w:t>indian,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millet (23120.05; 23130.06),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millet (39120.07).</w:t>
      </w:r>
    </w:p>
    <w:p w:rsidR="00374C82" w:rsidRPr="009616CB" w:rsidRDefault="00374C82" w:rsidP="00374C82">
      <w:pPr>
        <w:spacing w:after="0" w:line="240" w:lineRule="auto"/>
        <w:jc w:val="both"/>
        <w:rPr>
          <w:rFonts w:ascii="Times New Roman" w:hAnsi="Times New Roman" w:cs="Times New Roman"/>
          <w:b/>
          <w:bCs/>
          <w:sz w:val="24"/>
        </w:rPr>
      </w:pPr>
    </w:p>
    <w:p w:rsidR="00374C82" w:rsidRPr="009616CB" w:rsidRDefault="00374C82" w:rsidP="00E14B00">
      <w:pPr>
        <w:pStyle w:val="Heading3"/>
        <w:rPr>
          <w:rFonts w:ascii="Times New Roman" w:hAnsi="Times New Roman"/>
        </w:rPr>
      </w:pPr>
      <w:r w:rsidRPr="009616CB">
        <w:rPr>
          <w:rFonts w:ascii="Times New Roman" w:hAnsi="Times New Roman"/>
        </w:rPr>
        <w:t>FBS 2518 - Sorghum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Sorghum.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w:t>
      </w:r>
      <w:r w:rsidRPr="009616CB">
        <w:rPr>
          <w:rFonts w:ascii="Times New Roman" w:hAnsi="Times New Roman" w:cs="Times New Roman"/>
        </w:rPr>
        <w:t xml:space="preserve">sorghum </w:t>
      </w:r>
      <w:r w:rsidRPr="009616CB">
        <w:rPr>
          <w:rFonts w:ascii="Times New Roman" w:hAnsi="Times New Roman" w:cs="Times New Roman"/>
          <w:szCs w:val="20"/>
        </w:rPr>
        <w:t>(23120.0</w:t>
      </w:r>
      <w:r w:rsidRPr="009616CB">
        <w:rPr>
          <w:rFonts w:ascii="Times New Roman" w:hAnsi="Times New Roman" w:cs="Times New Roman"/>
        </w:rPr>
        <w:t>6</w:t>
      </w:r>
      <w:r w:rsidRPr="009616CB">
        <w:rPr>
          <w:rFonts w:ascii="Times New Roman" w:hAnsi="Times New Roman" w:cs="Times New Roman"/>
          <w:szCs w:val="20"/>
        </w:rPr>
        <w:t>; 23130.0</w:t>
      </w:r>
      <w:r w:rsidRPr="009616CB">
        <w:rPr>
          <w:rFonts w:ascii="Times New Roman" w:hAnsi="Times New Roman" w:cs="Times New Roman"/>
        </w:rPr>
        <w:t>7</w:t>
      </w:r>
      <w:r w:rsidRPr="009616CB">
        <w:rPr>
          <w:rFonts w:ascii="Times New Roman" w:hAnsi="Times New Roman" w:cs="Times New Roman"/>
          <w:szCs w:val="20"/>
        </w:rPr>
        <w:t>), including groats, meal and pellets</w:t>
      </w:r>
      <w:r w:rsidRPr="009616CB">
        <w:rPr>
          <w:rFonts w:ascii="Times New Roman" w:hAnsi="Times New Roman" w:cs="Times New Roman"/>
        </w:rPr>
        <w:t>.</w:t>
      </w:r>
      <w:r w:rsidRPr="009616CB">
        <w:rPr>
          <w:rFonts w:ascii="Times New Roman" w:hAnsi="Times New Roman" w:cs="Times New Roman"/>
          <w:szCs w:val="20"/>
        </w:rPr>
        <w:t xml:space="preserve"> </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Nutrient data only: bran of </w:t>
      </w:r>
      <w:r w:rsidRPr="009616CB">
        <w:rPr>
          <w:rFonts w:ascii="Times New Roman" w:hAnsi="Times New Roman" w:cs="Times New Roman"/>
        </w:rPr>
        <w:t>sorghum (39120.08)</w:t>
      </w:r>
      <w:r w:rsidRPr="009616CB">
        <w:rPr>
          <w:rFonts w:ascii="Times New Roman" w:hAnsi="Times New Roman" w:cs="Times New Roman"/>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2520 - Cereals,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flour of 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Including groats, meal and pellets; </w:t>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w:t>
      </w:r>
      <w:r w:rsidRPr="009616CB">
        <w:rPr>
          <w:rFonts w:ascii="Times New Roman" w:hAnsi="Times New Roman" w:cs="Times New Roman"/>
          <w:lang w:eastAsia="it-IT"/>
        </w:rPr>
        <w:t xml:space="preserve"> bran buckwheat (39120.09), bran of fonio (39120.10), bran of triticale (39120.11), bran of mixed grains (39120.12), bran of cereals (39120.13)</w:t>
      </w:r>
      <w:r w:rsidRPr="009616CB">
        <w:rPr>
          <w:rFonts w:ascii="Times New Roman" w:hAnsi="Times New Roman" w:cs="Times New Roman"/>
          <w:szCs w:val="20"/>
        </w:rPr>
        <w:t>.</w:t>
      </w:r>
    </w:p>
    <w:p w:rsidR="00374C82" w:rsidRPr="009616CB" w:rsidRDefault="00F61868" w:rsidP="00E93C3B">
      <w:pPr>
        <w:pStyle w:val="Heading2"/>
      </w:pPr>
      <w:bookmarkStart w:id="2777" w:name="_Toc428436082"/>
      <w:bookmarkStart w:id="2778" w:name="_Toc428436383"/>
      <w:bookmarkStart w:id="2779" w:name="_Toc428436509"/>
      <w:r w:rsidRPr="009616CB">
        <w:t>Roots and Tubers and Derived Products</w:t>
      </w:r>
      <w:bookmarkEnd w:id="2777"/>
      <w:bookmarkEnd w:id="2778"/>
      <w:bookmarkEnd w:id="2779"/>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lastRenderedPageBreak/>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val="it-IT" w:eastAsia="it-IT"/>
        </w:rPr>
      </w:pPr>
      <w:r w:rsidRPr="009616CB">
        <w:rPr>
          <w:rFonts w:ascii="Times New Roman" w:eastAsiaTheme="majorEastAsia" w:hAnsi="Times New Roman"/>
          <w:lang w:val="it-IT" w:eastAsia="it-IT"/>
        </w:rPr>
        <w:t>FBS 2520 – Cassava</w:t>
      </w:r>
    </w:p>
    <w:p w:rsidR="00374C82" w:rsidRPr="009616CB" w:rsidRDefault="00374C82" w:rsidP="00374C82">
      <w:pPr>
        <w:spacing w:after="0" w:line="240" w:lineRule="auto"/>
        <w:jc w:val="both"/>
        <w:rPr>
          <w:rFonts w:ascii="Times New Roman" w:hAnsi="Times New Roman" w:cs="Times New Roman"/>
          <w:iCs/>
          <w:lang w:val="it-IT"/>
        </w:rPr>
      </w:pPr>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r w:rsidRPr="009616CB">
        <w:rPr>
          <w:rFonts w:ascii="Times New Roman" w:hAnsi="Times New Roman" w:cs="Times New Roman"/>
          <w:iCs/>
          <w:lang w:val="it-IT"/>
        </w:rPr>
        <w:t xml:space="preserve">. </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ascii="MS Mincho" w:eastAsia="MS Mincho" w:hAnsi="MS Mincho" w:cs="MS Mincho" w:hint="eastAsia"/>
          <w:bCs/>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2531 –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A seasonal crop grown in temperate zones all over the world, but primarily in the northern hemisphere.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fresh or chilled potatoes of all kinds, seed potatoes  intended for sowing and new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Potatoes does not include sweet potatoes (01530).</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2533 - Sweet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xml:space="preserve">, a seasonal crop grown in tropical and subtropical regions. Used mainly for human food. Trade data cover fresh and dried tubers, whether or not sliced or in the form or pellets made either from pieces of the roots or tubers of this heading or from their flours, </w:t>
      </w:r>
      <w:r w:rsidRPr="009616CB">
        <w:rPr>
          <w:rFonts w:ascii="Times New Roman" w:hAnsi="Times New Roman" w:cs="Times New Roman"/>
        </w:rPr>
        <w:lastRenderedPageBreak/>
        <w:t>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2535 - Yams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eastAsia="Times New Roman" w:hAnsi="Times New Roman" w:cs="Times New Roman"/>
          <w:szCs w:val="20"/>
        </w:rPr>
        <w:t xml:space="preserve">tubers from vines of the genus </w:t>
      </w:r>
      <w:r w:rsidRPr="009616CB">
        <w:rPr>
          <w:rFonts w:ascii="Times New Roman" w:eastAsia="Times New Roman" w:hAnsi="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pieces </w:t>
      </w:r>
      <w:r w:rsidRPr="009616CB">
        <w:rPr>
          <w:rFonts w:ascii="Times New Roman" w:hAnsi="Times New Roman" w:cs="Times New Roman"/>
          <w:strike/>
        </w:rPr>
        <w:t xml:space="preserve"> </w:t>
      </w:r>
      <w:r w:rsidRPr="009616CB">
        <w:rPr>
          <w:rFonts w:ascii="Times New Roman" w:hAnsi="Times New Roman" w:cs="Times New Roman"/>
        </w:rPr>
        <w:t>of the roots or tubers of this heading or from their flours, meals or powders.</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2534 - Roots,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cereals includes the following species: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w:rsidR="00511427" w:rsidRPr="009616CB" w:rsidRDefault="00511427" w:rsidP="0051142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tubers, roots or rhizomes, fresh, that are not identified separately because of their minor relevance at the international level. B</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ecause of their limited local importance, some countries report roots and tubers under this commodity heading that are classified individually by FAO:</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w:rsidR="00374C82" w:rsidRPr="009616CB" w:rsidRDefault="00374C82" w:rsidP="00E93C3B">
      <w:pPr>
        <w:pStyle w:val="Heading2"/>
        <w:rPr>
          <w:rFonts w:eastAsiaTheme="majorEastAsia"/>
          <w:lang w:eastAsia="it-IT"/>
        </w:rPr>
      </w:pPr>
      <w:r w:rsidRPr="009616CB">
        <w:br w:type="page"/>
      </w:r>
      <w:bookmarkStart w:id="2780" w:name="_Toc428436083"/>
      <w:bookmarkStart w:id="2781" w:name="_Toc428436384"/>
      <w:bookmarkStart w:id="2782" w:name="_Toc428436510"/>
      <w:r w:rsidR="00F61868" w:rsidRPr="009616CB">
        <w:rPr>
          <w:rFonts w:eastAsiaTheme="majorEastAsia"/>
          <w:lang w:eastAsia="it-IT"/>
        </w:rPr>
        <w:lastRenderedPageBreak/>
        <w:t>Sugar crops and sweeteners and derived products</w:t>
      </w:r>
      <w:bookmarkEnd w:id="2780"/>
      <w:bookmarkEnd w:id="2781"/>
      <w:bookmarkEnd w:id="2782"/>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2536 - Sugar cane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in some producing countries, marginal quantities of sugar cane are consumed, either directly as food or in the form of juice.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Sugar cane does not include bagasse, the fibrous portion of the sugar cane remaining after the juice has been extracted</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2537 - Sugar beet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2541 - Sugar non-centrifugal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2827 - Sugar (Raw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2543 - Sweeteners,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Other sweeteners includes the following species:</w:t>
      </w: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sugar beet seeds (01803), locust beans (carobs) (01356).</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Both commercial and chemically pure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374C82" w:rsidRPr="009616CB" w:rsidRDefault="00374C82" w:rsidP="00374C82">
      <w:pPr>
        <w:pStyle w:val="ListParagraph"/>
        <w:tabs>
          <w:tab w:val="left" w:pos="142"/>
          <w:tab w:val="left" w:pos="426"/>
        </w:tabs>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Beverages, non-alcoholic, includes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eastAsia="MS Mincho" w:hAnsi="Times New Roman"/>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eastAsia="MS Mincho" w:hAnsi="Times New Roman"/>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ascii="MS Mincho" w:eastAsia="MS Mincho" w:hAnsi="MS Mincho" w:cs="MS Mincho" w:hint="eastAsia"/>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w:rsidR="00374C82" w:rsidRPr="009616CB" w:rsidRDefault="00374C82" w:rsidP="00374C82">
      <w:pPr>
        <w:pStyle w:val="ListParagraph"/>
        <w:spacing w:after="0" w:line="240" w:lineRule="auto"/>
        <w:contextualSpacing w:val="0"/>
        <w:jc w:val="both"/>
        <w:rPr>
          <w:rFonts w:ascii="Times New Roman" w:hAnsi="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Molasses, a by-product of the extraction or refining of beet or cane sugar or of the production of fructose from maize. Used for feed, food, industrial alcohol, alcoholic beverages and ethanol.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2745 - Honey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w:rsidR="00374C82" w:rsidRPr="009616CB" w:rsidRDefault="00F61868" w:rsidP="00E93C3B">
      <w:pPr>
        <w:pStyle w:val="Heading2"/>
      </w:pPr>
      <w:bookmarkStart w:id="2783" w:name="_Toc428436084"/>
      <w:bookmarkStart w:id="2784" w:name="_Toc428436385"/>
      <w:bookmarkStart w:id="2785" w:name="_Toc428436511"/>
      <w:r w:rsidRPr="009616CB">
        <w:lastRenderedPageBreak/>
        <w:t>Pulses and derived products</w:t>
      </w:r>
      <w:bookmarkEnd w:id="2783"/>
      <w:bookmarkEnd w:id="2784"/>
      <w:bookmarkEnd w:id="2785"/>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51142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00F61868" w:rsidRPr="009616CB">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00F61868" w:rsidRPr="009616CB">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00F61868" w:rsidRPr="009616CB">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00F61868" w:rsidRPr="009616CB">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 2546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2547 – Peas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dried peas, shelled, whether or not skinned or split; peas for fodder, dried, shelled; green peas, dried, shelled, whether or not skinned or split; peas seed, dried</w:t>
      </w:r>
    </w:p>
    <w:p w:rsidR="00374C82" w:rsidRPr="009616CB" w:rsidRDefault="00374C82" w:rsidP="00374C82">
      <w:pPr>
        <w:spacing w:after="0" w:line="240" w:lineRule="auto"/>
        <w:jc w:val="both"/>
        <w:rPr>
          <w:rFonts w:ascii="Times New Roman" w:hAnsi="Times New Roman" w:cs="Times New Roman"/>
          <w:b/>
          <w:bCs/>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2549 – Other pulses and products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Other pulses and products includes the following commodities (dried and shelled, of a kind used for human or animal consumption, even if intended for sowing or for other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w:rsidR="00374C82" w:rsidRPr="009616CB" w:rsidRDefault="00374C82" w:rsidP="00374C82">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Processed products expressed in terms of primary equivalent: flour of pulses (23170.03).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rPr>
      </w:pPr>
      <w:r w:rsidRPr="009616CB">
        <w:rPr>
          <w:rFonts w:ascii="Times New Roman" w:hAnsi="Times New Roman"/>
        </w:rPr>
        <w:t>Nutrient data only are available for: Bran of Pulses (39120.14)</w:t>
      </w:r>
    </w:p>
    <w:p w:rsidR="00374C82" w:rsidRPr="009616CB" w:rsidRDefault="00374C82" w:rsidP="00E93C3B">
      <w:pPr>
        <w:pStyle w:val="Heading2"/>
      </w:pPr>
      <w:r w:rsidRPr="009616CB">
        <w:rPr>
          <w:color w:val="auto"/>
        </w:rPr>
        <w:br w:type="page"/>
      </w:r>
      <w:bookmarkStart w:id="2786" w:name="_Toc428436085"/>
      <w:bookmarkStart w:id="2787" w:name="_Toc428436386"/>
      <w:bookmarkStart w:id="2788" w:name="_Toc428436512"/>
      <w:r w:rsidR="00F61868" w:rsidRPr="009616CB">
        <w:lastRenderedPageBreak/>
        <w:t>Nuts and derived products</w:t>
      </w:r>
      <w:bookmarkEnd w:id="2786"/>
      <w:bookmarkEnd w:id="2787"/>
      <w:bookmarkEnd w:id="2788"/>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2551 – Nuts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Nuts includes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Pistacia vera</w:t>
      </w:r>
      <w:r w:rsidRPr="009616CB">
        <w:rPr>
          <w:rFonts w:ascii="Times New Roman" w:hAnsi="Times New Roman"/>
          <w:bCs/>
        </w:rPr>
        <w:t>, produced mainly in the Near East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Cola nitida; Cola vera; Cola acuminata</w:t>
      </w:r>
      <w:r w:rsidRPr="009616CB">
        <w:rPr>
          <w:rFonts w:ascii="Times New Roman" w:hAnsi="Times New Roman"/>
          <w:bCs/>
        </w:rPr>
        <w:t xml:space="preserve"> (kola, cola, Sudan cola nut), produced mainly in Africa. Kola nuts, containing 2.4 to 2.6% caffeine, are commonly chewed by the local population. Much used in Europe and America in the production of beverages.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Other nuts that are not identified separately, and  because of their minor relevance at the international level. Because of their limited local importance, some countries report nuts under this heading that are classified individually by FAO.</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Wild edible nuts and groundnuts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br w:type="page"/>
      </w:r>
    </w:p>
    <w:p w:rsidR="00374C82" w:rsidRPr="009616CB" w:rsidRDefault="00F61868" w:rsidP="00E93C3B">
      <w:pPr>
        <w:pStyle w:val="Heading2"/>
        <w:rPr>
          <w:rFonts w:eastAsiaTheme="majorEastAsia"/>
          <w:lang w:eastAsia="it-IT"/>
        </w:rPr>
      </w:pPr>
      <w:bookmarkStart w:id="2789" w:name="_Toc428436086"/>
      <w:bookmarkStart w:id="2790" w:name="_Toc428436387"/>
      <w:bookmarkStart w:id="2791" w:name="_Toc428436513"/>
      <w:r w:rsidRPr="009616CB">
        <w:rPr>
          <w:rFonts w:eastAsiaTheme="majorEastAsia"/>
          <w:lang w:eastAsia="it-IT"/>
        </w:rPr>
        <w:lastRenderedPageBreak/>
        <w:t>Oil-bearing crops and derived products</w:t>
      </w:r>
      <w:bookmarkEnd w:id="2789"/>
      <w:bookmarkEnd w:id="2790"/>
      <w:bookmarkEnd w:id="2791"/>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(see Group 5). Annual oilseed plants tha are either harvested green or are used for grazing and for green manure are included with Fodder Crops (see Group 11).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PRODUCTS DERIVED FROM OIL CROPS. Edible processed products from oil crops, other than oil, include flour, flakes or grits, groundnut preparations (butter, salted nuts, candy), preserved olives, desiccated coconut and fermented and non-fermented soya products.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2555 - Soyabeans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Soyabeans, species of Glycine soja, is the most important oil crop. Also widely consumed as a bean and in the form of various derived products because of its high protein content, e.g. soya milk, meat, etc.</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2556 - Groundnuts (Shelled Equivalent)</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eastAsiaTheme="majorEastAsia" w:hAnsi="Times New Roman" w:cs="Times New Roman"/>
          <w:szCs w:val="20"/>
          <w:lang w:eastAsia="it-IT"/>
        </w:rPr>
        <w:t>prepared groundnuts (21495.01); peanut butter (21495.02).</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511427">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2557 - Sunflower seed</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 xml:space="preserve">Sunflower seed, species of </w:t>
      </w:r>
      <w:r w:rsidRPr="009616CB">
        <w:rPr>
          <w:rFonts w:ascii="Times New Roman" w:eastAsiaTheme="majorEastAsia" w:hAnsi="Times New Roman" w:cs="Times New Roman"/>
          <w:i/>
          <w:iCs/>
          <w:lang w:eastAsia="it-IT"/>
        </w:rPr>
        <w:t>Helianthus annuus</w:t>
      </w:r>
      <w:r w:rsidRPr="009616CB">
        <w:rPr>
          <w:rFonts w:ascii="Times New Roman" w:eastAsiaTheme="majorEastAsia" w:hAnsi="Times New Roman" w:cs="Times New Roman"/>
          <w:lang w:eastAsia="it-IT"/>
        </w:rPr>
        <w:t xml:space="preserve">, whether or not broken. Valued mainly for its oil, minor uses include as a human food and as feed for birds. </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No processed products expressed in terms of primary equivalent available.</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2574 - Rape and Mustard Oil</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Rape and mustard oil is obtained by dry pressure extraction of seeds of several species and. Generally containing a high level of erucic acid, it has both food and industrial uses.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rapeseed or canola</w:t>
      </w:r>
      <w:r w:rsidRPr="009616CB">
        <w:rPr>
          <w:rFonts w:ascii="Times New Roman" w:eastAsiaTheme="majorEastAsia" w:hAnsi="Times New Roman" w:cs="Times New Roman"/>
          <w:lang w:eastAsia="it-IT"/>
        </w:rPr>
        <w:t xml:space="preserve"> oil is obtained for food use from seeds of </w:t>
      </w:r>
      <w:r w:rsidRPr="009616CB">
        <w:rPr>
          <w:rFonts w:ascii="Times New Roman" w:eastAsiaTheme="majorEastAsia" w:hAnsi="Times New Roman" w:cs="Times New Roman"/>
          <w:i/>
          <w:iCs/>
          <w:lang w:eastAsia="it-IT"/>
        </w:rPr>
        <w:t>Brassica</w:t>
      </w:r>
      <w:r w:rsidRPr="009616CB">
        <w:rPr>
          <w:rFonts w:ascii="Times New Roman" w:eastAsiaTheme="majorEastAsia" w:hAnsi="Times New Roman" w:cs="Times New Roman"/>
          <w:lang w:eastAsia="it-IT"/>
        </w:rPr>
        <w:t xml:space="preserve">, particularly </w:t>
      </w:r>
      <w:r w:rsidRPr="009616CB">
        <w:rPr>
          <w:rFonts w:ascii="Times New Roman" w:eastAsiaTheme="majorEastAsia" w:hAnsi="Times New Roman" w:cs="Times New Roman"/>
          <w:i/>
          <w:iCs/>
          <w:lang w:eastAsia="it-IT"/>
        </w:rPr>
        <w:t>B. napus</w:t>
      </w:r>
      <w:r w:rsidRPr="009616CB">
        <w:rPr>
          <w:rFonts w:ascii="Times New Roman" w:eastAsiaTheme="majorEastAsia" w:hAnsi="Times New Roman" w:cs="Times New Roman"/>
          <w:lang w:eastAsia="it-IT"/>
        </w:rPr>
        <w:t xml:space="preserve"> and </w:t>
      </w:r>
      <w:r w:rsidRPr="009616CB">
        <w:rPr>
          <w:rFonts w:ascii="Times New Roman" w:eastAsiaTheme="majorEastAsia" w:hAnsi="Times New Roman" w:cs="Times New Roman"/>
          <w:i/>
          <w:iCs/>
          <w:lang w:eastAsia="it-IT"/>
        </w:rPr>
        <w:t>B. rapa</w:t>
      </w:r>
      <w:r w:rsidRPr="009616CB">
        <w:rPr>
          <w:rFonts w:ascii="Times New Roman" w:eastAsiaTheme="majorEastAsia" w:hAnsi="Times New Roman" w:cs="Times New Roman"/>
          <w:lang w:eastAsia="it-IT"/>
        </w:rPr>
        <w:t xml:space="preserve"> (or </w:t>
      </w:r>
      <w:r w:rsidRPr="009616CB">
        <w:rPr>
          <w:rFonts w:ascii="Times New Roman" w:eastAsiaTheme="majorEastAsia" w:hAnsi="Times New Roman" w:cs="Times New Roman"/>
          <w:i/>
          <w:iCs/>
          <w:lang w:eastAsia="it-IT"/>
        </w:rPr>
        <w:t>B. campestris</w:t>
      </w:r>
      <w:r w:rsidRPr="009616CB">
        <w:rPr>
          <w:rFonts w:ascii="Times New Roman" w:eastAsiaTheme="majorEastAsia" w:hAnsi="Times New Roman" w:cs="Times New Roman"/>
          <w:lang w:eastAsia="it-IT"/>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mustard seed</w:t>
      </w:r>
      <w:r w:rsidRPr="009616CB">
        <w:rPr>
          <w:rFonts w:ascii="Times New Roman" w:eastAsiaTheme="majorEastAsia" w:hAnsi="Times New Roman" w:cs="Times New Roman"/>
          <w:lang w:eastAsia="it-IT"/>
        </w:rPr>
        <w:t xml:space="preserve"> is obtained of seeds of Sinapsis alba and Brassica hirta (white mustard), </w:t>
      </w:r>
      <w:r w:rsidRPr="009616CB">
        <w:rPr>
          <w:rFonts w:ascii="Times New Roman" w:eastAsiaTheme="majorEastAsia" w:hAnsi="Times New Roman" w:cs="Times New Roman"/>
          <w:i/>
          <w:iCs/>
          <w:lang w:eastAsia="it-IT"/>
        </w:rPr>
        <w:t>Brassica nigra</w:t>
      </w:r>
      <w:r w:rsidRPr="009616CB">
        <w:rPr>
          <w:rFonts w:ascii="Times New Roman" w:eastAsiaTheme="majorEastAsia" w:hAnsi="Times New Roman" w:cs="Times New Roman"/>
          <w:lang w:eastAsia="it-IT"/>
        </w:rPr>
        <w:t xml:space="preserve"> (black mustard) and </w:t>
      </w:r>
      <w:r w:rsidRPr="009616CB">
        <w:rPr>
          <w:rFonts w:ascii="Times New Roman" w:eastAsiaTheme="majorEastAsia" w:hAnsi="Times New Roman" w:cs="Times New Roman"/>
          <w:i/>
          <w:iCs/>
          <w:lang w:eastAsia="it-IT"/>
        </w:rPr>
        <w:t>Brassica juncea</w:t>
      </w:r>
      <w:r w:rsidRPr="009616CB">
        <w:rPr>
          <w:rFonts w:ascii="Times New Roman" w:eastAsiaTheme="majorEastAsia" w:hAnsi="Times New Roman" w:cs="Times New Roman"/>
          <w:lang w:eastAsia="it-IT"/>
        </w:rPr>
        <w:t xml:space="preserve"> (Indian mustard), and it is used in medicines, for cooking or in industrial products.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2575 - Cottonseed oil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xml:space="preserve">, obtained first by pressure extraction from the kernels of cotton seeds, used mainly as a food but also in industry.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2560 - Coconuts  (Including Copra)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2561 – Sesameseed</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hAnsi="Times New Roman"/>
          <w:sz w:val="20"/>
        </w:rPr>
      </w:pPr>
      <w:r w:rsidRPr="009616CB">
        <w:rPr>
          <w:rFonts w:ascii="Times New Roman" w:eastAsiaTheme="majorEastAsia" w:hAnsi="Times New Roman"/>
          <w:lang w:eastAsia="it-IT"/>
        </w:rPr>
        <w:t>FBS 2576 - Palmkernel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2563 – Olives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2570 - Oilcrops,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w:rsidR="00374C82" w:rsidRPr="009616CB" w:rsidRDefault="00374C82" w:rsidP="00374C82">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Other oilseeds, oleaginous fruits and nuts that are not identified separately because of their minor relevance at the international level. Because of their limited local importance, some countries report commodities under this heading that are classified individually by FAO. Also included under this code are tea seeds, grape pips and tomato seeds from which oil is extracted.</w:t>
      </w:r>
    </w:p>
    <w:p w:rsidR="00374C82" w:rsidRPr="009616CB" w:rsidRDefault="00374C82" w:rsidP="00374C82">
      <w:pPr>
        <w:spacing w:after="0" w:line="240" w:lineRule="auto"/>
        <w:ind w:left="142" w:hanging="142"/>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8"/>
          <w:szCs w:val="26"/>
          <w:lang w:eastAsia="it-IT"/>
        </w:rPr>
        <w:lastRenderedPageBreak/>
        <w:br w:type="page"/>
      </w:r>
    </w:p>
    <w:p w:rsidR="00374C82" w:rsidRPr="009616CB" w:rsidRDefault="00F61868" w:rsidP="00E93C3B">
      <w:pPr>
        <w:pStyle w:val="Heading2"/>
        <w:rPr>
          <w:rFonts w:eastAsiaTheme="majorEastAsia"/>
          <w:lang w:eastAsia="it-IT"/>
        </w:rPr>
      </w:pPr>
      <w:bookmarkStart w:id="2792" w:name="_Toc428436087"/>
      <w:bookmarkStart w:id="2793" w:name="_Toc428436388"/>
      <w:bookmarkStart w:id="2794" w:name="_Toc428436514"/>
      <w:r w:rsidRPr="009616CB">
        <w:rPr>
          <w:rFonts w:eastAsiaTheme="majorEastAsia"/>
          <w:lang w:eastAsia="it-IT"/>
        </w:rPr>
        <w:lastRenderedPageBreak/>
        <w:t>Vegetable oils and fats</w:t>
      </w:r>
      <w:bookmarkEnd w:id="2792"/>
      <w:bookmarkEnd w:id="2793"/>
      <w:bookmarkEnd w:id="2794"/>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2571 - Soyabean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2572 - Groundnut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ascii="MS Mincho" w:eastAsia="MS Mincho" w:hAnsi="MS Mincho" w:cs="MS Mincho" w:hint="eastAsia"/>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2573 - Sunflowerseed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2577 - Palm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2578 - Coconut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2579 - Sesameseed Oil</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w:rsidR="00374C82" w:rsidRPr="009616CB" w:rsidRDefault="00374C82" w:rsidP="00374C82">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2580 - Olive Oil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2581 - Ricebran Oil</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2582 - Maize Germ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2586 - Oilcrops Oil,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tung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eastAsia="MS Gothic" w:hAnsi="Times New Roman"/>
          <w:lang w:val="en-US"/>
        </w:rPr>
        <w:t>-</w:t>
      </w:r>
      <w:r w:rsidRPr="009616CB">
        <w:rPr>
          <w:rFonts w:ascii="Times New Roman" w:hAnsi="Times New Roman"/>
        </w:rPr>
        <w:t>pressed linseed oil fits for human consumption.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ascii="MS Mincho" w:eastAsia="MS Mincho" w:hAnsi="MS Mincho" w:cs="MS Mincho" w:hint="eastAsia"/>
        </w:rPr>
        <w:t>‑</w:t>
      </w:r>
      <w:r w:rsidRPr="009616CB">
        <w:rPr>
          <w:rFonts w:ascii="Times New Roman" w:hAnsi="Times New Roman"/>
        </w:rPr>
        <w:t>making to enrich cocoa pastes, in confectionery, perfumery, in the manufacture of cosmetics and in pharmacy.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w:rsidR="00374C82" w:rsidRPr="009616CB" w:rsidRDefault="00374C82" w:rsidP="00374C82">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2555A" w:rsidP="00E93C3B">
      <w:pPr>
        <w:pStyle w:val="Heading2"/>
        <w:rPr>
          <w:rFonts w:eastAsiaTheme="majorEastAsia"/>
          <w:lang w:eastAsia="it-IT"/>
        </w:rPr>
      </w:pPr>
      <w:bookmarkStart w:id="2795" w:name="_Toc428436088"/>
      <w:bookmarkStart w:id="2796" w:name="_Toc428436389"/>
      <w:bookmarkStart w:id="2797" w:name="_Toc428436515"/>
      <w:r w:rsidRPr="009616CB">
        <w:rPr>
          <w:rFonts w:eastAsiaTheme="majorEastAsia"/>
          <w:lang w:eastAsia="it-IT"/>
        </w:rPr>
        <w:lastRenderedPageBreak/>
        <w:t>Vegetables and derived products</w:t>
      </w:r>
      <w:bookmarkEnd w:id="2795"/>
      <w:bookmarkEnd w:id="2796"/>
      <w:bookmarkEnd w:id="2797"/>
    </w:p>
    <w:p w:rsidR="00374C82" w:rsidRPr="009616CB" w:rsidRDefault="00374C82" w:rsidP="00374C82">
      <w:pPr>
        <w:spacing w:after="0" w:line="240" w:lineRule="auto"/>
        <w:jc w:val="center"/>
        <w:rPr>
          <w:rFonts w:ascii="Times New Roman" w:hAnsi="Times New Roman" w:cs="Times New Roman"/>
          <w:b/>
          <w:bCs/>
          <w:color w:val="FF0000"/>
          <w:sz w:val="26"/>
          <w:szCs w:val="26"/>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(see also Group 10). FAO production dat</w:t>
      </w:r>
      <w:r w:rsidR="00A96307" w:rsidRPr="009616CB">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374C82" w:rsidRPr="009616CB" w:rsidRDefault="00374C82" w:rsidP="00374C82">
      <w:pPr>
        <w:spacing w:after="0" w:line="240" w:lineRule="auto"/>
        <w:jc w:val="both"/>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2601 – Tomatoes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Tomatoes, species of Lycopersicon esculentum, fresh or chilled of all kinds.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Processed products expressed in terms of primary equivalent: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•juice of tomatoes (21321); paste of tomatoes (21399.01); tomato peeled (21399.02).</w:t>
      </w:r>
    </w:p>
    <w:p w:rsidR="00374C82" w:rsidRPr="009616CB" w:rsidRDefault="00374C82" w:rsidP="00374C82">
      <w:pPr>
        <w:spacing w:after="0" w:line="240" w:lineRule="auto"/>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2602 – Onions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2605 - Vegetables,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Vegetables other includes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edible brassicas; brussels sprouts; cabbage (Chinese, red, savoy, spring, turnip-rooted, white); collards; kale; kohlrabi.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chicory (blanched, curly, escarole and witloof); endive; escarole; lettuce (cabbage, head, romaine).</w:t>
      </w:r>
    </w:p>
    <w:p w:rsidR="00374C82" w:rsidRPr="009616CB" w:rsidRDefault="00374C82" w:rsidP="00374C82">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(welsh onions). Young onions pulled before the bulb has enlarged; used especially in salads. Includes onion sets.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for shelling. It includes lima or butter beans, mung beans and beans in edible pods</w:t>
      </w:r>
      <w:r w:rsidRPr="009616CB">
        <w:rPr>
          <w:rFonts w:ascii="Times New Roman" w:hAnsi="Times New Roman"/>
          <w:bCs/>
          <w:strike/>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Brassica rapa var. rapifera</w:t>
      </w:r>
      <w:r w:rsidRPr="009616CB">
        <w:rPr>
          <w:rFonts w:ascii="Times New Roman" w:hAnsi="Times New Roman"/>
          <w:bCs/>
        </w:rPr>
        <w:t>). Forage carrots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r w:rsidRPr="009616CB">
        <w:rPr>
          <w:rFonts w:ascii="Times New Roman" w:hAnsi="Times New Roman"/>
          <w:bCs/>
        </w:rPr>
        <w:t>commonly known as sweet corn, whether or not on the cob.</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9616CB">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rsidR="00374C82" w:rsidRPr="009616CB" w:rsidRDefault="00374C82" w:rsidP="00374C82">
      <w:pPr>
        <w:spacing w:after="0" w:line="240" w:lineRule="auto"/>
        <w:rPr>
          <w:rFonts w:ascii="Times New Roman" w:hAnsi="Times New Roman" w:cs="Times New Roman"/>
          <w:bCs/>
          <w:sz w:val="20"/>
        </w:rPr>
      </w:pPr>
      <w:r w:rsidRPr="009616CB">
        <w:rPr>
          <w:rFonts w:ascii="Times New Roman" w:hAnsi="Times New Roman" w:cs="Times New Roman"/>
          <w:bCs/>
        </w:rPr>
        <w:br w:type="page"/>
      </w:r>
    </w:p>
    <w:p w:rsidR="00374C82" w:rsidRPr="009616CB" w:rsidRDefault="00653C56" w:rsidP="00E93C3B">
      <w:pPr>
        <w:pStyle w:val="Heading2"/>
        <w:rPr>
          <w:rFonts w:eastAsiaTheme="majorEastAsia"/>
        </w:rPr>
      </w:pPr>
      <w:bookmarkStart w:id="2798" w:name="_Toc428436089"/>
      <w:bookmarkStart w:id="2799" w:name="_Toc428436390"/>
      <w:bookmarkStart w:id="2800" w:name="_Toc428436516"/>
      <w:r w:rsidRPr="009616CB">
        <w:rPr>
          <w:rFonts w:eastAsiaTheme="majorEastAsia"/>
          <w:lang w:eastAsia="it-IT"/>
        </w:rPr>
        <w:lastRenderedPageBreak/>
        <w:t>Fruits and derived products</w:t>
      </w:r>
      <w:bookmarkEnd w:id="2798"/>
      <w:bookmarkEnd w:id="2799"/>
      <w:bookmarkEnd w:id="2800"/>
    </w:p>
    <w:p w:rsidR="00374C82" w:rsidRPr="009616CB" w:rsidRDefault="00374C82" w:rsidP="00374C82">
      <w:pPr>
        <w:spacing w:after="0" w:line="240" w:lineRule="auto"/>
        <w:jc w:val="center"/>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rPr>
          <w:rFonts w:ascii="Times New Roman" w:eastAsiaTheme="majorEastAsia" w:hAnsi="Times New Roman"/>
          <w:b/>
          <w:bCs/>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2611 - Oranges, Mandarines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w:rsidR="00374C82" w:rsidRPr="009616CB" w:rsidRDefault="00374C82" w:rsidP="00374C82">
      <w:pPr>
        <w:spacing w:after="0" w:line="240" w:lineRule="auto"/>
        <w:jc w:val="both"/>
        <w:rPr>
          <w:rFonts w:ascii="Times New Roman" w:eastAsiaTheme="majorEastAsia" w:hAnsi="Times New Roman" w:cs="Times New Roman"/>
          <w:color w:val="365F91" w:themeColor="accent1" w:themeShade="BF"/>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2612 - Lemons, Limes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Citrus limon</w:t>
      </w:r>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2613 - Grapefruit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w:rsidR="00374C82" w:rsidRPr="009616CB" w:rsidRDefault="00374C82" w:rsidP="00374C82">
      <w:pPr>
        <w:tabs>
          <w:tab w:val="left" w:pos="190"/>
        </w:tabs>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2614 - Citrus,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 Some minor varieties of citrus are used primarily in the preparation of perfumes and soft drinks.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2615 – Bananas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 xml:space="preserve">normally eaten without further preparation.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2616 – Plantains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2617 – 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2618 –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w:rsidR="00374C82" w:rsidRPr="009616CB" w:rsidRDefault="00374C82" w:rsidP="0032555A">
      <w:pPr>
        <w:pStyle w:val="Heading3"/>
        <w:rPr>
          <w:rFonts w:ascii="Times New Roman" w:eastAsiaTheme="majorEastAsia" w:hAnsi="Times New Roman"/>
          <w:sz w:val="20"/>
          <w:szCs w:val="20"/>
          <w:lang w:eastAsia="it-IT"/>
        </w:rPr>
      </w:pPr>
      <w:r w:rsidRPr="009616CB">
        <w:rPr>
          <w:rFonts w:ascii="Times New Roman" w:eastAsiaTheme="majorEastAsia" w:hAnsi="Times New Roman"/>
          <w:lang w:eastAsia="it-IT"/>
        </w:rPr>
        <w:lastRenderedPageBreak/>
        <w:t>FBS 2619 - Dates</w:t>
      </w:r>
    </w:p>
    <w:p w:rsidR="00374C82" w:rsidRPr="009616CB" w:rsidRDefault="00374C82" w:rsidP="00374C82">
      <w:pPr>
        <w:spacing w:after="0" w:line="240" w:lineRule="auto"/>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Dates, species of </w:t>
      </w:r>
      <w:r w:rsidRPr="009616CB">
        <w:rPr>
          <w:rFonts w:ascii="Times New Roman" w:eastAsiaTheme="majorEastAsia" w:hAnsi="Times New Roman" w:cs="Times New Roman"/>
          <w:i/>
          <w:iCs/>
          <w:szCs w:val="20"/>
          <w:lang w:eastAsia="it-IT"/>
        </w:rPr>
        <w:t>Phoenix dactylifera</w:t>
      </w:r>
      <w:r w:rsidRPr="009616CB">
        <w:rPr>
          <w:rFonts w:ascii="Times New Roman" w:eastAsiaTheme="majorEastAsia" w:hAnsi="Times New Roman" w:cs="Times New Roman"/>
          <w:szCs w:val="20"/>
          <w:lang w:eastAsia="it-IT"/>
        </w:rPr>
        <w:t>, include fresh, dried and chilled fruit.</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2620 –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ascii="MS Mincho" w:eastAsia="MS Mincho" w:hAnsi="MS Mincho" w:cs="MS Mincho" w:hint="eastAsia"/>
        </w:rPr>
        <w:t>‑</w:t>
      </w:r>
      <w:r w:rsidRPr="009616CB">
        <w:rPr>
          <w:rFonts w:ascii="Times New Roman" w:hAnsi="Times New Roman" w:cs="Times New Roman"/>
        </w:rPr>
        <w:t xml:space="preserve">production, whether grown outdoors or under glass.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Includes both table and wine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2625 - Fruits,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var. juliana</w:t>
      </w:r>
      <w:r w:rsidRPr="009616CB">
        <w:rPr>
          <w:rFonts w:ascii="Times New Roman" w:hAnsi="Times New Roman"/>
          <w:bCs/>
        </w:rPr>
        <w:t xml:space="preserve"> (heart cherry). </w:t>
      </w:r>
      <w:r w:rsidRPr="009616CB">
        <w:rPr>
          <w:rFonts w:ascii="Times New Roman" w:hAnsi="Times New Roman"/>
        </w:rPr>
        <w:t>Whiteheart cherries and morello cherries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 Other stone fruit not separately identified. In some countries, apricots, cherries, peaches, nectarines and plums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2102AD">
        <w:rPr>
          <w:rFonts w:ascii="Times New Roman" w:hAnsi="Times New Roman"/>
          <w:bCs/>
          <w:lang w:val="it-IT"/>
          <w:rPrChange w:id="2801" w:author="Valentina Ramaschiello (ESS)" w:date="2015-09-01T11:03:00Z">
            <w:rPr>
              <w:rFonts w:ascii="Times New Roman" w:hAnsi="Times New Roman"/>
              <w:bCs/>
              <w:lang w:val="en-US"/>
            </w:rPr>
          </w:rPrChange>
        </w:rPr>
        <w:t xml:space="preserve">Pome fruit n.e.c.. </w:t>
      </w:r>
      <w:r w:rsidRPr="009616CB">
        <w:rPr>
          <w:rFonts w:ascii="Times New Roman" w:hAnsi="Times New Roman"/>
          <w:bCs/>
        </w:rPr>
        <w:t>Other pome fruit not separately identified. In some countries apples, pears and quinces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Gooseberries ,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Morus alba</w:t>
      </w:r>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Annona spp. (cherimoya, custard apple)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Chrysophyllum spp  (star apple, cainito).</w:t>
      </w:r>
    </w:p>
    <w:p w:rsidR="00374C82" w:rsidRPr="009616CB" w:rsidRDefault="00374C82" w:rsidP="00374C82">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w:rsidR="00374C82" w:rsidRPr="009616CB" w:rsidRDefault="00374C82" w:rsidP="007E09C4">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w:rsidR="00374C82" w:rsidRPr="009616CB" w:rsidRDefault="00374C82" w:rsidP="007E09C4">
      <w:pPr>
        <w:tabs>
          <w:tab w:val="left" w:pos="142"/>
        </w:tabs>
        <w:spacing w:after="0" w:line="240" w:lineRule="auto"/>
        <w:ind w:left="142" w:hanging="142"/>
        <w:jc w:val="both"/>
        <w:rPr>
          <w:rFonts w:ascii="Times New Roman" w:hAnsi="Times New Roman" w:cs="Times New Roman"/>
          <w:bC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fresh fruit that are not identified separately because of their minor relevance at the international level. Because of their limited local importance, some countries report fresh fruit under this heading that are classified separately by FAO.</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w:rsidR="00374C82" w:rsidRPr="009616CB" w:rsidRDefault="00374C82" w:rsidP="007E09C4">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653C56" w:rsidP="00E93C3B">
      <w:pPr>
        <w:pStyle w:val="Heading2"/>
        <w:rPr>
          <w:rFonts w:eastAsiaTheme="majorEastAsia"/>
          <w:lang w:eastAsia="it-IT"/>
        </w:rPr>
      </w:pPr>
      <w:bookmarkStart w:id="2802" w:name="_Toc428436090"/>
      <w:bookmarkStart w:id="2803" w:name="_Toc428436391"/>
      <w:bookmarkStart w:id="2804" w:name="_Toc428436517"/>
      <w:r w:rsidRPr="009616CB">
        <w:rPr>
          <w:rFonts w:eastAsiaTheme="majorEastAsia"/>
          <w:lang w:eastAsia="it-IT"/>
        </w:rPr>
        <w:lastRenderedPageBreak/>
        <w:t>Stimulant crops and derived products</w:t>
      </w:r>
      <w:bookmarkEnd w:id="2802"/>
      <w:bookmarkEnd w:id="2803"/>
      <w:bookmarkEnd w:id="2804"/>
    </w:p>
    <w:p w:rsidR="00374C82" w:rsidRPr="009616CB" w:rsidRDefault="00374C82" w:rsidP="00374C82">
      <w:pPr>
        <w:spacing w:after="0" w:line="240" w:lineRule="auto"/>
        <w:ind w:firstLine="993"/>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COFFEE</w:t>
      </w:r>
      <w:r w:rsidRPr="009616CB">
        <w:rPr>
          <w:rFonts w:ascii="Times New Roman" w:hAnsi="Times New Roman" w:cs="Times New Roman"/>
          <w:szCs w:val="20"/>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374C82" w:rsidRPr="009616CB" w:rsidRDefault="00374C82" w:rsidP="00374C82">
      <w:pPr>
        <w:spacing w:after="0" w:line="240" w:lineRule="auto"/>
        <w:ind w:firstLine="993"/>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COCOA</w:t>
      </w:r>
      <w:r w:rsidRPr="009616CB">
        <w:rPr>
          <w:rFonts w:ascii="Times New Roman" w:hAnsi="Times New Roman" w:cs="Times New Roman"/>
          <w:szCs w:val="20"/>
        </w:rPr>
        <w:t xml:space="preserve">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374C82" w:rsidRPr="009616CB" w:rsidRDefault="00374C82" w:rsidP="00374C82">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2630 – Coffee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 Raw coffee in all forms.</w:t>
      </w:r>
    </w:p>
    <w:p w:rsidR="00374C82" w:rsidRPr="009616CB" w:rsidRDefault="00374C82" w:rsidP="007E09C4">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 , as gathered from the shrub; green coffee; coffee, not roasted, not decaffeinated; coffee raw, in all forms, not decaffeinated; coffee seeds, with or without skins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653C56">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2633 - Cocoa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2635 – Tea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includes green tea (unfermented), black tea (fermented), and partially fermented tea. Excludes green tea eaten as a vegetable.</w:t>
      </w:r>
    </w:p>
    <w:p w:rsidR="00374C82" w:rsidRPr="009616CB" w:rsidRDefault="00374C82" w:rsidP="00374C82">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xml:space="preserve">, the dried leaves of certain shrubs of the holly family which grow in South America.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eastAsiaTheme="majorEastAsia" w:hAnsi="Times New Roman" w:cs="Times New Roman"/>
          <w:b/>
          <w:bCs/>
          <w:sz w:val="24"/>
          <w:lang w:eastAsia="it-IT"/>
        </w:rPr>
        <w:tab/>
      </w:r>
    </w:p>
    <w:p w:rsidR="00374C82" w:rsidRPr="009616CB" w:rsidRDefault="00374C82" w:rsidP="00374C82">
      <w:pPr>
        <w:tabs>
          <w:tab w:val="left" w:pos="142"/>
        </w:tabs>
        <w:spacing w:after="0" w:line="240" w:lineRule="auto"/>
        <w:ind w:left="142" w:hanging="142"/>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6"/>
          <w:szCs w:val="26"/>
          <w:lang w:eastAsia="it-IT"/>
        </w:rPr>
        <w:br w:type="page"/>
      </w:r>
    </w:p>
    <w:p w:rsidR="00374C82" w:rsidRPr="009616CB" w:rsidRDefault="00653C56" w:rsidP="00E93C3B">
      <w:pPr>
        <w:pStyle w:val="Heading2"/>
        <w:rPr>
          <w:rFonts w:eastAsiaTheme="majorEastAsia"/>
          <w:lang w:eastAsia="it-IT"/>
        </w:rPr>
      </w:pPr>
      <w:bookmarkStart w:id="2805" w:name="_Toc428436091"/>
      <w:bookmarkStart w:id="2806" w:name="_Toc428436392"/>
      <w:bookmarkStart w:id="2807" w:name="_Toc428436518"/>
      <w:r w:rsidRPr="009616CB">
        <w:rPr>
          <w:rFonts w:eastAsiaTheme="majorEastAsia"/>
          <w:lang w:eastAsia="it-IT"/>
        </w:rPr>
        <w:lastRenderedPageBreak/>
        <w:t>Spices</w:t>
      </w:r>
      <w:bookmarkEnd w:id="2805"/>
      <w:bookmarkEnd w:id="2806"/>
      <w:bookmarkEnd w:id="2807"/>
      <w:r w:rsidR="00374C82" w:rsidRPr="009616CB">
        <w:rPr>
          <w:rFonts w:eastAsiaTheme="majorEastAsia"/>
          <w:lang w:eastAsia="it-IT"/>
        </w:rPr>
        <w:t xml:space="preserve"> </w:t>
      </w:r>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Production data of spices should be reported in terms of ripe, dried or powdered products. Essential oils extracted from spices are included under FAO Group TOBACCO AND RUBBER AND OTHER CROPS, along with other essential oils.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2640 - Pepper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vines.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sz w:val="20"/>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w:rsidR="00374C82" w:rsidRPr="009616CB" w:rsidRDefault="00374C82" w:rsidP="00374C82">
      <w:pPr>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2641 - Pimento</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anaheim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Uncrushed or unground fresh pimentos are considered to be vegetables.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2642 - Cloves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2645 - Spices, Other</w:t>
      </w:r>
    </w:p>
    <w:p w:rsidR="00374C82" w:rsidRPr="009616CB" w:rsidRDefault="00374C82" w:rsidP="00374C82">
      <w:pPr>
        <w:widowControl w:val="0"/>
        <w:autoSpaceDE w:val="0"/>
        <w:autoSpaceDN w:val="0"/>
        <w:adjustRightInd w:val="0"/>
        <w:spacing w:after="0" w:line="240" w:lineRule="auto"/>
        <w:ind w:left="142" w:hanging="142"/>
        <w:rPr>
          <w:rFonts w:ascii="Times New Roman" w:hAnsi="Times New Roman" w:cs="Times New Roman"/>
          <w:bCs/>
          <w:color w:val="FF0000"/>
        </w:rPr>
      </w:pPr>
      <w:r w:rsidRPr="009616CB">
        <w:rPr>
          <w:rFonts w:ascii="Times New Roman" w:hAnsi="Times New Roman" w:cs="Times New Roman"/>
          <w:color w:val="FF0000"/>
        </w:rPr>
        <w:t xml:space="preserve">Spices  other, </w:t>
      </w:r>
      <w:r w:rsidRPr="009616CB">
        <w:rPr>
          <w:rFonts w:ascii="Times New Roman" w:hAnsi="Times New Roman" w:cs="Times New Roman"/>
          <w:bCs/>
          <w:color w:val="FF0000"/>
        </w:rPr>
        <w:t>wether raw or processed, crushed or ground,</w:t>
      </w:r>
      <w:r w:rsidRPr="009616CB">
        <w:rPr>
          <w:rFonts w:ascii="Times New Roman" w:hAnsi="Times New Roman" w:cs="Times New Roman"/>
          <w:color w:val="FF0000"/>
        </w:rPr>
        <w:t xml:space="preserve"> includes</w:t>
      </w:r>
      <w:r w:rsidRPr="009616CB">
        <w:rPr>
          <w:rFonts w:ascii="Times New Roman" w:hAnsi="Times New Roman" w:cs="Times New Roman"/>
          <w:color w:val="0000FF"/>
        </w:rPr>
        <w:t>:</w:t>
      </w: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The inner bark of young branches of certain trees of the Laurus family. Includes cinnamon- tree flowers, cinnamon fruit and cinnamon waste (chips), whether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Other spices that are not identified separately because of their minor relevance at the international level. Because of their limited local importance, some countries report spices under this heading that are classified individually by FAO. This group also includes curry powder and other mixtures of different spices.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2808" w:name="_Toc428436092"/>
      <w:bookmarkStart w:id="2809" w:name="_Toc428436393"/>
      <w:bookmarkStart w:id="2810" w:name="_Toc428436519"/>
      <w:r w:rsidRPr="009616CB">
        <w:rPr>
          <w:rFonts w:eastAsiaTheme="majorEastAsia"/>
          <w:lang w:eastAsia="it-IT"/>
        </w:rPr>
        <w:lastRenderedPageBreak/>
        <w:t>Alcoholic beverages</w:t>
      </w:r>
      <w:bookmarkEnd w:id="2808"/>
      <w:bookmarkEnd w:id="2809"/>
      <w:bookmarkEnd w:id="2810"/>
    </w:p>
    <w:p w:rsidR="00374C82" w:rsidRPr="009616CB" w:rsidRDefault="00374C82" w:rsidP="00374C82">
      <w:pPr>
        <w:spacing w:after="0" w:line="240" w:lineRule="auto"/>
        <w:jc w:val="center"/>
        <w:rPr>
          <w:rFonts w:ascii="Times New Roman" w:hAnsi="Times New Roman" w:cs="Times New Roman"/>
          <w:b/>
          <w:bCs/>
          <w:sz w:val="20"/>
          <w:szCs w:val="20"/>
          <w:u w:val="single"/>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001E2220" w:rsidRPr="009616CB">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2655 - Wine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w:rsidR="00374C82" w:rsidRPr="009616CB" w:rsidRDefault="00374C82" w:rsidP="00374C82">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w:rsidR="00374C82" w:rsidRPr="009616CB" w:rsidRDefault="00374C82" w:rsidP="00374C82">
      <w:pPr>
        <w:tabs>
          <w:tab w:val="left" w:pos="2405"/>
        </w:tabs>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Vermouths, etc., includes beverages made with wine of fresh grapes and flavoured with aromatic substances.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2656 - Beer of Barley</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Beer of Barley is a beverage that may be alcoholic or non-alcoholic, that is made from fermented malted cereals (mainly barley), water and hops. Non-malted cereals may also be used. </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The FAO definition differs from the main international classifications in that it includes non-alcoholic beer.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2657 - Beverages, Fermented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Fermented beverages includes:</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w:rsidR="00374C82" w:rsidRPr="009616CB" w:rsidRDefault="00374C82" w:rsidP="00374C82">
      <w:pPr>
        <w:pStyle w:val="ListParagraph"/>
        <w:tabs>
          <w:tab w:val="left" w:pos="142"/>
        </w:tabs>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w:rsidR="00374C82" w:rsidRPr="009616CB" w:rsidRDefault="00374C82" w:rsidP="00374C82">
      <w:pPr>
        <w:pStyle w:val="ListParagraph"/>
        <w:spacing w:after="0" w:line="240" w:lineRule="auto"/>
        <w:contextualSpacing w:val="0"/>
        <w:rPr>
          <w:rFonts w:ascii="Times New Roman" w:hAnsi="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2658 - Beverages,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Wine, distilled (excl. wine of fresh grapes).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2811" w:name="_Toc428436093"/>
      <w:bookmarkStart w:id="2812" w:name="_Toc428436394"/>
      <w:bookmarkStart w:id="2813" w:name="_Toc428436520"/>
      <w:r w:rsidRPr="009616CB">
        <w:rPr>
          <w:rFonts w:eastAsiaTheme="majorEastAsia"/>
          <w:lang w:eastAsia="it-IT"/>
        </w:rPr>
        <w:lastRenderedPageBreak/>
        <w:t>Products from slaughtered animals</w:t>
      </w:r>
      <w:bookmarkEnd w:id="2811"/>
      <w:bookmarkEnd w:id="2812"/>
      <w:bookmarkEnd w:id="2813"/>
      <w:r w:rsidRPr="009616CB">
        <w:rPr>
          <w:rFonts w:eastAsiaTheme="majorEastAsia"/>
          <w:lang w:eastAsia="it-IT"/>
        </w:rPr>
        <w:t xml:space="preserve"> </w:t>
      </w:r>
    </w:p>
    <w:p w:rsidR="00653C56" w:rsidRPr="009616CB" w:rsidRDefault="00653C56" w:rsidP="00653C56">
      <w:pPr>
        <w:rPr>
          <w:rFonts w:ascii="Times New Roman" w:hAnsi="Times New Roman" w:cs="Times New Roman"/>
        </w:rPr>
      </w:pPr>
    </w:p>
    <w:p w:rsidR="00374C82" w:rsidRPr="009616CB" w:rsidRDefault="00653C56" w:rsidP="00653C56">
      <w:pPr>
        <w:rPr>
          <w:rFonts w:ascii="Times New Roman" w:hAnsi="Times New Roman" w:cs="Times New Roman"/>
          <w:b/>
        </w:rPr>
      </w:pPr>
      <w:r w:rsidRPr="009616CB">
        <w:rPr>
          <w:rFonts w:ascii="Times New Roman" w:hAnsi="Times New Roman" w:cs="Times New Roman"/>
          <w:b/>
        </w:rPr>
        <w:t>Meat and edible offals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defines MEAT as the flesh of animals used for food. In productiondata, meat is normally reported inclusive of bone and exclusive ofmeat that is unfit for human consumption. As reported by individualcountries, meat production data may refer either to commercialproduction (meat entering marketing channels), inspected production (from animals slaughtered under sanitary inspection), or totalproduction (the total of the above- mentioned categories plusslaughter for personal consumption). All FAO annual production datarefer to total production.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Country statistics on meat production adhere to one or more of thefollowing concepts: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Meat production data for minor animals (poultry, rabbits, etc.) arereported in one of the following three ways: ready-to-cook weight (giblets are sometimes included and sometimes excluded); evisceratedweight (including the feet and head); or dressed weight, i.e. the liveweight less the blood, feathers and skin.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data relate to dressed carcass weight for livestock and, whereverpossible, ready-to- cook weight for poultry.</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Among individual countries, one of the following three concepts isused to measure production: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  Production from all animals, of both indigenous and foreignorigin, that are slaughtered within national boundaries.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B.  Production from the slaughter of indigenous animals plus exports of live indigenous animals during the reference period. Derived frommeat production as follows: production from slaughtered animals plusthe meat equivalent of all animals exported alive, minus the meatequivalent of all animals imported alive. As imports/exports of liveanimals are recorded by FAO in numbers, not weight, animal type andsize are of significance.</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  The biological production concept covers indigenous animals thatare either slaughtered or exported live, plus net additions to thestock during the reference period.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Derived from indigenous productionas follows: indigenous production plus (or minus) the meat equivalentof the change in the stock numbers during the reference period.Production is expressed in terms of live weight. Changes in the totallive weight of all animals are not taken into account.</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uses the first concept of meat production in the construction ofits food balance sheets and for related indicators. The second concept, indigenous meat production, in measuring the output of thenational livestock sector, is useful mainly in the construction ofindex numbers of agricultural production. The third concept,biological production, would be the most complete as it also reflectschanges in the livestock herd, but it is not used because ofdifficulties in obtaining information from national reporting offices.The prices applied to indigenous meat production are derived fromprices of live animals. This covers not only the value of meat, butalso the value of offals, fats, hides and skins.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 Meat (including chilled or frozen), edible offals, fats and hides and skins are consideredprimary products. The main processed meat products are the following:</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Cured meats include meats processed with salt and usually containingvarious additives (such as flavouring and preserving agents), anddried or smoked meat, e.g. bacon and ham made from pig meat. Paté is a spread of finely mashed, seasoned and spiced meat or liver of pigsand poultry.</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Sausages are highly seasoned products made from meat (usually beef orpig) that has been ground, chopped and encased. Sausages may befresh, pickled, dry or semi-dry, cooked or uncooked and smoked orunsmoked. Sausages usually contain various additives, such as salt,onions and spices. The casings are made either of prepared animalintestines or synthetic material.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Other preserved meats include meat and meat offals that have beenboiled, steamed, grilled, fried, roasted or otherwise cooked.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2731 - Bovine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w:rsidR="00374C82" w:rsidRPr="009616CB" w:rsidRDefault="00374C82" w:rsidP="00374C82">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2732 - Mutton and Goat Meat </w:t>
      </w: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sz w:val="20"/>
        </w:rPr>
        <w:t>Meat of lamb comes from animals of the ovine species not more than 12 months of age.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2733 - Pigmeat</w:t>
      </w:r>
      <w:r w:rsidRPr="009616CB">
        <w:rPr>
          <w:rFonts w:ascii="Times New Roman" w:eastAsiaTheme="majorEastAsia" w:hAnsi="Times New Roman"/>
          <w:lang w:eastAsia="it-IT"/>
        </w:rPr>
        <w:tab/>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pig meat, cuts, salted, dried or smoked (bacon and ham) (21181); sausages and similar products of meat, offal or blood of pig (21184.02); prepared dishes and meals based on meat of pig (21186.02) and prepared or preserved meat, meat offal or blood of pig (21189.02).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2734 - Poultry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Chicken, goose or duck livers are also included. Fatty livers of geese or ducks which may be distinguished from other livers by the fact that they are much larger and heavier, firmer and richer in fat.</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2735 - Meat other</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2736 - Offals edible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374C82" w:rsidRPr="009616CB" w:rsidRDefault="00374C82" w:rsidP="00374C82">
      <w:pPr>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653C56" w:rsidP="00E93C3B">
      <w:pPr>
        <w:pStyle w:val="Heading2"/>
        <w:rPr>
          <w:rFonts w:eastAsiaTheme="majorEastAsia"/>
          <w:lang w:eastAsia="it-IT"/>
        </w:rPr>
      </w:pPr>
      <w:bookmarkStart w:id="2814" w:name="_Toc428436094"/>
      <w:bookmarkStart w:id="2815" w:name="_Toc428436395"/>
      <w:bookmarkStart w:id="2816" w:name="_Toc428436521"/>
      <w:r w:rsidRPr="009616CB">
        <w:rPr>
          <w:rFonts w:eastAsiaTheme="majorEastAsia"/>
          <w:lang w:eastAsia="it-IT"/>
        </w:rPr>
        <w:lastRenderedPageBreak/>
        <w:t>Animal fats and oils</w:t>
      </w:r>
      <w:bookmarkEnd w:id="2814"/>
      <w:bookmarkEnd w:id="2815"/>
      <w:bookmarkEnd w:id="2816"/>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Group 18.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2740 - Butter, Ghee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Ghee from cow milk derives from butter from which the water has been removed. Very common in hot countries. Includes also anhydrous butterfat or butter oil.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Butter and ghee obtained from goat’s or sheep’s milk is also covered by this group.</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2737 - Fats, Animals, Raw</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Animals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C70D72" w:rsidP="00E93C3B">
      <w:pPr>
        <w:pStyle w:val="Heading2"/>
        <w:rPr>
          <w:rFonts w:eastAsiaTheme="majorEastAsia"/>
          <w:lang w:eastAsia="it-IT"/>
        </w:rPr>
      </w:pPr>
      <w:bookmarkStart w:id="2817" w:name="_Toc428436095"/>
      <w:bookmarkStart w:id="2818" w:name="_Toc428436396"/>
      <w:bookmarkStart w:id="2819" w:name="_Toc428436522"/>
      <w:r w:rsidRPr="009616CB">
        <w:rPr>
          <w:rFonts w:eastAsiaTheme="majorEastAsia"/>
          <w:lang w:eastAsia="it-IT"/>
        </w:rPr>
        <w:lastRenderedPageBreak/>
        <w:t>Products from live animals</w:t>
      </w:r>
      <w:bookmarkEnd w:id="2817"/>
      <w:bookmarkEnd w:id="2818"/>
      <w:bookmarkEnd w:id="2819"/>
    </w:p>
    <w:p w:rsidR="00374C82" w:rsidRPr="009616CB" w:rsidRDefault="00374C82" w:rsidP="00374C82">
      <w:pPr>
        <w:spacing w:after="0" w:line="240" w:lineRule="auto"/>
        <w:jc w:val="both"/>
        <w:rPr>
          <w:rFonts w:ascii="Times New Roman" w:hAnsi="Times New Roman" w:cs="Times New Roman"/>
          <w:b/>
          <w:bCs/>
          <w:color w:val="FF0000"/>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Milk and dairy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50 milk and dairy products items in the list that follows, of which five are primary products. Some food products contantining milk are not listedseparately by FAO, e.g. eggnog, shaerbet, malted milk, chocolate milk drink and mellorine.</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Eggs and egg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w:rsidR="00374C82" w:rsidRPr="009616CB" w:rsidRDefault="00374C82" w:rsidP="00374C82">
      <w:pPr>
        <w:spacing w:after="0" w:line="240" w:lineRule="auto"/>
        <w:jc w:val="both"/>
        <w:rPr>
          <w:rFonts w:ascii="Times New Roman" w:hAnsi="Times New Roman" w:cs="Times New Roman"/>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Honey and beeswax</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1E2220">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2744 - Eggs</w:t>
      </w:r>
    </w:p>
    <w:p w:rsidR="00374C82" w:rsidRPr="009616CB" w:rsidRDefault="00374C82" w:rsidP="001E2220">
      <w:pPr>
        <w:keepNext/>
        <w:spacing w:after="0" w:line="240" w:lineRule="auto"/>
        <w:jc w:val="both"/>
        <w:rPr>
          <w:rFonts w:ascii="Times New Roman" w:hAnsi="Times New Roman" w:cs="Times New Roman"/>
        </w:rPr>
      </w:pPr>
      <w:r w:rsidRPr="009616CB">
        <w:rPr>
          <w:rFonts w:ascii="Times New Roman" w:hAnsi="Times New Roman" w:cs="Times New Roman"/>
          <w:bCs/>
        </w:rPr>
        <w:t>Eggs hen, ducks, geese, ostriches, quail and turkeys, fresh, in shell, not for hatching, weight in shell.</w:t>
      </w:r>
    </w:p>
    <w:p w:rsidR="00374C82" w:rsidRPr="009616CB" w:rsidRDefault="00374C82" w:rsidP="001E2220">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w:rsidR="00374C82" w:rsidRPr="009616CB" w:rsidRDefault="00374C82" w:rsidP="001E2220">
      <w:pPr>
        <w:keepNext/>
        <w:spacing w:after="0" w:line="240" w:lineRule="auto"/>
        <w:jc w:val="both"/>
        <w:rPr>
          <w:rFonts w:ascii="Times New Roman" w:hAnsi="Times New Roman" w:cs="Times New Roman"/>
        </w:rPr>
      </w:pPr>
    </w:p>
    <w:p w:rsidR="00374C82" w:rsidRPr="009616CB" w:rsidRDefault="00374C82" w:rsidP="001E2220">
      <w:pPr>
        <w:keepNext/>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eggs, liquid (23993.02); egg albumin (23993.01).</w:t>
      </w:r>
    </w:p>
    <w:p w:rsidR="00374C82" w:rsidRPr="009616CB" w:rsidRDefault="00374C82" w:rsidP="00374C82">
      <w:pPr>
        <w:pStyle w:val="ListParagraph"/>
        <w:tabs>
          <w:tab w:val="left" w:pos="21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2848 – Milk, </w:t>
      </w:r>
      <w:r w:rsidRPr="009616CB">
        <w:rPr>
          <w:rFonts w:ascii="Times New Roman" w:eastAsiaTheme="majorEastAsia" w:hAnsi="Times New Roman"/>
        </w:rPr>
        <w:t>Excluding</w:t>
      </w:r>
      <w:r w:rsidRPr="009616CB">
        <w:rPr>
          <w:rFonts w:ascii="Times New Roman" w:eastAsiaTheme="majorEastAsia" w:hAnsi="Times New Roman"/>
          <w:lang w:eastAsia="it-IT"/>
        </w:rPr>
        <w:t xml:space="preserve"> Butter</w:t>
      </w:r>
    </w:p>
    <w:p w:rsidR="00374C82" w:rsidRPr="009616CB" w:rsidRDefault="00374C82" w:rsidP="00374C82">
      <w:pPr>
        <w:spacing w:after="0" w:line="240" w:lineRule="auto"/>
        <w:rPr>
          <w:rFonts w:ascii="Times New Roman" w:hAnsi="Times New Roman" w:cs="Times New Roman"/>
          <w:sz w:val="24"/>
        </w:rPr>
      </w:pPr>
      <w:r w:rsidRPr="009616CB">
        <w:rPr>
          <w:rFonts w:ascii="Times New Roman" w:hAnsi="Times New Roman" w:cs="Times New Roman"/>
          <w:bCs/>
        </w:rPr>
        <w:t xml:space="preserve">Fresh milk of catte (cow and yak), buffalo, sheep, goat and camel.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w:rsidR="00EB7AF1" w:rsidRPr="009616CB" w:rsidRDefault="00EB7AF1" w:rsidP="001F5200">
      <w:pPr>
        <w:jc w:val="both"/>
        <w:rPr>
          <w:rFonts w:ascii="Times New Roman" w:hAnsi="Times New Roman" w:cs="Times New Roman"/>
          <w:lang w:val="en-GB"/>
        </w:rPr>
      </w:pPr>
      <w:bookmarkStart w:id="2820" w:name="_GoBack"/>
      <w:bookmarkEnd w:id="2820"/>
    </w:p>
    <w:sectPr w:rsidR="00EB7AF1" w:rsidRPr="009616CB" w:rsidSect="00C54184">
      <w:headerReference w:type="default" r:id="rId70"/>
      <w:footerReference w:type="default" r:id="rId71"/>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browningj" w:date="2015-09-01T14:26:00Z" w:initials="jb">
    <w:p w:rsidR="008608E6" w:rsidRDefault="008608E6">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d="32" w:author="Valentina Ramaschiello (ESS)" w:date="2015-09-01T14:26:00Z" w:initials="vr">
    <w:p w:rsidR="006A5F6F" w:rsidRDefault="006A5F6F">
      <w:pPr>
        <w:pStyle w:val="CommentText"/>
      </w:pPr>
      <w:r>
        <w:rPr>
          <w:rStyle w:val="CommentReference"/>
        </w:rPr>
        <w:annotationRef/>
      </w:r>
      <w:r>
        <w:t xml:space="preserve">or I would leave it as in Josef’s firs version </w:t>
      </w:r>
    </w:p>
  </w:comment>
  <w:comment w:id="102" w:author="browningj" w:date="2015-09-01T14:26:00Z" w:initials="jb">
    <w:p w:rsidR="008608E6" w:rsidRDefault="008608E6">
      <w:pPr>
        <w:pStyle w:val="CommentText"/>
      </w:pPr>
      <w:r>
        <w:rPr>
          <w:rStyle w:val="CommentReference"/>
        </w:rPr>
        <w:annotationRef/>
      </w:r>
      <w:r>
        <w:t>I don't understand this.  Our food balance sheets are averages for three year periods?</w:t>
      </w:r>
    </w:p>
  </w:comment>
  <w:comment w:id="246" w:author="Josh Browning" w:date="2015-09-01T14:26:00Z" w:initials="JB">
    <w:p w:rsidR="008608E6" w:rsidRDefault="008608E6">
      <w:pPr>
        <w:pStyle w:val="CommentText"/>
      </w:pPr>
      <w:r>
        <w:rPr>
          <w:rStyle w:val="CommentReference"/>
        </w:rPr>
        <w:annotationRef/>
      </w:r>
      <w:r>
        <w:t>Is this the right word?  It could be, but it sounds weird to me.</w:t>
      </w:r>
    </w:p>
  </w:comment>
  <w:comment w:id="443" w:author="Josh Browning" w:date="2015-09-01T14:26:00Z" w:initials="JB">
    <w:p w:rsidR="008608E6" w:rsidRDefault="008608E6">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d="450" w:author="Josh Browning" w:date="2015-09-01T14:26:00Z" w:initials="JB">
    <w:p w:rsidR="008608E6" w:rsidRDefault="008608E6">
      <w:pPr>
        <w:pStyle w:val="CommentText"/>
      </w:pPr>
      <w:r>
        <w:rPr>
          <w:rStyle w:val="CommentReference"/>
        </w:rPr>
        <w:annotationRef/>
      </w:r>
      <w:r>
        <w:t>It’s going to be hard to remember the GS acronym.</w:t>
      </w:r>
    </w:p>
  </w:comment>
  <w:comment w:id="471" w:author="Josh Browning" w:date="2015-09-01T14:26:00Z" w:initials="JB">
    <w:p w:rsidR="008608E6" w:rsidRDefault="008608E6">
      <w:pPr>
        <w:pStyle w:val="CommentText"/>
      </w:pPr>
      <w:r>
        <w:rPr>
          <w:rStyle w:val="CommentReference"/>
        </w:rPr>
        <w:annotationRef/>
      </w:r>
      <w:r>
        <w:t>Is this a word?  This sounds weird to me.</w:t>
      </w:r>
    </w:p>
  </w:comment>
  <w:comment w:id="484" w:author="Josh Browning" w:date="2015-09-01T14:26:00Z" w:initials="JB">
    <w:p w:rsidR="008608E6" w:rsidRDefault="008608E6">
      <w:pPr>
        <w:pStyle w:val="CommentText"/>
      </w:pPr>
      <w:r>
        <w:rPr>
          <w:rStyle w:val="CommentReference"/>
        </w:rPr>
        <w:annotationRef/>
      </w:r>
      <w:r>
        <w:t>Really?  This sounds like a very inaccurate approach…  What if you have a long and narrow plot?</w:t>
      </w:r>
    </w:p>
  </w:comment>
  <w:comment w:id="523" w:author="Josh Browning" w:date="2015-09-01T14:26:00Z" w:initials="JB">
    <w:p w:rsidR="008608E6" w:rsidRDefault="008608E6">
      <w:pPr>
        <w:pStyle w:val="CommentText"/>
      </w:pPr>
      <w:r>
        <w:rPr>
          <w:rStyle w:val="CommentReference"/>
        </w:rPr>
        <w:annotationRef/>
      </w:r>
      <w:r>
        <w:t>Stocking?</w:t>
      </w:r>
    </w:p>
  </w:comment>
  <w:comment w:id="572" w:author="Josh Browning" w:date="2015-09-01T14:26:00Z" w:initials="JB">
    <w:p w:rsidR="008608E6" w:rsidRDefault="008608E6">
      <w:pPr>
        <w:pStyle w:val="CommentText"/>
      </w:pPr>
      <w:r>
        <w:rPr>
          <w:rStyle w:val="CommentReference"/>
        </w:rPr>
        <w:annotationRef/>
      </w:r>
      <w:r>
        <w:t>I haven’t yet found this section.</w:t>
      </w:r>
    </w:p>
  </w:comment>
  <w:comment w:id="574" w:author="Josh Browning" w:date="2015-09-01T14:26:00Z" w:initials="JB">
    <w:p w:rsidR="008608E6" w:rsidRDefault="008608E6">
      <w:pPr>
        <w:pStyle w:val="CommentText"/>
      </w:pPr>
      <w:r>
        <w:rPr>
          <w:rStyle w:val="CommentReference"/>
        </w:rPr>
        <w:annotationRef/>
      </w:r>
      <w:r>
        <w:t>For what variable do we estimate average quantity per person per day?</w:t>
      </w:r>
    </w:p>
  </w:comment>
  <w:comment w:id="663" w:author="Josh Browning" w:date="2015-09-01T14:26:00Z" w:initials="JB">
    <w:p w:rsidR="008608E6" w:rsidRDefault="008608E6">
      <w:pPr>
        <w:pStyle w:val="CommentText"/>
      </w:pPr>
      <w:r>
        <w:rPr>
          <w:rStyle w:val="CommentReference"/>
        </w:rPr>
        <w:annotationRef/>
      </w:r>
      <w:r>
        <w:t>I don’t understand this part of the sentence.</w:t>
      </w:r>
    </w:p>
  </w:comment>
  <w:comment w:id="742" w:author="Josh Browning" w:date="2015-09-01T14:26:00Z" w:initials="JB">
    <w:p w:rsidR="008608E6" w:rsidRDefault="008608E6">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750" w:author="Josh Browning" w:date="2015-09-01T14:26:00Z" w:initials="JB">
    <w:p w:rsidR="008608E6" w:rsidRDefault="008608E6">
      <w:pPr>
        <w:pStyle w:val="CommentText"/>
      </w:pPr>
      <w:r>
        <w:rPr>
          <w:rStyle w:val="CommentReference"/>
        </w:rPr>
        <w:annotationRef/>
      </w:r>
      <w:r>
        <w:t>The quantitative error has not been studied.  It could be, but we would also need to compare to previous approaches (and I don’t know what those are).</w:t>
      </w:r>
    </w:p>
  </w:comment>
  <w:comment w:id="791" w:author="Valentina Ramaschiello (ESS)" w:date="2015-09-01T14:26:00Z" w:initials="vr">
    <w:p w:rsidR="00C4237E" w:rsidRDefault="00C4237E">
      <w:pPr>
        <w:pStyle w:val="CommentText"/>
      </w:pPr>
      <w:r>
        <w:rPr>
          <w:rStyle w:val="CommentReference"/>
        </w:rPr>
        <w:annotationRef/>
      </w:r>
      <w:r>
        <w:t>In classification terminology, the most detailed levels are the “lowest” levels. Low is for details, high levels are for aggregates.</w:t>
      </w:r>
    </w:p>
  </w:comment>
  <w:comment w:id="805" w:author="Valentina Ramaschiello (ESS)" w:date="2015-09-01T14:26:00Z" w:initials="vr">
    <w:p w:rsidR="00C4237E" w:rsidRDefault="00C4237E">
      <w:pPr>
        <w:pStyle w:val="CommentText"/>
      </w:pPr>
      <w:r>
        <w:rPr>
          <w:rStyle w:val="CommentReference"/>
        </w:rPr>
        <w:annotationRef/>
      </w:r>
      <w:r>
        <w:t>the version should not be mentioned otherwise the text will be out of date in a few years (however the version is to be mentioned in the section on classifications)</w:t>
      </w:r>
    </w:p>
  </w:comment>
  <w:comment w:id="824" w:author="Josh Browning" w:date="2015-09-01T14:26:00Z" w:initials="JB">
    <w:p w:rsidR="008608E6" w:rsidRDefault="008608E6">
      <w:pPr>
        <w:pStyle w:val="CommentText"/>
      </w:pPr>
      <w:r>
        <w:rPr>
          <w:rStyle w:val="CommentReference"/>
        </w:rPr>
        <w:annotationRef/>
      </w:r>
      <w:r>
        <w:t>Make sure Salar edits this flow.</w:t>
      </w:r>
    </w:p>
  </w:comment>
  <w:comment w:id="908" w:author="Josh Browning" w:date="2015-09-01T14:26:00Z" w:initials="JB">
    <w:p w:rsidR="008608E6" w:rsidRDefault="008608E6">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d="964" w:author="Josh Browning" w:date="2015-09-01T14:26:00Z" w:initials="JB">
    <w:p w:rsidR="008608E6" w:rsidRDefault="008608E6">
      <w:pPr>
        <w:pStyle w:val="CommentText"/>
      </w:pPr>
      <w:r>
        <w:rPr>
          <w:rStyle w:val="CommentReference"/>
        </w:rPr>
        <w:annotationRef/>
      </w:r>
      <w:r>
        <w:t>What is “arc-efficiency”?</w:t>
      </w:r>
    </w:p>
  </w:comment>
  <w:comment w:id="971" w:author="Josh Browning" w:date="2015-09-01T14:26:00Z" w:initials="JB">
    <w:p w:rsidR="008608E6" w:rsidRDefault="008608E6">
      <w:pPr>
        <w:pStyle w:val="CommentText"/>
      </w:pPr>
      <w:r>
        <w:rPr>
          <w:rStyle w:val="CommentReference"/>
        </w:rPr>
        <w:annotationRef/>
      </w:r>
      <w:r>
        <w:t>Is this really a problem?</w:t>
      </w:r>
    </w:p>
  </w:comment>
  <w:comment w:id="974" w:author="Josh Browning" w:date="2015-09-01T14:26:00Z" w:initials="JB">
    <w:p w:rsidR="008608E6" w:rsidRDefault="008608E6">
      <w:pPr>
        <w:pStyle w:val="CommentText"/>
      </w:pPr>
      <w:r>
        <w:rPr>
          <w:rStyle w:val="CommentReference"/>
        </w:rPr>
        <w:annotationRef/>
      </w:r>
      <w:r>
        <w:t>What’s the question mark?</w:t>
      </w:r>
    </w:p>
  </w:comment>
  <w:comment w:id="992" w:author="Josh Browning" w:date="2015-09-01T14:26:00Z" w:initials="JB">
    <w:p w:rsidR="008608E6" w:rsidRDefault="008608E6">
      <w:pPr>
        <w:pStyle w:val="CommentText"/>
      </w:pPr>
      <w:r>
        <w:rPr>
          <w:rStyle w:val="CommentReference"/>
        </w:rPr>
        <w:annotationRef/>
      </w:r>
      <w:r>
        <w:t>Isn’t it the opposite?  Overreporting of feed or underestimation of demand?  Our estimates &lt; reported values, right?</w:t>
      </w:r>
    </w:p>
  </w:comment>
  <w:comment w:id="998" w:author="Josh Browning" w:date="2015-09-01T14:26:00Z" w:initials="JB">
    <w:p w:rsidR="008608E6" w:rsidRDefault="008608E6">
      <w:pPr>
        <w:pStyle w:val="CommentText"/>
      </w:pPr>
      <w:r>
        <w:rPr>
          <w:rStyle w:val="CommentReference"/>
        </w:rPr>
        <w:annotationRef/>
      </w:r>
      <w:r>
        <w:t>Could we choose a different threshold?  A correlation of 0.99 with only 4 cases doesn’t seem very meaningful to me.</w:t>
      </w:r>
    </w:p>
  </w:comment>
  <w:comment w:id="1007" w:author="Josh Browning" w:date="2015-09-01T14:26:00Z" w:initials="JB">
    <w:p w:rsidR="008608E6" w:rsidRDefault="008608E6">
      <w:pPr>
        <w:pStyle w:val="CommentText"/>
      </w:pPr>
      <w:r>
        <w:rPr>
          <w:rStyle w:val="CommentReference"/>
        </w:rPr>
        <w:annotationRef/>
      </w:r>
      <w:r>
        <w:t>Extraordinary feed use rates?  What do we mean by this?</w:t>
      </w:r>
    </w:p>
  </w:comment>
  <w:comment w:id="1016" w:author="Josh Browning" w:date="2015-09-01T14:26:00Z" w:initials="JB">
    <w:p w:rsidR="008608E6" w:rsidRDefault="008608E6">
      <w:pPr>
        <w:pStyle w:val="CommentText"/>
      </w:pPr>
      <w:r>
        <w:rPr>
          <w:rStyle w:val="CommentReference"/>
        </w:rPr>
        <w:annotationRef/>
      </w:r>
      <w:r>
        <w:t>For how many years?</w:t>
      </w:r>
    </w:p>
  </w:comment>
  <w:comment w:id="1043" w:author="Josh Browning" w:date="2015-09-01T14:26:00Z" w:initials="JB">
    <w:p w:rsidR="008608E6" w:rsidRDefault="008608E6">
      <w:pPr>
        <w:pStyle w:val="CommentText"/>
      </w:pPr>
      <w:r>
        <w:rPr>
          <w:rStyle w:val="CommentReference"/>
        </w:rPr>
        <w:annotationRef/>
      </w:r>
      <w:r>
        <w:t>What’s a mensa?</w:t>
      </w:r>
    </w:p>
  </w:comment>
  <w:comment w:id="1439" w:author="Josh Browning" w:date="2015-09-01T14:26:00Z" w:initials="JB">
    <w:p w:rsidR="008608E6" w:rsidRDefault="008608E6">
      <w:pPr>
        <w:pStyle w:val="CommentText"/>
      </w:pPr>
      <w:r>
        <w:rPr>
          <w:rStyle w:val="CommentReference"/>
        </w:rPr>
        <w:annotationRef/>
      </w:r>
      <w:r>
        <w:t>Why is this highlighted?</w:t>
      </w:r>
    </w:p>
  </w:comment>
  <w:comment w:id="1534" w:author="Josh Browning" w:date="2015-09-01T14:26:00Z" w:initials="JB">
    <w:p w:rsidR="008608E6" w:rsidRDefault="008608E6">
      <w:pPr>
        <w:pStyle w:val="CommentText"/>
      </w:pPr>
      <w:r>
        <w:rPr>
          <w:rStyle w:val="CommentReference"/>
        </w:rPr>
        <w:annotationRef/>
      </w:r>
      <w:r>
        <w:t>What is this?  Median unit value for the commodity?</w:t>
      </w:r>
    </w:p>
  </w:comment>
  <w:comment w:id="1609" w:author="Josh Browning" w:date="2015-09-01T14:26:00Z" w:initials="JB">
    <w:p w:rsidR="008608E6" w:rsidRDefault="008608E6">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1727" w:author="Josh Browning" w:date="2015-09-01T14:26:00Z" w:initials="JB">
    <w:p w:rsidR="008608E6" w:rsidRDefault="008608E6">
      <w:pPr>
        <w:pStyle w:val="CommentText"/>
      </w:pPr>
      <w:r>
        <w:rPr>
          <w:rStyle w:val="CommentReference"/>
        </w:rPr>
        <w:annotationRef/>
      </w:r>
      <w:r>
        <w:t>Aren’t we compiling in CPC?  It doesn’t matter much from my perspective, as the programs will work the same way.</w:t>
      </w:r>
    </w:p>
  </w:comment>
  <w:comment w:id="1788" w:author="Valentina Ramaschiello (ESS)" w:date="2015-09-01T14:26:00Z" w:initials="vr">
    <w:p w:rsidR="00734D1C" w:rsidRDefault="00734D1C" w:rsidP="00734D1C">
      <w:pPr>
        <w:jc w:val="both"/>
        <w:rPr>
          <w:lang w:val="en-GB"/>
        </w:rPr>
      </w:pPr>
      <w:r>
        <w:rPr>
          <w:rStyle w:val="CommentReference"/>
        </w:rPr>
        <w:annotationRef/>
      </w:r>
      <w:r>
        <w:t xml:space="preserve">The legend needs to be changed: the shaded columns refer to HS-to-CPC links, while the others refer to HS-to-FCL. </w:t>
      </w:r>
      <w:r>
        <w:rPr>
          <w:lang w:val="en-GB"/>
        </w:rPr>
        <w:t>The aim is to show that the quality of correspondences improves when we link  HS to CPC  instead of HS to FCL.</w:t>
      </w:r>
    </w:p>
    <w:p w:rsidR="00734D1C" w:rsidRPr="00734D1C" w:rsidRDefault="00734D1C">
      <w:pPr>
        <w:pStyle w:val="CommentText"/>
        <w:rPr>
          <w:lang w:val="en-GB"/>
        </w:rPr>
      </w:pPr>
    </w:p>
  </w:comment>
  <w:comment w:id="2094" w:author="Valentina Ramaschiello (ESS)" w:date="2015-09-01T14:26:00Z" w:initials="vr">
    <w:p w:rsidR="00194E38" w:rsidRDefault="00194E38">
      <w:pPr>
        <w:pStyle w:val="CommentText"/>
      </w:pPr>
      <w:r>
        <w:rPr>
          <w:rStyle w:val="CommentReference"/>
        </w:rPr>
        <w:annotationRef/>
      </w:r>
      <w:r w:rsidR="0067300F">
        <w:t xml:space="preserve">The change is fine with me but I followed the </w:t>
      </w:r>
      <w:r>
        <w:t>FAO official rul</w:t>
      </w:r>
      <w:r w:rsidR="0067300F">
        <w:t>e</w:t>
      </w:r>
      <w:r>
        <w:t xml:space="preserve"> </w:t>
      </w:r>
      <w:r w:rsidR="0067300F">
        <w:t>(use a space as 1000 separator and not the “,”)</w:t>
      </w:r>
    </w:p>
  </w:comment>
  <w:comment w:id="2472" w:author="Josh Browning" w:date="2015-09-01T14:26:00Z" w:initials="JB">
    <w:p w:rsidR="008608E6" w:rsidRDefault="008608E6">
      <w:pPr>
        <w:pStyle w:val="CommentText"/>
      </w:pPr>
      <w:r>
        <w:rPr>
          <w:rStyle w:val="CommentReference"/>
        </w:rPr>
        <w:annotationRef/>
      </w:r>
      <w:r>
        <w:t>These tables need some formatting work.  I started adjusting one of the other ones but ran out of steam…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7C0" w:rsidRDefault="00BC27C0" w:rsidP="00DB6CDA">
      <w:pPr>
        <w:spacing w:after="0" w:line="240" w:lineRule="auto"/>
      </w:pPr>
      <w:r>
        <w:separator/>
      </w:r>
    </w:p>
  </w:endnote>
  <w:endnote w:type="continuationSeparator" w:id="0">
    <w:p w:rsidR="00BC27C0" w:rsidRDefault="00BC27C0" w:rsidP="00DB6CDA">
      <w:pPr>
        <w:spacing w:after="0" w:line="240" w:lineRule="auto"/>
      </w:pPr>
      <w:r>
        <w:continuationSeparator/>
      </w:r>
    </w:p>
  </w:endnote>
  <w:endnote w:type="continuationNotice" w:id="1">
    <w:p w:rsidR="00BC27C0" w:rsidRDefault="00BC27C0">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6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E6" w:rsidRDefault="008608E6">
    <w:pPr>
      <w:pStyle w:val="Footer"/>
    </w:pPr>
    <w:r>
      <w:tab/>
      <w:t xml:space="preserve">Page </w:t>
    </w:r>
    <w:fldSimple w:instr=" PAGE ">
      <w:r w:rsidR="00C4237E">
        <w:rPr>
          <w:noProof/>
        </w:rPr>
        <w:t>150</w:t>
      </w:r>
    </w:fldSimple>
    <w:r>
      <w:t xml:space="preserve"> of </w:t>
    </w:r>
    <w:fldSimple w:instr=" NUMPAGES \*Arabic ">
      <w:r w:rsidR="00C4237E">
        <w:rPr>
          <w:noProof/>
        </w:rPr>
        <w:t>186</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7C0" w:rsidRDefault="00BC27C0" w:rsidP="00DB6CDA">
      <w:pPr>
        <w:spacing w:after="0" w:line="240" w:lineRule="auto"/>
      </w:pPr>
      <w:r>
        <w:separator/>
      </w:r>
    </w:p>
  </w:footnote>
  <w:footnote w:type="continuationSeparator" w:id="0">
    <w:p w:rsidR="00BC27C0" w:rsidRDefault="00BC27C0" w:rsidP="00DB6CDA">
      <w:pPr>
        <w:spacing w:after="0" w:line="240" w:lineRule="auto"/>
      </w:pPr>
      <w:r>
        <w:continuationSeparator/>
      </w:r>
    </w:p>
  </w:footnote>
  <w:footnote w:type="continuationNotice" w:id="1">
    <w:p w:rsidR="00BC27C0" w:rsidRDefault="00BC27C0">
      <w:pPr>
        <w:spacing w:after="0" w:line="240" w:lineRule="auto"/>
      </w:pPr>
    </w:p>
  </w:footnote>
  <w:footnote w:id="2">
    <w:p w:rsidR="008608E6" w:rsidRPr="002D4DFE" w:rsidRDefault="008608E6"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3">
    <w:p w:rsidR="008608E6" w:rsidRPr="00A65712" w:rsidRDefault="008608E6"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4">
    <w:p w:rsidR="008608E6" w:rsidRDefault="008608E6"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5">
    <w:p w:rsidR="008608E6" w:rsidRPr="00337A55" w:rsidRDefault="008608E6"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6">
    <w:p w:rsidR="008608E6" w:rsidRDefault="008608E6"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8608E6" w:rsidRDefault="008608E6" w:rsidP="001E58EB">
      <w:pPr>
        <w:pStyle w:val="FootnoteText"/>
      </w:pPr>
    </w:p>
  </w:footnote>
  <w:footnote w:id="7">
    <w:p w:rsidR="008608E6" w:rsidRPr="00976B58" w:rsidRDefault="008608E6"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8">
    <w:p w:rsidR="008608E6" w:rsidRPr="00856799" w:rsidRDefault="008608E6"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9">
    <w:p w:rsidR="008608E6" w:rsidRPr="003761C6" w:rsidRDefault="008608E6"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8608E6" w:rsidRPr="003761C6" w:rsidRDefault="008608E6" w:rsidP="004F65E4">
      <w:pPr>
        <w:pStyle w:val="FootnoteText"/>
        <w:rPr>
          <w:lang w:val="en-GB"/>
        </w:rPr>
      </w:pPr>
    </w:p>
  </w:footnote>
  <w:footnote w:id="10">
    <w:p w:rsidR="008608E6" w:rsidRPr="009D1A1C" w:rsidRDefault="008608E6" w:rsidP="004F65E4">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t>
      </w:r>
    </w:p>
    <w:p w:rsidR="008608E6" w:rsidRDefault="008608E6" w:rsidP="004F65E4">
      <w:pPr>
        <w:pStyle w:val="FootnoteText"/>
      </w:pPr>
    </w:p>
  </w:footnote>
  <w:footnote w:id="11">
    <w:p w:rsidR="008608E6" w:rsidRDefault="008608E6" w:rsidP="004F65E4">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2">
    <w:p w:rsidR="008608E6" w:rsidRDefault="008608E6"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3">
    <w:p w:rsidR="008608E6" w:rsidRDefault="008608E6" w:rsidP="004F65E4">
      <w:pPr>
        <w:pStyle w:val="FootnoteText"/>
      </w:pPr>
      <w:r>
        <w:rPr>
          <w:rStyle w:val="FootnoteReference"/>
        </w:rPr>
        <w:footnoteRef/>
      </w:r>
      <w:r>
        <w:t xml:space="preserve"> See chapter 5 below for details about the Harmonized System classification.</w:t>
      </w:r>
    </w:p>
  </w:footnote>
  <w:footnote w:id="14">
    <w:p w:rsidR="008608E6" w:rsidRDefault="008608E6"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5">
    <w:p w:rsidR="008608E6" w:rsidRDefault="008608E6" w:rsidP="009571C8">
      <w:pPr>
        <w:pStyle w:val="FootnoteText"/>
        <w:spacing w:after="0" w:line="240" w:lineRule="auto"/>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6">
    <w:p w:rsidR="008608E6" w:rsidRPr="009571C8" w:rsidRDefault="008608E6" w:rsidP="009571C8">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A survey on informal cross-border trade in Africa, recently carried out by UNSD among 22 compilers of national statistics on international merchandise trade, revealed that only two countries in Africa, namely Rwanda and Cameroon, regularly compile statistics on informal trade (Muryavan and Iversen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t>
      </w:r>
    </w:p>
    <w:p w:rsidR="008608E6" w:rsidRPr="00FA2923" w:rsidRDefault="008608E6" w:rsidP="004F65E4">
      <w:pPr>
        <w:pStyle w:val="FootnoteText"/>
        <w:rPr>
          <w:lang w:val="en-GB"/>
        </w:rPr>
      </w:pPr>
    </w:p>
  </w:footnote>
  <w:footnote w:id="17">
    <w:p w:rsidR="008608E6" w:rsidRDefault="008608E6"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id="514" w:author="Josh Browning" w:date="2015-08-31T06:50:00Z">
        <w:r>
          <w:delText>.</w:delText>
        </w:r>
      </w:del>
      <w:r>
        <w:t xml:space="preserve"> </w:t>
      </w:r>
      <w:r w:rsidRPr="00D262B6">
        <w:t>(KSH 2014)</w:t>
      </w:r>
      <w:r>
        <w:t>.</w:t>
      </w:r>
    </w:p>
  </w:footnote>
  <w:footnote w:id="18">
    <w:p w:rsidR="008608E6" w:rsidRDefault="008608E6" w:rsidP="004F65E4">
      <w:pPr>
        <w:pStyle w:val="FootnoteText"/>
      </w:pPr>
      <w:r>
        <w:rPr>
          <w:rStyle w:val="FootnoteReference"/>
        </w:rPr>
        <w:footnoteRef/>
      </w:r>
      <w:r>
        <w:t xml:space="preserve"> Such</w:t>
      </w:r>
      <w:ins w:id="515" w:author="Josh Browning" w:date="2015-08-31T19:32:00Z">
        <w:r>
          <w:t xml:space="preserve"> </w:t>
        </w:r>
      </w:ins>
      <w:ins w:id="516" w:author="Josh Browning" w:date="2015-08-31T06:50:00Z">
        <w:r>
          <w:t xml:space="preserve">a </w:t>
        </w:r>
      </w:ins>
      <w:r>
        <w:t xml:space="preserve">module has been added for example to the Agricultural Survey among Agricultural Smallholders in Moldova in 2012. </w:t>
      </w:r>
    </w:p>
  </w:footnote>
  <w:footnote w:id="19">
    <w:p w:rsidR="008608E6" w:rsidRDefault="008608E6" w:rsidP="004F65E4">
      <w:pPr>
        <w:pStyle w:val="FootnoteText"/>
      </w:pPr>
      <w:r>
        <w:rPr>
          <w:rStyle w:val="FootnoteReference"/>
        </w:rPr>
        <w:footnoteRef/>
      </w:r>
      <w:r>
        <w:t xml:space="preserve"> This approach is followed for example in the Seasonal Agricultural Survey of Rwanda (NISR 2014).</w:t>
      </w:r>
    </w:p>
  </w:footnote>
  <w:footnote w:id="20">
    <w:p w:rsidR="008608E6" w:rsidRDefault="008608E6" w:rsidP="004F65E4">
      <w:pPr>
        <w:pStyle w:val="FootnoteText"/>
      </w:pPr>
      <w:r>
        <w:rPr>
          <w:rStyle w:val="FootnoteReference"/>
        </w:rPr>
        <w:footnoteRef/>
      </w:r>
      <w:r>
        <w:t xml:space="preserve"> See the description above at the beginning of chapter 2.</w:t>
      </w:r>
    </w:p>
  </w:footnote>
  <w:footnote w:id="21">
    <w:p w:rsidR="008608E6" w:rsidRDefault="008608E6" w:rsidP="004F65E4">
      <w:pPr>
        <w:pStyle w:val="FootnoteText"/>
      </w:pPr>
      <w:r>
        <w:rPr>
          <w:rStyle w:val="FootnoteReference"/>
        </w:rPr>
        <w:footnoteRef/>
      </w:r>
      <w:r>
        <w:t xml:space="preserve"> </w:t>
      </w:r>
      <w:del w:id="521" w:author="Josh Browning" w:date="2015-08-31T06:53:00Z">
        <w:r>
          <w:delText>The</w:delText>
        </w:r>
        <w:r w:rsidDel="00706B28">
          <w:delText xml:space="preserve"> </w:delText>
        </w:r>
      </w:del>
      <w:ins w:id="522" w:author="Josh Browning" w:date="2015-08-31T06:53:00Z">
        <w:r>
          <w:t xml:space="preserve">For </w:t>
        </w:r>
      </w:ins>
      <w:r>
        <w:t>FBS purposes, coverage from farm to retail would suffice.</w:t>
      </w:r>
    </w:p>
  </w:footnote>
  <w:footnote w:id="22">
    <w:p w:rsidR="008608E6" w:rsidRDefault="008608E6"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3">
    <w:p w:rsidR="008608E6" w:rsidRDefault="008608E6" w:rsidP="004F65E4">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4">
    <w:p w:rsidR="008608E6" w:rsidRDefault="008608E6"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5">
    <w:p w:rsidR="008608E6" w:rsidRDefault="008608E6" w:rsidP="004F65E4">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6">
    <w:p w:rsidR="008608E6" w:rsidRPr="00705DEE" w:rsidRDefault="008608E6" w:rsidP="004F65E4">
      <w:pPr>
        <w:pStyle w:val="FootnoteText"/>
      </w:pPr>
      <w:r>
        <w:rPr>
          <w:rStyle w:val="FootnoteReference"/>
        </w:rPr>
        <w:footnoteRef/>
      </w:r>
      <w:r>
        <w:t xml:space="preserve"> All variables/elements are described in detail in their respective chapters</w:t>
      </w:r>
    </w:p>
  </w:footnote>
  <w:footnote w:id="27">
    <w:p w:rsidR="008608E6" w:rsidRPr="008F143F" w:rsidRDefault="008608E6" w:rsidP="004F65E4">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28">
    <w:p w:rsidR="008608E6" w:rsidRDefault="008608E6"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29">
    <w:p w:rsidR="008608E6" w:rsidRPr="00982A5D" w:rsidRDefault="008608E6" w:rsidP="004F65E4">
      <w:pPr>
        <w:pStyle w:val="FootnoteText"/>
      </w:pPr>
      <w:r>
        <w:rPr>
          <w:rStyle w:val="FootnoteReference"/>
        </w:rPr>
        <w:footnoteRef/>
      </w:r>
      <w:r>
        <w:t xml:space="preserve"> For details, see section on Feed use estimation</w:t>
      </w:r>
    </w:p>
  </w:footnote>
  <w:footnote w:id="30">
    <w:p w:rsidR="008608E6" w:rsidRDefault="008608E6"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1">
    <w:p w:rsidR="008608E6" w:rsidRPr="007E17FC" w:rsidRDefault="008608E6" w:rsidP="004F65E4">
      <w:pPr>
        <w:pStyle w:val="FootnoteText"/>
      </w:pPr>
      <w:r>
        <w:rPr>
          <w:rStyle w:val="FootnoteReference"/>
        </w:rPr>
        <w:footnoteRef/>
      </w:r>
      <w:r>
        <w:t xml:space="preserve"> Some few products are specified as processed products, such as butter or vegetable oils.</w:t>
      </w:r>
    </w:p>
  </w:footnote>
  <w:footnote w:id="32">
    <w:p w:rsidR="008608E6" w:rsidRPr="00424547" w:rsidRDefault="008608E6" w:rsidP="004F65E4">
      <w:pPr>
        <w:pStyle w:val="FootnoteText"/>
      </w:pPr>
      <w:r>
        <w:rPr>
          <w:rStyle w:val="FootnoteReference"/>
        </w:rPr>
        <w:footnoteRef/>
      </w:r>
      <w:r>
        <w:t xml:space="preserve"> </w:t>
      </w:r>
      <w:r w:rsidRPr="00424547">
        <w:t>http://www.ars.usda.gov/Services/docs.htm?docid=8964</w:t>
      </w:r>
    </w:p>
  </w:footnote>
  <w:footnote w:id="33">
    <w:p w:rsidR="008608E6" w:rsidRPr="00B31AE7" w:rsidRDefault="008608E6"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4">
    <w:p w:rsidR="008608E6" w:rsidRPr="004F65E4" w:rsidRDefault="008608E6" w:rsidP="004F65E4">
      <w:pPr>
        <w:pStyle w:val="FootnoteText"/>
        <w:rPr>
          <w:lang w:val="it-IT"/>
        </w:rPr>
      </w:pPr>
      <w:r>
        <w:rPr>
          <w:rStyle w:val="FootnoteReference"/>
        </w:rPr>
        <w:footnoteRef/>
      </w:r>
      <w:r w:rsidRPr="004F65E4">
        <w:rPr>
          <w:lang w:val="it-IT"/>
        </w:rPr>
        <w:t xml:space="preserve"> </w:t>
      </w:r>
      <w:r w:rsidRPr="009D7FC0">
        <w:fldChar w:fldCharType="begin"/>
      </w:r>
      <w:r w:rsidRPr="009D7FC0">
        <w:rPr>
          <w:lang w:val="it-IT"/>
          <w:rPrChange w:id="728" w:author="Josh Browning" w:date="2015-08-29T06:17:00Z">
            <w:rPr>
              <w:sz w:val="22"/>
              <w:szCs w:val="22"/>
            </w:rPr>
          </w:rPrChange>
        </w:rPr>
        <w:instrText xml:space="preserve"> HYPERLINK "http://www.fao.org/docrep/019/i3664e/i3664e.pdf" </w:instrText>
      </w:r>
      <w:r w:rsidRPr="009D7FC0">
        <w:fldChar w:fldCharType="separate"/>
      </w:r>
      <w:r w:rsidRPr="004F65E4">
        <w:rPr>
          <w:rStyle w:val="Hyperlink"/>
          <w:lang w:val="it-IT"/>
        </w:rPr>
        <w:t>http://www.fao.org/docrep/019/i3664e/i3664e.pdf</w:t>
      </w:r>
      <w:r>
        <w:rPr>
          <w:rStyle w:val="Hyperlink"/>
          <w:lang w:val="it-IT"/>
        </w:rPr>
        <w:fldChar w:fldCharType="end"/>
      </w:r>
    </w:p>
  </w:footnote>
  <w:footnote w:id="35">
    <w:p w:rsidR="008608E6" w:rsidRPr="007C3FA3" w:rsidRDefault="008608E6" w:rsidP="004F65E4">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id="729" w:author="Josh Browning" w:date="2015-08-31T20:03:00Z">
        <w:r w:rsidRPr="00863501" w:rsidDel="00BC2CDF">
          <w:delText>,</w:delText>
        </w:r>
      </w:del>
      <w:r w:rsidRPr="00863501">
        <w:t xml:space="preserve"> which often specialize on one commodity. These include Oil World, ISO, ICO, ICAC, etc.</w:t>
      </w:r>
    </w:p>
  </w:footnote>
  <w:footnote w:id="36">
    <w:p w:rsidR="008608E6" w:rsidRPr="009C265F" w:rsidDel="00BC2CDF" w:rsidRDefault="008608E6" w:rsidP="004F65E4">
      <w:pPr>
        <w:spacing w:after="0" w:line="240" w:lineRule="auto"/>
        <w:jc w:val="both"/>
        <w:rPr>
          <w:del w:id="744" w:author="Josh Browning" w:date="2015-08-31T20:04:00Z"/>
          <w:rFonts w:asciiTheme="majorBidi" w:hAnsiTheme="majorBidi" w:cstheme="majorBidi"/>
          <w:sz w:val="20"/>
          <w:szCs w:val="20"/>
        </w:rPr>
      </w:pPr>
      <w:del w:id="745" w:author="Josh Browning" w:date="2015-08-31T20:04:00Z">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w:rsidR="008608E6" w:rsidRPr="00863501" w:rsidDel="00BC2CDF" w:rsidRDefault="008608E6" w:rsidP="004F65E4">
      <w:pPr>
        <w:pStyle w:val="FootnoteText"/>
        <w:rPr>
          <w:del w:id="746" w:author="Josh Browning" w:date="2015-08-31T20:04:00Z"/>
        </w:rPr>
      </w:pPr>
    </w:p>
  </w:footnote>
  <w:footnote w:id="37">
    <w:p w:rsidR="008608E6" w:rsidRPr="001B4CBE" w:rsidRDefault="008608E6" w:rsidP="004F65E4">
      <w:pPr>
        <w:pStyle w:val="FootnoteText"/>
      </w:pPr>
      <w:r>
        <w:rPr>
          <w:rStyle w:val="FootnoteReference"/>
        </w:rPr>
        <w:footnoteRef/>
      </w:r>
      <w:r>
        <w:t xml:space="preserve"> </w:t>
      </w:r>
      <w:hyperlink r:id="rId3" w:history="1">
        <w:r w:rsidRPr="001E000B">
          <w:rPr>
            <w:rStyle w:val="Hyperlink"/>
          </w:rPr>
          <w:t>http://www.wcoomd.org/en/topics/nomenclature/overview/what-is-the-harmonized-system.aspx</w:t>
        </w:r>
      </w:hyperlink>
      <w:r>
        <w:t>.</w:t>
      </w:r>
    </w:p>
  </w:footnote>
  <w:footnote w:id="38">
    <w:p w:rsidR="008608E6" w:rsidRPr="00CC57E1" w:rsidRDefault="008608E6"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39">
    <w:p w:rsidR="008608E6" w:rsidRPr="003E3B43" w:rsidRDefault="008608E6"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0">
    <w:p w:rsidR="008608E6" w:rsidRPr="003D35E9" w:rsidRDefault="008608E6"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1">
    <w:p w:rsidR="008608E6" w:rsidRPr="000C4A34" w:rsidRDefault="008608E6" w:rsidP="004F65E4">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2">
    <w:p w:rsidR="008608E6" w:rsidRPr="007C7329" w:rsidRDefault="008608E6" w:rsidP="006C05AE">
      <w:pPr>
        <w:pStyle w:val="FootnoteText"/>
        <w:spacing w:after="0" w:line="240" w:lineRule="auto"/>
      </w:pPr>
      <w:r w:rsidRPr="007C7329">
        <w:rPr>
          <w:rStyle w:val="FootnoteReference"/>
        </w:rPr>
        <w:footnoteRef/>
      </w:r>
      <w:r w:rsidRPr="007C7329">
        <w:t xml:space="preserve"> Aquafeed, similar to compound feed for livestock, is composed </w:t>
      </w:r>
      <w:del w:id="1009" w:author="Josh Browning" w:date="2015-09-01T06:43:00Z">
        <w:r w:rsidRPr="007C7329" w:rsidDel="00C62BEB">
          <w:delText xml:space="preserve">by </w:delText>
        </w:r>
      </w:del>
      <w:ins w:id="1010" w:author="Josh Browning" w:date="2015-09-01T06:43:00Z">
        <w:r>
          <w:t>of</w:t>
        </w:r>
        <w:r w:rsidRPr="007C7329">
          <w:t xml:space="preserve"> </w:t>
        </w:r>
      </w:ins>
      <w:r w:rsidRPr="007C7329">
        <w:t>feedstuffs external to fish farms and may include a variety of ingredients, e.g. grains, meat or fish meals and oils. 47.3 million tonnes of aquafeed is equivalent to about 140 million tonnes of maize and 5.9 tonnes of aquafeed corresponds to about  17.3 million tonnes of maize</w:t>
      </w:r>
      <w:r>
        <w:t>.</w:t>
      </w:r>
      <w:r w:rsidRPr="007C7329">
        <w:t xml:space="preserve">  </w:t>
      </w:r>
    </w:p>
  </w:footnote>
  <w:footnote w:id="43">
    <w:p w:rsidR="008608E6" w:rsidRPr="00090AC3" w:rsidRDefault="008608E6" w:rsidP="006C05AE">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4">
    <w:p w:rsidR="008608E6" w:rsidRPr="004952ED" w:rsidRDefault="008608E6" w:rsidP="004F65E4">
      <w:pPr>
        <w:pStyle w:val="FootnoteText"/>
      </w:pPr>
      <w:r>
        <w:rPr>
          <w:rStyle w:val="FootnoteReference"/>
        </w:rPr>
        <w:footnoteRef/>
      </w:r>
      <w:r>
        <w:t xml:space="preserve"> </w:t>
      </w:r>
      <w:r w:rsidRPr="004952ED">
        <w:t>A negative balance would not only not leave room for any other CC feed</w:t>
      </w:r>
      <w:del w:id="1025" w:author="Josh Browning" w:date="2015-09-01T06:48:00Z">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5">
    <w:p w:rsidR="008608E6" w:rsidRDefault="008608E6" w:rsidP="004F65E4">
      <w:pPr>
        <w:pStyle w:val="FootnoteText"/>
      </w:pPr>
      <w:r>
        <w:rPr>
          <w:rStyle w:val="FootnoteReference"/>
        </w:rPr>
        <w:footnoteRef/>
      </w:r>
      <w:r>
        <w:t xml:space="preserve"> Final estimates will be derived through the balancing mechanism presented in section 2.2 of this document.</w:t>
      </w:r>
    </w:p>
  </w:footnote>
  <w:footnote w:id="46">
    <w:p w:rsidR="008608E6" w:rsidRDefault="008608E6"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7">
    <w:p w:rsidR="008608E6" w:rsidRDefault="008608E6"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8">
    <w:p w:rsidR="008608E6" w:rsidRPr="007761FA" w:rsidRDefault="008608E6"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49">
    <w:p w:rsidR="008608E6" w:rsidRDefault="008608E6"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50">
    <w:p w:rsidR="008608E6" w:rsidRPr="00053514" w:rsidRDefault="008608E6"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1">
    <w:p w:rsidR="008608E6" w:rsidRDefault="008608E6"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2">
    <w:p w:rsidR="008608E6" w:rsidRDefault="008608E6" w:rsidP="006E32A4">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3">
    <w:p w:rsidR="008608E6" w:rsidRDefault="008608E6" w:rsidP="006E32A4">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4">
    <w:p w:rsidR="008608E6" w:rsidRDefault="008608E6"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w:rsidR="008608E6" w:rsidRDefault="008608E6" w:rsidP="006E32A4">
      <w:pPr>
        <w:pStyle w:val="FootnoteText"/>
      </w:pPr>
    </w:p>
  </w:footnote>
  <w:footnote w:id="55">
    <w:p w:rsidR="008608E6" w:rsidRDefault="008608E6" w:rsidP="006E32A4">
      <w:pPr>
        <w:pStyle w:val="Footnote"/>
      </w:pPr>
      <w:r>
        <w:rPr>
          <w:sz w:val="20"/>
          <w:szCs w:val="20"/>
        </w:rPr>
        <w:footnoteRef/>
      </w:r>
      <w:r>
        <w:rPr>
          <w:sz w:val="20"/>
          <w:szCs w:val="20"/>
        </w:rPr>
        <w:tab/>
        <w:t xml:space="preserve"> J.W. Tukey. Exploratory Data Analysis. Addison-Wesley, 1977.</w:t>
      </w:r>
    </w:p>
  </w:footnote>
  <w:footnote w:id="56">
    <w:p w:rsidR="008608E6" w:rsidRPr="00BC23AE" w:rsidRDefault="008608E6" w:rsidP="00EB7AF1">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r:id="rId7" w:history="1">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7">
    <w:p w:rsidR="008608E6" w:rsidRPr="008A71DE" w:rsidRDefault="008608E6" w:rsidP="00EB7AF1">
      <w:pPr>
        <w:pStyle w:val="FootnoteText"/>
      </w:pPr>
      <w:r>
        <w:rPr>
          <w:rStyle w:val="FootnoteReference"/>
        </w:rPr>
        <w:footnoteRef/>
      </w:r>
      <w:r>
        <w:t xml:space="preserve"> </w:t>
      </w:r>
      <w:hyperlink r:id="rId8" w:history="1">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r:id="rId9" w:history="1">
        <w:r w:rsidRPr="00A33A15">
          <w:rPr>
            <w:rStyle w:val="Hyperlink"/>
            <w:rFonts w:ascii="Times New Roman" w:hAnsi="Times New Roman" w:cs="Times New Roman"/>
            <w:sz w:val="20"/>
          </w:rPr>
          <w:t>http://unstats.un.org/unsd/publication/SeriesM/SeriesM_34rev4e.pdf</w:t>
        </w:r>
      </w:hyperlink>
      <w:r>
        <w:t xml:space="preserve"> </w:t>
      </w:r>
    </w:p>
  </w:footnote>
  <w:footnote w:id="58">
    <w:p w:rsidR="008608E6" w:rsidRPr="008A71DE" w:rsidRDefault="008608E6" w:rsidP="005852F8">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footnote>
  <w:footnote w:id="59">
    <w:p w:rsidR="008608E6" w:rsidRPr="008A71DE" w:rsidRDefault="008608E6" w:rsidP="005852F8">
      <w:pPr>
        <w:pStyle w:val="FootnoteText"/>
        <w:spacing w:after="0"/>
      </w:pPr>
      <w:r w:rsidRPr="0095201C">
        <w:rPr>
          <w:rStyle w:val="FootnoteReference"/>
        </w:rPr>
        <w:footnoteRef/>
      </w:r>
      <w:r w:rsidRPr="0095201C">
        <w:t xml:space="preserve"> Valentina Ramaschiello,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60">
    <w:p w:rsidR="008608E6" w:rsidRPr="00220761" w:rsidRDefault="008608E6" w:rsidP="00EB7AF1">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r:id="rId10" w:history="1">
        <w:r w:rsidRPr="00220761">
          <w:rPr>
            <w:rStyle w:val="Hyperlink"/>
            <w:rFonts w:ascii="Times New Roman" w:hAnsi="Times New Roman" w:cs="Times New Roman"/>
            <w:sz w:val="20"/>
            <w:szCs w:val="20"/>
          </w:rPr>
          <w:t>http://www.cbs.nl/NR/rdonlyres/A8A9AB3B-37F6-480A-BA76-253979DED22D/0/200901x10pub.pdf</w:t>
        </w:r>
      </w:hyperlink>
    </w:p>
  </w:footnote>
  <w:footnote w:id="61">
    <w:p w:rsidR="008608E6" w:rsidRPr="004B5F09" w:rsidRDefault="008608E6"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FAO.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r:id="rId11" w:history="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2">
    <w:p w:rsidR="008608E6" w:rsidRPr="00220761" w:rsidRDefault="008608E6"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r:id="rId12" w:history="1">
        <w:r w:rsidRPr="00220761">
          <w:rPr>
            <w:rStyle w:val="Hyperlink"/>
            <w:rFonts w:ascii="Times New Roman" w:hAnsi="Times New Roman" w:cs="Times New Roman"/>
          </w:rPr>
          <w:t>http://unstats.un.org/unsd/class/intercop/expertgroup/2013/AC267-5.PDF</w:t>
        </w:r>
      </w:hyperlink>
    </w:p>
  </w:footnote>
  <w:footnote w:id="63">
    <w:p w:rsidR="008608E6" w:rsidRPr="004B5F09" w:rsidRDefault="008608E6" w:rsidP="00EB7AF1">
      <w:pPr>
        <w:pStyle w:val="FootnoteText"/>
      </w:pPr>
      <w:r>
        <w:rPr>
          <w:rStyle w:val="FootnoteReference"/>
        </w:rPr>
        <w:footnoteRef/>
      </w:r>
      <w:r>
        <w:t xml:space="preserve"> FAO. 2011. “</w:t>
      </w:r>
      <w:r w:rsidRPr="00C621AB">
        <w:rPr>
          <w:i/>
        </w:rPr>
        <w:t>Food Balance Sheet: A Handbook</w:t>
      </w:r>
      <w:r>
        <w:t xml:space="preserve">” </w:t>
      </w:r>
      <w:hyperlink r:id="rId13" w:history="1">
        <w:r w:rsidRPr="00193665">
          <w:rPr>
            <w:rStyle w:val="Hyperlink"/>
          </w:rPr>
          <w:t>http://www.fao.org/docrep/003/X9892E/X9892E00.HTM</w:t>
        </w:r>
      </w:hyperlink>
      <w:r>
        <w:t xml:space="preserve"> </w:t>
      </w:r>
    </w:p>
    <w:p w:rsidR="008608E6" w:rsidRPr="004B5F09" w:rsidRDefault="008608E6" w:rsidP="00EB7AF1">
      <w:pPr>
        <w:pStyle w:val="FootnoteText"/>
      </w:pPr>
    </w:p>
  </w:footnote>
  <w:footnote w:id="64">
    <w:p w:rsidR="008608E6" w:rsidRPr="00374C82" w:rsidRDefault="008608E6" w:rsidP="00374C82">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r w:rsidRPr="00374C82">
        <w:rPr>
          <w:rFonts w:ascii="Times New Roman" w:hAnsi="Times New Roman" w:cs="Times New Roman"/>
          <w:sz w:val="18"/>
          <w:szCs w:val="18"/>
        </w:rPr>
        <w:t>As per the last version of the Food Balance Sheets handbook (FAO.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r:id="rId14" w:history="1">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5">
    <w:p w:rsidR="008608E6" w:rsidRPr="00374C82" w:rsidRDefault="008608E6" w:rsidP="00374C82">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8E6" w:rsidRDefault="008608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0B8B80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5">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2">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9">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7"/>
  </w:num>
  <w:num w:numId="4">
    <w:abstractNumId w:val="52"/>
  </w:num>
  <w:num w:numId="5">
    <w:abstractNumId w:val="54"/>
  </w:num>
  <w:num w:numId="6">
    <w:abstractNumId w:val="58"/>
  </w:num>
  <w:num w:numId="7">
    <w:abstractNumId w:val="48"/>
  </w:num>
  <w:num w:numId="8">
    <w:abstractNumId w:val="31"/>
  </w:num>
  <w:num w:numId="9">
    <w:abstractNumId w:val="41"/>
  </w:num>
  <w:num w:numId="10">
    <w:abstractNumId w:val="50"/>
  </w:num>
  <w:num w:numId="11">
    <w:abstractNumId w:val="18"/>
  </w:num>
  <w:num w:numId="12">
    <w:abstractNumId w:val="23"/>
  </w:num>
  <w:num w:numId="13">
    <w:abstractNumId w:val="35"/>
  </w:num>
  <w:num w:numId="14">
    <w:abstractNumId w:val="37"/>
  </w:num>
  <w:num w:numId="15">
    <w:abstractNumId w:val="53"/>
  </w:num>
  <w:num w:numId="16">
    <w:abstractNumId w:val="19"/>
  </w:num>
  <w:num w:numId="17">
    <w:abstractNumId w:val="34"/>
  </w:num>
  <w:num w:numId="18">
    <w:abstractNumId w:val="49"/>
  </w:num>
  <w:num w:numId="19">
    <w:abstractNumId w:val="21"/>
  </w:num>
  <w:num w:numId="20">
    <w:abstractNumId w:val="33"/>
  </w:num>
  <w:num w:numId="21">
    <w:abstractNumId w:val="11"/>
  </w:num>
  <w:num w:numId="22">
    <w:abstractNumId w:val="56"/>
  </w:num>
  <w:num w:numId="23">
    <w:abstractNumId w:val="55"/>
  </w:num>
  <w:num w:numId="24">
    <w:abstractNumId w:val="17"/>
  </w:num>
  <w:num w:numId="25">
    <w:abstractNumId w:val="29"/>
  </w:num>
  <w:num w:numId="26">
    <w:abstractNumId w:val="51"/>
  </w:num>
  <w:num w:numId="27">
    <w:abstractNumId w:val="0"/>
  </w:num>
  <w:num w:numId="28">
    <w:abstractNumId w:val="28"/>
  </w:num>
  <w:num w:numId="29">
    <w:abstractNumId w:val="57"/>
  </w:num>
  <w:num w:numId="30">
    <w:abstractNumId w:val="15"/>
  </w:num>
  <w:num w:numId="31">
    <w:abstractNumId w:val="14"/>
  </w:num>
  <w:num w:numId="32">
    <w:abstractNumId w:val="22"/>
  </w:num>
  <w:num w:numId="33">
    <w:abstractNumId w:val="20"/>
  </w:num>
  <w:num w:numId="34">
    <w:abstractNumId w:val="16"/>
  </w:num>
  <w:num w:numId="35">
    <w:abstractNumId w:val="46"/>
  </w:num>
  <w:num w:numId="36">
    <w:abstractNumId w:val="26"/>
  </w:num>
  <w:num w:numId="37">
    <w:abstractNumId w:val="38"/>
  </w:num>
  <w:num w:numId="38">
    <w:abstractNumId w:val="40"/>
  </w:num>
  <w:num w:numId="39">
    <w:abstractNumId w:val="39"/>
  </w:num>
  <w:num w:numId="40">
    <w:abstractNumId w:val="12"/>
  </w:num>
  <w:num w:numId="41">
    <w:abstractNumId w:val="47"/>
  </w:num>
  <w:num w:numId="42">
    <w:abstractNumId w:val="13"/>
  </w:num>
  <w:num w:numId="43">
    <w:abstractNumId w:val="30"/>
  </w:num>
  <w:num w:numId="44">
    <w:abstractNumId w:val="42"/>
  </w:num>
  <w:num w:numId="45">
    <w:abstractNumId w:val="36"/>
  </w:num>
  <w:num w:numId="46">
    <w:abstractNumId w:val="32"/>
  </w:num>
  <w:num w:numId="47">
    <w:abstractNumId w:val="24"/>
  </w:num>
  <w:num w:numId="48">
    <w:abstractNumId w:val="44"/>
  </w:num>
  <w:num w:numId="49">
    <w:abstractNumId w:val="59"/>
  </w:num>
  <w:num w:numId="50">
    <w:abstractNumId w:val="45"/>
  </w:num>
  <w:num w:numId="51">
    <w:abstractNumId w:val="43"/>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0"/>
  <w:trackRevision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62783"/>
    <w:rsid w:val="00065285"/>
    <w:rsid w:val="00067AD1"/>
    <w:rsid w:val="0007321F"/>
    <w:rsid w:val="000854D5"/>
    <w:rsid w:val="00090BA3"/>
    <w:rsid w:val="00093B2C"/>
    <w:rsid w:val="00096776"/>
    <w:rsid w:val="000A4BBB"/>
    <w:rsid w:val="000A5874"/>
    <w:rsid w:val="000A58EC"/>
    <w:rsid w:val="000B5565"/>
    <w:rsid w:val="000C27B0"/>
    <w:rsid w:val="000C422B"/>
    <w:rsid w:val="000D222D"/>
    <w:rsid w:val="000D39E8"/>
    <w:rsid w:val="000D7CE4"/>
    <w:rsid w:val="000E13C3"/>
    <w:rsid w:val="000E3FFA"/>
    <w:rsid w:val="000E49A5"/>
    <w:rsid w:val="000E5990"/>
    <w:rsid w:val="000F0712"/>
    <w:rsid w:val="000F1C2F"/>
    <w:rsid w:val="000F3E6C"/>
    <w:rsid w:val="001013B2"/>
    <w:rsid w:val="00102789"/>
    <w:rsid w:val="00102F01"/>
    <w:rsid w:val="00103DD9"/>
    <w:rsid w:val="0010677F"/>
    <w:rsid w:val="001068E3"/>
    <w:rsid w:val="00111DB4"/>
    <w:rsid w:val="00114A21"/>
    <w:rsid w:val="00114FE2"/>
    <w:rsid w:val="00115347"/>
    <w:rsid w:val="00121C3C"/>
    <w:rsid w:val="00122211"/>
    <w:rsid w:val="00122558"/>
    <w:rsid w:val="00130B6A"/>
    <w:rsid w:val="00133D49"/>
    <w:rsid w:val="001353F6"/>
    <w:rsid w:val="001417E9"/>
    <w:rsid w:val="001476EE"/>
    <w:rsid w:val="0015461D"/>
    <w:rsid w:val="0015692F"/>
    <w:rsid w:val="00156C87"/>
    <w:rsid w:val="00166939"/>
    <w:rsid w:val="00167B6D"/>
    <w:rsid w:val="00171E58"/>
    <w:rsid w:val="00172852"/>
    <w:rsid w:val="0018088A"/>
    <w:rsid w:val="00184AEA"/>
    <w:rsid w:val="00193C4B"/>
    <w:rsid w:val="00194E38"/>
    <w:rsid w:val="00194FEC"/>
    <w:rsid w:val="00197EAF"/>
    <w:rsid w:val="001A06C5"/>
    <w:rsid w:val="001A3666"/>
    <w:rsid w:val="001A3D6A"/>
    <w:rsid w:val="001A4B88"/>
    <w:rsid w:val="001A4C27"/>
    <w:rsid w:val="001B0417"/>
    <w:rsid w:val="001B56EC"/>
    <w:rsid w:val="001C1A41"/>
    <w:rsid w:val="001C1D8B"/>
    <w:rsid w:val="001C2BE9"/>
    <w:rsid w:val="001D4DCC"/>
    <w:rsid w:val="001E2220"/>
    <w:rsid w:val="001E58EB"/>
    <w:rsid w:val="001E5E13"/>
    <w:rsid w:val="001E6920"/>
    <w:rsid w:val="001F1599"/>
    <w:rsid w:val="001F19C9"/>
    <w:rsid w:val="001F3217"/>
    <w:rsid w:val="001F5200"/>
    <w:rsid w:val="00204903"/>
    <w:rsid w:val="00205C7A"/>
    <w:rsid w:val="002102AD"/>
    <w:rsid w:val="00223221"/>
    <w:rsid w:val="002243BE"/>
    <w:rsid w:val="0023197B"/>
    <w:rsid w:val="00242EDA"/>
    <w:rsid w:val="00245A2C"/>
    <w:rsid w:val="00261901"/>
    <w:rsid w:val="00261AA2"/>
    <w:rsid w:val="00270698"/>
    <w:rsid w:val="00274328"/>
    <w:rsid w:val="002744C3"/>
    <w:rsid w:val="00290A92"/>
    <w:rsid w:val="00290B9B"/>
    <w:rsid w:val="00291B6A"/>
    <w:rsid w:val="00295276"/>
    <w:rsid w:val="00296DE8"/>
    <w:rsid w:val="00297DCB"/>
    <w:rsid w:val="002A057A"/>
    <w:rsid w:val="002A46D7"/>
    <w:rsid w:val="002C700D"/>
    <w:rsid w:val="002C773C"/>
    <w:rsid w:val="002E1DFE"/>
    <w:rsid w:val="002F0887"/>
    <w:rsid w:val="002F55AF"/>
    <w:rsid w:val="00301414"/>
    <w:rsid w:val="00301CF0"/>
    <w:rsid w:val="0031095D"/>
    <w:rsid w:val="00311164"/>
    <w:rsid w:val="00312896"/>
    <w:rsid w:val="00312959"/>
    <w:rsid w:val="00315F17"/>
    <w:rsid w:val="0032555A"/>
    <w:rsid w:val="00330B00"/>
    <w:rsid w:val="003335C0"/>
    <w:rsid w:val="00334116"/>
    <w:rsid w:val="00337BF9"/>
    <w:rsid w:val="00340E3F"/>
    <w:rsid w:val="00344422"/>
    <w:rsid w:val="00345C2C"/>
    <w:rsid w:val="00350726"/>
    <w:rsid w:val="00351629"/>
    <w:rsid w:val="00353BD5"/>
    <w:rsid w:val="0036414D"/>
    <w:rsid w:val="003664A6"/>
    <w:rsid w:val="00374C82"/>
    <w:rsid w:val="00375CFB"/>
    <w:rsid w:val="00380023"/>
    <w:rsid w:val="003804F3"/>
    <w:rsid w:val="00386635"/>
    <w:rsid w:val="00392A27"/>
    <w:rsid w:val="00392F3A"/>
    <w:rsid w:val="003A3DA5"/>
    <w:rsid w:val="003A6BD0"/>
    <w:rsid w:val="003A6EDE"/>
    <w:rsid w:val="003B0542"/>
    <w:rsid w:val="003C00F7"/>
    <w:rsid w:val="003C1E56"/>
    <w:rsid w:val="003C239D"/>
    <w:rsid w:val="003C4744"/>
    <w:rsid w:val="003C6AA5"/>
    <w:rsid w:val="003C6ACE"/>
    <w:rsid w:val="003D68F3"/>
    <w:rsid w:val="003E6821"/>
    <w:rsid w:val="003F0B3E"/>
    <w:rsid w:val="003F3963"/>
    <w:rsid w:val="003F40A0"/>
    <w:rsid w:val="00401497"/>
    <w:rsid w:val="00407BC7"/>
    <w:rsid w:val="0041048F"/>
    <w:rsid w:val="00411BA6"/>
    <w:rsid w:val="004143CB"/>
    <w:rsid w:val="004150F3"/>
    <w:rsid w:val="004151D9"/>
    <w:rsid w:val="00417C7D"/>
    <w:rsid w:val="004200D2"/>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2062"/>
    <w:rsid w:val="004B3819"/>
    <w:rsid w:val="004B63E2"/>
    <w:rsid w:val="004C4AD8"/>
    <w:rsid w:val="004C5E51"/>
    <w:rsid w:val="004D66DA"/>
    <w:rsid w:val="004E144E"/>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403A0"/>
    <w:rsid w:val="00542BD2"/>
    <w:rsid w:val="00543456"/>
    <w:rsid w:val="005474CD"/>
    <w:rsid w:val="00561BC9"/>
    <w:rsid w:val="005630C6"/>
    <w:rsid w:val="005729D3"/>
    <w:rsid w:val="00573CF6"/>
    <w:rsid w:val="0057568A"/>
    <w:rsid w:val="00582077"/>
    <w:rsid w:val="00583D15"/>
    <w:rsid w:val="005852F8"/>
    <w:rsid w:val="00591CC7"/>
    <w:rsid w:val="005936C8"/>
    <w:rsid w:val="0059554E"/>
    <w:rsid w:val="005A0EA1"/>
    <w:rsid w:val="005A1036"/>
    <w:rsid w:val="005A7806"/>
    <w:rsid w:val="005C1715"/>
    <w:rsid w:val="005C18CA"/>
    <w:rsid w:val="005C2598"/>
    <w:rsid w:val="005C67A4"/>
    <w:rsid w:val="005C6810"/>
    <w:rsid w:val="005D1571"/>
    <w:rsid w:val="005D5720"/>
    <w:rsid w:val="005D6108"/>
    <w:rsid w:val="005E5009"/>
    <w:rsid w:val="005F0B36"/>
    <w:rsid w:val="005F1BAD"/>
    <w:rsid w:val="005F4922"/>
    <w:rsid w:val="00600340"/>
    <w:rsid w:val="0060612E"/>
    <w:rsid w:val="00611663"/>
    <w:rsid w:val="006236F4"/>
    <w:rsid w:val="0063355B"/>
    <w:rsid w:val="00640F83"/>
    <w:rsid w:val="00643841"/>
    <w:rsid w:val="0064744A"/>
    <w:rsid w:val="00653C56"/>
    <w:rsid w:val="00653FB4"/>
    <w:rsid w:val="00672541"/>
    <w:rsid w:val="0067300F"/>
    <w:rsid w:val="00676EE2"/>
    <w:rsid w:val="006812BD"/>
    <w:rsid w:val="006861B4"/>
    <w:rsid w:val="0069308B"/>
    <w:rsid w:val="0069512C"/>
    <w:rsid w:val="006A19C4"/>
    <w:rsid w:val="006A5F6F"/>
    <w:rsid w:val="006A7320"/>
    <w:rsid w:val="006B2B44"/>
    <w:rsid w:val="006C05AE"/>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34D1C"/>
    <w:rsid w:val="00742863"/>
    <w:rsid w:val="007438AE"/>
    <w:rsid w:val="00746DB6"/>
    <w:rsid w:val="00751EF8"/>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08E6"/>
    <w:rsid w:val="00862722"/>
    <w:rsid w:val="00862DC3"/>
    <w:rsid w:val="00867820"/>
    <w:rsid w:val="00867AA1"/>
    <w:rsid w:val="008755A8"/>
    <w:rsid w:val="008772D1"/>
    <w:rsid w:val="008814B8"/>
    <w:rsid w:val="008815A1"/>
    <w:rsid w:val="0088229C"/>
    <w:rsid w:val="008843AB"/>
    <w:rsid w:val="008851F9"/>
    <w:rsid w:val="008870CD"/>
    <w:rsid w:val="00887FF2"/>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5174"/>
    <w:rsid w:val="009175CC"/>
    <w:rsid w:val="009222D9"/>
    <w:rsid w:val="0092690C"/>
    <w:rsid w:val="00927EEC"/>
    <w:rsid w:val="0093464A"/>
    <w:rsid w:val="00937D90"/>
    <w:rsid w:val="00940386"/>
    <w:rsid w:val="0094157A"/>
    <w:rsid w:val="009422A9"/>
    <w:rsid w:val="00943822"/>
    <w:rsid w:val="009459DF"/>
    <w:rsid w:val="00951319"/>
    <w:rsid w:val="00953E14"/>
    <w:rsid w:val="00955CA0"/>
    <w:rsid w:val="009571C8"/>
    <w:rsid w:val="009616CB"/>
    <w:rsid w:val="0097372B"/>
    <w:rsid w:val="0097374A"/>
    <w:rsid w:val="00982B47"/>
    <w:rsid w:val="00982B99"/>
    <w:rsid w:val="009843FB"/>
    <w:rsid w:val="00996555"/>
    <w:rsid w:val="009B438F"/>
    <w:rsid w:val="009B5855"/>
    <w:rsid w:val="009D7FC0"/>
    <w:rsid w:val="009E25F8"/>
    <w:rsid w:val="009E6E42"/>
    <w:rsid w:val="009F17CB"/>
    <w:rsid w:val="009F3A40"/>
    <w:rsid w:val="009F457A"/>
    <w:rsid w:val="00A02CEA"/>
    <w:rsid w:val="00A10B46"/>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06E5"/>
    <w:rsid w:val="00A531B4"/>
    <w:rsid w:val="00A601C6"/>
    <w:rsid w:val="00A6272D"/>
    <w:rsid w:val="00A65712"/>
    <w:rsid w:val="00A800FF"/>
    <w:rsid w:val="00A8403F"/>
    <w:rsid w:val="00A95227"/>
    <w:rsid w:val="00A96307"/>
    <w:rsid w:val="00A9733C"/>
    <w:rsid w:val="00AA07CE"/>
    <w:rsid w:val="00AA17A3"/>
    <w:rsid w:val="00AA4FEB"/>
    <w:rsid w:val="00AA5E33"/>
    <w:rsid w:val="00AA5F53"/>
    <w:rsid w:val="00AA6759"/>
    <w:rsid w:val="00AB1235"/>
    <w:rsid w:val="00AB2081"/>
    <w:rsid w:val="00AB4B94"/>
    <w:rsid w:val="00AB6320"/>
    <w:rsid w:val="00AC46B3"/>
    <w:rsid w:val="00AC4838"/>
    <w:rsid w:val="00AD3BFF"/>
    <w:rsid w:val="00AD6356"/>
    <w:rsid w:val="00AE2599"/>
    <w:rsid w:val="00AE25CA"/>
    <w:rsid w:val="00AE70E2"/>
    <w:rsid w:val="00AF0691"/>
    <w:rsid w:val="00AF19C9"/>
    <w:rsid w:val="00AF27C6"/>
    <w:rsid w:val="00AF7972"/>
    <w:rsid w:val="00AF7C2C"/>
    <w:rsid w:val="00B0066F"/>
    <w:rsid w:val="00B1077B"/>
    <w:rsid w:val="00B141C4"/>
    <w:rsid w:val="00B15268"/>
    <w:rsid w:val="00B15641"/>
    <w:rsid w:val="00B22416"/>
    <w:rsid w:val="00B2482E"/>
    <w:rsid w:val="00B24AD0"/>
    <w:rsid w:val="00B26E27"/>
    <w:rsid w:val="00B32469"/>
    <w:rsid w:val="00B35831"/>
    <w:rsid w:val="00B44757"/>
    <w:rsid w:val="00B500A6"/>
    <w:rsid w:val="00B51EC9"/>
    <w:rsid w:val="00B5440F"/>
    <w:rsid w:val="00B62580"/>
    <w:rsid w:val="00B71383"/>
    <w:rsid w:val="00B76119"/>
    <w:rsid w:val="00B76952"/>
    <w:rsid w:val="00B76A92"/>
    <w:rsid w:val="00B77803"/>
    <w:rsid w:val="00B80A8F"/>
    <w:rsid w:val="00B90353"/>
    <w:rsid w:val="00B90D8D"/>
    <w:rsid w:val="00B93F44"/>
    <w:rsid w:val="00BA0107"/>
    <w:rsid w:val="00BA19DC"/>
    <w:rsid w:val="00BA5A82"/>
    <w:rsid w:val="00BA6121"/>
    <w:rsid w:val="00BC27C0"/>
    <w:rsid w:val="00BC2CDF"/>
    <w:rsid w:val="00BD07CA"/>
    <w:rsid w:val="00BD08A9"/>
    <w:rsid w:val="00BD3620"/>
    <w:rsid w:val="00BD5B80"/>
    <w:rsid w:val="00BE6D63"/>
    <w:rsid w:val="00BF3C09"/>
    <w:rsid w:val="00BF4262"/>
    <w:rsid w:val="00BF4697"/>
    <w:rsid w:val="00C0124C"/>
    <w:rsid w:val="00C01B71"/>
    <w:rsid w:val="00C06DED"/>
    <w:rsid w:val="00C07636"/>
    <w:rsid w:val="00C1637C"/>
    <w:rsid w:val="00C27F2D"/>
    <w:rsid w:val="00C35402"/>
    <w:rsid w:val="00C4237E"/>
    <w:rsid w:val="00C457A0"/>
    <w:rsid w:val="00C54184"/>
    <w:rsid w:val="00C62BEB"/>
    <w:rsid w:val="00C63982"/>
    <w:rsid w:val="00C67573"/>
    <w:rsid w:val="00C70D72"/>
    <w:rsid w:val="00C720F5"/>
    <w:rsid w:val="00C757FD"/>
    <w:rsid w:val="00C80973"/>
    <w:rsid w:val="00C84C98"/>
    <w:rsid w:val="00C859EF"/>
    <w:rsid w:val="00C949B0"/>
    <w:rsid w:val="00CA196B"/>
    <w:rsid w:val="00CA6796"/>
    <w:rsid w:val="00CB37B9"/>
    <w:rsid w:val="00CB6E4A"/>
    <w:rsid w:val="00CB7427"/>
    <w:rsid w:val="00CD4DCB"/>
    <w:rsid w:val="00CE0BF9"/>
    <w:rsid w:val="00CE2347"/>
    <w:rsid w:val="00CE5985"/>
    <w:rsid w:val="00CE6332"/>
    <w:rsid w:val="00CF03D1"/>
    <w:rsid w:val="00D01AE7"/>
    <w:rsid w:val="00D05BF4"/>
    <w:rsid w:val="00D06B76"/>
    <w:rsid w:val="00D11D89"/>
    <w:rsid w:val="00D205FD"/>
    <w:rsid w:val="00D20BF0"/>
    <w:rsid w:val="00D261DB"/>
    <w:rsid w:val="00D52B86"/>
    <w:rsid w:val="00D57137"/>
    <w:rsid w:val="00D65E32"/>
    <w:rsid w:val="00D70D83"/>
    <w:rsid w:val="00D714EF"/>
    <w:rsid w:val="00D742CF"/>
    <w:rsid w:val="00D878A0"/>
    <w:rsid w:val="00D9165B"/>
    <w:rsid w:val="00D94F6C"/>
    <w:rsid w:val="00DA50AC"/>
    <w:rsid w:val="00DB3594"/>
    <w:rsid w:val="00DB43F6"/>
    <w:rsid w:val="00DB4FF7"/>
    <w:rsid w:val="00DB6CDA"/>
    <w:rsid w:val="00DC2C77"/>
    <w:rsid w:val="00DC462B"/>
    <w:rsid w:val="00DE1E38"/>
    <w:rsid w:val="00DE37EA"/>
    <w:rsid w:val="00DE3D86"/>
    <w:rsid w:val="00DF4AA6"/>
    <w:rsid w:val="00DF7DBA"/>
    <w:rsid w:val="00E007AD"/>
    <w:rsid w:val="00E01500"/>
    <w:rsid w:val="00E02722"/>
    <w:rsid w:val="00E02775"/>
    <w:rsid w:val="00E0522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ABC"/>
    <w:rsid w:val="00EB2009"/>
    <w:rsid w:val="00EB2C30"/>
    <w:rsid w:val="00EB3FCC"/>
    <w:rsid w:val="00EB7AF1"/>
    <w:rsid w:val="00EC037A"/>
    <w:rsid w:val="00EC6D25"/>
    <w:rsid w:val="00ED2B7B"/>
    <w:rsid w:val="00ED6095"/>
    <w:rsid w:val="00ED757B"/>
    <w:rsid w:val="00EE0695"/>
    <w:rsid w:val="00EE3B2D"/>
    <w:rsid w:val="00EF4286"/>
    <w:rsid w:val="00EF5F69"/>
    <w:rsid w:val="00EF7653"/>
    <w:rsid w:val="00F01C88"/>
    <w:rsid w:val="00F150B3"/>
    <w:rsid w:val="00F228AD"/>
    <w:rsid w:val="00F255D3"/>
    <w:rsid w:val="00F301CE"/>
    <w:rsid w:val="00F3178F"/>
    <w:rsid w:val="00F31AAA"/>
    <w:rsid w:val="00F35597"/>
    <w:rsid w:val="00F419F3"/>
    <w:rsid w:val="00F441D0"/>
    <w:rsid w:val="00F449C6"/>
    <w:rsid w:val="00F53012"/>
    <w:rsid w:val="00F573D0"/>
    <w:rsid w:val="00F61868"/>
    <w:rsid w:val="00F649C0"/>
    <w:rsid w:val="00F64D40"/>
    <w:rsid w:val="00F756BD"/>
    <w:rsid w:val="00F81AE7"/>
    <w:rsid w:val="00F857C8"/>
    <w:rsid w:val="00F920FE"/>
    <w:rsid w:val="00F955A7"/>
    <w:rsid w:val="00F95981"/>
    <w:rsid w:val="00F96921"/>
    <w:rsid w:val="00FA3F98"/>
    <w:rsid w:val="00FA7BE2"/>
    <w:rsid w:val="00FB12DF"/>
    <w:rsid w:val="00FB1802"/>
    <w:rsid w:val="00FB1C8E"/>
    <w:rsid w:val="00FB6315"/>
    <w:rsid w:val="00FC0360"/>
    <w:rsid w:val="00FC5D04"/>
    <w:rsid w:val="00FD11AB"/>
    <w:rsid w:val="00FD1CAB"/>
    <w:rsid w:val="00FD5239"/>
    <w:rsid w:val="00FE0776"/>
    <w:rsid w:val="00FE38DB"/>
    <w:rsid w:val="00FE4E53"/>
    <w:rsid w:val="00FF08C8"/>
    <w:rsid w:val="00FF51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E93C3B"/>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WW8Num2z0"/>
    <w:rsid w:val="0093464A"/>
    <w:rPr>
      <w:rFonts w:ascii="Symbol" w:hAnsi="Symbol"/>
    </w:rPr>
  </w:style>
  <w:style w:type="character" w:customStyle="1" w:styleId="WW8Num2z0">
    <w:name w:val="WW8Num3z0"/>
    <w:rsid w:val="0093464A"/>
    <w:rPr>
      <w:rFonts w:ascii="Symbol" w:hAnsi="Symbol"/>
    </w:rPr>
  </w:style>
  <w:style w:type="character" w:customStyle="1" w:styleId="WW8Num3z0">
    <w:name w:val="WW8Num4z0"/>
    <w:rsid w:val="0093464A"/>
    <w:rPr>
      <w:rFonts w:ascii="Symbol" w:hAnsi="Symbol"/>
    </w:rPr>
  </w:style>
  <w:style w:type="character" w:customStyle="1" w:styleId="WW8Num4z0">
    <w:name w:val="WW8Num5z0"/>
    <w:rsid w:val="0093464A"/>
    <w:rPr>
      <w:rFonts w:ascii="Symbol" w:hAnsi="Symbol"/>
    </w:rPr>
  </w:style>
  <w:style w:type="character" w:customStyle="1" w:styleId="WW8Num5z0">
    <w:name w:val="WW8Num6z0"/>
    <w:rsid w:val="0093464A"/>
    <w:rPr>
      <w:rFonts w:ascii="Symbol" w:hAnsi="Symbol"/>
    </w:rPr>
  </w:style>
  <w:style w:type="character" w:customStyle="1" w:styleId="WW8Num6z0">
    <w:name w:val="Default Paragraph Font1"/>
    <w:rsid w:val="0093464A"/>
  </w:style>
  <w:style w:type="character" w:customStyle="1" w:styleId="DefaultParagraphFont1">
    <w:name w:val="WW8Num7z0"/>
    <w:rsid w:val="0093464A"/>
    <w:rPr>
      <w:rFonts w:ascii="Symbol" w:hAnsi="Symbol"/>
    </w:rPr>
  </w:style>
  <w:style w:type="character" w:customStyle="1" w:styleId="WW8Num7z0">
    <w:name w:val="WW8Num8z0"/>
    <w:rsid w:val="0093464A"/>
    <w:rPr>
      <w:rFonts w:ascii="Symbol" w:hAnsi="Symbol"/>
    </w:rPr>
  </w:style>
  <w:style w:type="character" w:customStyle="1" w:styleId="WW8Num8z0">
    <w:name w:val="WW8Num10z0"/>
    <w:rsid w:val="0093464A"/>
    <w:rPr>
      <w:rFonts w:ascii="Symbol" w:hAnsi="Symbol"/>
    </w:rPr>
  </w:style>
  <w:style w:type="character" w:customStyle="1" w:styleId="WW8Num10z0">
    <w:name w:val="WW8Num13z0"/>
    <w:rsid w:val="0093464A"/>
    <w:rPr>
      <w:rFonts w:ascii="Symbol" w:hAnsi="Symbol"/>
    </w:rPr>
  </w:style>
  <w:style w:type="character" w:customStyle="1" w:styleId="WW8Num13z0">
    <w:name w:val="WW8Num13z1"/>
    <w:rsid w:val="0093464A"/>
    <w:rPr>
      <w:rFonts w:ascii="Courier New" w:hAnsi="Courier New" w:cs="Courier New"/>
    </w:rPr>
  </w:style>
  <w:style w:type="character" w:customStyle="1" w:styleId="WW8Num13z1">
    <w:name w:val="WW8Num13z2"/>
    <w:rsid w:val="0093464A"/>
    <w:rPr>
      <w:rFonts w:ascii="Wingdings" w:hAnsi="Wingdings"/>
    </w:rPr>
  </w:style>
  <w:style w:type="character" w:customStyle="1" w:styleId="WW8Num13z2">
    <w:name w:val="WW8Num14z0"/>
    <w:rsid w:val="0093464A"/>
    <w:rPr>
      <w:rFonts w:ascii="Symbol" w:hAnsi="Symbol"/>
    </w:rPr>
  </w:style>
  <w:style w:type="character" w:customStyle="1" w:styleId="WW8Num14z0">
    <w:name w:val="WW8Num14z1"/>
    <w:rsid w:val="0093464A"/>
    <w:rPr>
      <w:rFonts w:ascii="Courier New" w:hAnsi="Courier New" w:cs="Courier New"/>
    </w:rPr>
  </w:style>
  <w:style w:type="character" w:customStyle="1" w:styleId="WW8Num14z1">
    <w:name w:val="WW8Num14z2"/>
    <w:rsid w:val="0093464A"/>
    <w:rPr>
      <w:rFonts w:ascii="Wingdings" w:hAnsi="Wingdings"/>
    </w:rPr>
  </w:style>
  <w:style w:type="character" w:customStyle="1" w:styleId="WW8Num14z2">
    <w:name w:val="WW8Num15z0"/>
    <w:rsid w:val="0093464A"/>
    <w:rPr>
      <w:rFonts w:ascii="Symbol" w:hAnsi="Symbol"/>
    </w:rPr>
  </w:style>
  <w:style w:type="character" w:customStyle="1" w:styleId="WW8Num15z0">
    <w:name w:val="WW8Num15z1"/>
    <w:rsid w:val="0093464A"/>
    <w:rPr>
      <w:rFonts w:ascii="Courier New" w:hAnsi="Courier New" w:cs="Courier New"/>
    </w:rPr>
  </w:style>
  <w:style w:type="character" w:customStyle="1" w:styleId="WW8Num15z1">
    <w:name w:val="WW8Num15z2"/>
    <w:rsid w:val="0093464A"/>
    <w:rPr>
      <w:rFonts w:ascii="Wingdings" w:hAnsi="Wingdings"/>
    </w:rPr>
  </w:style>
  <w:style w:type="character" w:customStyle="1" w:styleId="WW8Num15z2">
    <w:name w:val="WW8Num16z0"/>
    <w:rsid w:val="0093464A"/>
    <w:rPr>
      <w:rFonts w:ascii="Symbol" w:hAnsi="Symbol"/>
    </w:rPr>
  </w:style>
  <w:style w:type="character" w:customStyle="1" w:styleId="WW8Num16z0">
    <w:name w:val="WW8Num16z1"/>
    <w:rsid w:val="0093464A"/>
    <w:rPr>
      <w:rFonts w:ascii="Courier New" w:hAnsi="Courier New" w:cs="Courier New"/>
    </w:rPr>
  </w:style>
  <w:style w:type="character" w:customStyle="1" w:styleId="WW8Num16z1">
    <w:name w:val="WW8Num16z2"/>
    <w:rsid w:val="0093464A"/>
    <w:rPr>
      <w:rFonts w:ascii="Wingdings" w:hAnsi="Wingdings"/>
    </w:rPr>
  </w:style>
  <w:style w:type="character" w:customStyle="1" w:styleId="WW8Num16z2">
    <w:name w:val="WW8Num18z0"/>
    <w:rsid w:val="0093464A"/>
    <w:rPr>
      <w:sz w:val="28"/>
      <w:szCs w:val="28"/>
    </w:rPr>
  </w:style>
  <w:style w:type="character" w:customStyle="1" w:styleId="WW8Num18z0">
    <w:name w:val="WW8Num20z0"/>
    <w:rsid w:val="0093464A"/>
    <w:rPr>
      <w:rFonts w:ascii="Symbol" w:hAnsi="Symbol"/>
    </w:rPr>
  </w:style>
  <w:style w:type="character" w:customStyle="1" w:styleId="WW8Num20z0">
    <w:name w:val="WW8Num21z0"/>
    <w:rsid w:val="0093464A"/>
    <w:rPr>
      <w:rFonts w:ascii="Symbol" w:hAnsi="Symbol"/>
    </w:rPr>
  </w:style>
  <w:style w:type="character" w:customStyle="1" w:styleId="WW8Num21z0">
    <w:name w:val="WW8Num21z1"/>
    <w:rsid w:val="0093464A"/>
    <w:rPr>
      <w:rFonts w:ascii="Courier New" w:hAnsi="Courier New" w:cs="Courier New"/>
    </w:rPr>
  </w:style>
  <w:style w:type="character" w:customStyle="1" w:styleId="WW8Num21z1">
    <w:name w:val="WW8Num21z2"/>
    <w:rsid w:val="0093464A"/>
    <w:rPr>
      <w:rFonts w:ascii="Wingdings" w:hAnsi="Wingdings"/>
    </w:rPr>
  </w:style>
  <w:style w:type="character" w:customStyle="1" w:styleId="WW8Num21z2">
    <w:name w:val="Header Char"/>
    <w:basedOn w:val="WW8Num6z0"/>
    <w:rsid w:val="0093464A"/>
  </w:style>
  <w:style w:type="character" w:customStyle="1" w:styleId="HeaderChar">
    <w:name w:val="Footer Char"/>
    <w:basedOn w:val="WW8Num6z0"/>
    <w:rsid w:val="0093464A"/>
  </w:style>
  <w:style w:type="character" w:customStyle="1" w:styleId="FooterChar">
    <w:name w:val="Balloon Text Char"/>
    <w:rsid w:val="0093464A"/>
    <w:rPr>
      <w:rFonts w:ascii="Tahoma" w:hAnsi="Tahoma" w:cs="Tahoma"/>
      <w:sz w:val="16"/>
      <w:szCs w:val="16"/>
    </w:rPr>
  </w:style>
  <w:style w:type="character" w:customStyle="1" w:styleId="BalloonTextChar">
    <w:name w:val="Footnote Text Char"/>
    <w:aliases w:val="Paragraph Footnote Char"/>
    <w:basedOn w:val="WW8Num6z0"/>
    <w:uiPriority w:val="99"/>
    <w:rsid w:val="0093464A"/>
  </w:style>
  <w:style w:type="character" w:customStyle="1" w:styleId="FootnoteTextChar">
    <w:name w:val="Footnote Characters"/>
    <w:rsid w:val="0093464A"/>
    <w:rPr>
      <w:vertAlign w:val="superscript"/>
    </w:rPr>
  </w:style>
  <w:style w:type="character" w:customStyle="1" w:styleId="FootnoteCharacters">
    <w:name w:val="Heading 1 Char"/>
    <w:rsid w:val="0093464A"/>
    <w:rPr>
      <w:rFonts w:ascii="Franklin Gothic Book" w:eastAsia="Times New Roman" w:hAnsi="Franklin Gothic Book"/>
      <w:b/>
      <w:bCs/>
      <w:kern w:val="1"/>
      <w:sz w:val="32"/>
      <w:szCs w:val="32"/>
    </w:rPr>
  </w:style>
  <w:style w:type="character" w:customStyle="1" w:styleId="Heading1Char">
    <w:name w:val="Heading 2 Char"/>
    <w:rsid w:val="0093464A"/>
    <w:rPr>
      <w:rFonts w:ascii="Franklin Gothic Book" w:eastAsia="Times New Roman" w:hAnsi="Franklin Gothic Book" w:cs="Times New Roman"/>
      <w:b/>
      <w:bCs/>
      <w:i/>
      <w:iCs/>
      <w:sz w:val="28"/>
      <w:szCs w:val="28"/>
    </w:rPr>
  </w:style>
  <w:style w:type="character" w:customStyle="1" w:styleId="Heading2Char">
    <w:name w:val="Heading 3 Char"/>
    <w:rsid w:val="0093464A"/>
    <w:rPr>
      <w:rFonts w:ascii="Cambria" w:eastAsia="Times New Roman" w:hAnsi="Cambria" w:cs="Times New Roman"/>
      <w:b/>
      <w:bCs/>
      <w:sz w:val="24"/>
      <w:szCs w:val="26"/>
    </w:rPr>
  </w:style>
  <w:style w:type="character" w:styleId="Heading3Char">
    <w:name w:val="page number"/>
    <w:rsid w:val="0093464A"/>
    <w:rPr>
      <w:rFonts w:ascii="Arial" w:hAnsi="Arial"/>
      <w:sz w:val="18"/>
      <w:szCs w:val="18"/>
    </w:rPr>
  </w:style>
  <w:style w:type="character" w:customStyle="1" w:styleId="PageNumber">
    <w:name w:val="Body Text Char"/>
    <w:rsid w:val="0093464A"/>
    <w:rPr>
      <w:rFonts w:ascii="Times New Roman" w:eastAsia="SimSun" w:hAnsi="Times New Roman" w:cs="Arial"/>
      <w:sz w:val="22"/>
      <w:szCs w:val="24"/>
    </w:rPr>
  </w:style>
  <w:style w:type="character" w:styleId="BodyTextChar">
    <w:name w:val="Hyperlink"/>
    <w:rsid w:val="0093464A"/>
    <w:rPr>
      <w:rFonts w:ascii="Book Antiqua" w:hAnsi="Book Antiqua"/>
      <w:smallCaps/>
      <w:color w:val="0000FF"/>
      <w:sz w:val="22"/>
      <w:u w:val="single"/>
      <w:lang w:val="en-US" w:eastAsia="ar-SA" w:bidi="ar-SA"/>
    </w:rPr>
  </w:style>
  <w:style w:type="character" w:customStyle="1" w:styleId="ImageCaption">
    <w:name w:val="Heading 4 Char"/>
    <w:rsid w:val="0093464A"/>
    <w:rPr>
      <w:rFonts w:ascii="Calibri" w:eastAsia="Times New Roman" w:hAnsi="Calibri" w:cs="Times New Roman"/>
      <w:b/>
      <w:bCs/>
      <w:sz w:val="28"/>
      <w:szCs w:val="28"/>
    </w:rPr>
  </w:style>
  <w:style w:type="character" w:styleId="Hyperlink">
    <w:name w:val="annotation reference"/>
    <w:rsid w:val="0093464A"/>
    <w:rPr>
      <w:sz w:val="16"/>
      <w:szCs w:val="16"/>
    </w:rPr>
  </w:style>
  <w:style w:type="character" w:customStyle="1" w:styleId="Heading4Char">
    <w:name w:val="Comment Text Char"/>
    <w:basedOn w:val="WW8Num6z0"/>
    <w:rsid w:val="0093464A"/>
  </w:style>
  <w:style w:type="character" w:customStyle="1" w:styleId="CommentReference">
    <w:name w:val="Comment Subject Char"/>
    <w:rsid w:val="0093464A"/>
    <w:rPr>
      <w:b/>
      <w:bCs/>
    </w:rPr>
  </w:style>
  <w:style w:type="character" w:customStyle="1" w:styleId="CommentTextChar">
    <w:name w:val="Footnote Reference1"/>
    <w:rsid w:val="0093464A"/>
    <w:rPr>
      <w:vertAlign w:val="superscript"/>
    </w:rPr>
  </w:style>
  <w:style w:type="character" w:customStyle="1" w:styleId="CommentSubjectChar">
    <w:name w:val="Endnote Characters"/>
    <w:rsid w:val="0093464A"/>
    <w:rPr>
      <w:vertAlign w:val="superscript"/>
    </w:rPr>
  </w:style>
  <w:style w:type="character" w:customStyle="1" w:styleId="FootnoteReference1">
    <w:name w:val="WW-Endnote Characters"/>
    <w:rsid w:val="0093464A"/>
  </w:style>
  <w:style w:type="character" w:styleId="EndnoteCharacters">
    <w:name w:val="footnote reference"/>
    <w:uiPriority w:val="99"/>
    <w:rsid w:val="0093464A"/>
    <w:rPr>
      <w:vertAlign w:val="superscript"/>
    </w:rPr>
  </w:style>
  <w:style w:type="character" w:styleId="WW-EndnoteCharacters">
    <w:name w:val="endnote reference"/>
    <w:rsid w:val="0093464A"/>
    <w:rPr>
      <w:vertAlign w:val="superscript"/>
    </w:rPr>
  </w:style>
  <w:style w:type="paragraph" w:customStyle="1" w:styleId="FootnoteReference">
    <w:name w:val="Heading"/>
    <w:basedOn w:val="Normal"/>
    <w:next w:val="EndnoteReference"/>
    <w:rsid w:val="0093464A"/>
    <w:pPr>
      <w:keepNext/>
      <w:spacing w:before="240" w:after="120"/>
    </w:pPr>
    <w:rPr>
      <w:rFonts w:ascii="Liberation Sans" w:eastAsia="DejaVu Sans" w:hAnsi="Liberation Sans" w:cs="Lohit Hindi"/>
      <w:sz w:val="28"/>
      <w:szCs w:val="28"/>
    </w:rPr>
  </w:style>
  <w:style w:type="paragraph" w:styleId="EndnoteReference">
    <w:name w:val="Body Text"/>
    <w:basedOn w:val="Normal"/>
    <w:rsid w:val="0093464A"/>
    <w:pPr>
      <w:spacing w:after="120" w:line="240" w:lineRule="auto"/>
      <w:ind w:left="567"/>
    </w:pPr>
    <w:rPr>
      <w:rFonts w:ascii="Times New Roman" w:eastAsia="SimSun" w:hAnsi="Times New Roman"/>
      <w:szCs w:val="24"/>
    </w:rPr>
  </w:style>
  <w:style w:type="paragraph" w:styleId="Heading">
    <w:name w:val="List"/>
    <w:basedOn w:val="EndnoteReference"/>
    <w:rsid w:val="0093464A"/>
    <w:rPr>
      <w:rFonts w:cs="Lohit Hindi"/>
    </w:rPr>
  </w:style>
  <w:style w:type="paragraph" w:styleId="BodyText">
    <w:name w:val="caption"/>
    <w:basedOn w:val="Normal"/>
    <w:qFormat/>
    <w:rsid w:val="0093464A"/>
    <w:pPr>
      <w:suppressLineNumbers/>
      <w:spacing w:before="120" w:after="120"/>
    </w:pPr>
    <w:rPr>
      <w:rFonts w:cs="Lohit Hindi"/>
      <w:i/>
      <w:iCs/>
      <w:sz w:val="24"/>
      <w:szCs w:val="24"/>
    </w:rPr>
  </w:style>
  <w:style w:type="paragraph" w:customStyle="1" w:styleId="List">
    <w:name w:val="Index"/>
    <w:basedOn w:val="Normal"/>
    <w:rsid w:val="0093464A"/>
    <w:pPr>
      <w:suppressLineNumbers/>
    </w:pPr>
    <w:rPr>
      <w:rFonts w:cs="Lohit Hindi"/>
    </w:rPr>
  </w:style>
  <w:style w:type="paragraph" w:styleId="Caption">
    <w:name w:val="header"/>
    <w:basedOn w:val="Normal"/>
    <w:rsid w:val="0093464A"/>
    <w:pPr>
      <w:spacing w:after="0" w:line="240" w:lineRule="auto"/>
    </w:pPr>
  </w:style>
  <w:style w:type="paragraph" w:styleId="Index">
    <w:name w:val="footer"/>
    <w:basedOn w:val="Normal"/>
    <w:rsid w:val="0093464A"/>
    <w:pPr>
      <w:spacing w:after="0" w:line="240" w:lineRule="auto"/>
    </w:pPr>
  </w:style>
  <w:style w:type="paragraph" w:styleId="Header">
    <w:name w:val="Balloon Text"/>
    <w:basedOn w:val="Normal"/>
    <w:rsid w:val="0093464A"/>
    <w:pPr>
      <w:spacing w:after="0" w:line="240" w:lineRule="auto"/>
    </w:pPr>
    <w:rPr>
      <w:rFonts w:ascii="Tahoma" w:hAnsi="Tahoma" w:cs="Tahoma"/>
      <w:sz w:val="16"/>
      <w:szCs w:val="16"/>
    </w:rPr>
  </w:style>
  <w:style w:type="paragraph" w:styleId="Footer">
    <w:name w:val="footnote text"/>
    <w:aliases w:val="Paragraph Footnote"/>
    <w:basedOn w:val="Normal"/>
    <w:uiPriority w:val="99"/>
    <w:rsid w:val="0093464A"/>
    <w:rPr>
      <w:sz w:val="20"/>
      <w:szCs w:val="20"/>
    </w:rPr>
  </w:style>
  <w:style w:type="paragraph" w:customStyle="1" w:styleId="BalloonText">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FootnoteText">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CharCharCharCharCharCharCharCharCharCarattereCarattereCharCharCarattereCarattere">
    <w:name w:val="toc 2"/>
    <w:basedOn w:val="Normal"/>
    <w:next w:val="Normal"/>
    <w:uiPriority w:val="39"/>
    <w:rsid w:val="0093464A"/>
    <w:pPr>
      <w:ind w:left="220"/>
    </w:pPr>
  </w:style>
  <w:style w:type="paragraph" w:styleId="TOC1">
    <w:name w:val="annotation text"/>
    <w:basedOn w:val="Normal"/>
    <w:rsid w:val="0093464A"/>
    <w:rPr>
      <w:sz w:val="20"/>
      <w:szCs w:val="20"/>
    </w:rPr>
  </w:style>
  <w:style w:type="paragraph" w:styleId="TOC2">
    <w:name w:val="annotation subject"/>
    <w:basedOn w:val="TOC1"/>
    <w:next w:val="TOC1"/>
    <w:rsid w:val="0093464A"/>
    <w:rPr>
      <w:b/>
      <w:bCs/>
    </w:rPr>
  </w:style>
  <w:style w:type="paragraph" w:customStyle="1" w:styleId="CommentText">
    <w:name w:val="Table Contents"/>
    <w:basedOn w:val="Normal"/>
    <w:rsid w:val="0093464A"/>
    <w:pPr>
      <w:suppressLineNumbers/>
    </w:pPr>
  </w:style>
  <w:style w:type="paragraph" w:customStyle="1" w:styleId="CommentSubject">
    <w:name w:val="Table Heading"/>
    <w:basedOn w:val="CommentText"/>
    <w:rsid w:val="0093464A"/>
    <w:pPr>
      <w:jc w:val="center"/>
    </w:pPr>
    <w:rPr>
      <w:b/>
      <w:bCs/>
    </w:rPr>
  </w:style>
  <w:style w:type="paragraph" w:styleId="TableContents">
    <w:name w:val="toc 3"/>
    <w:basedOn w:val="List"/>
    <w:uiPriority w:val="39"/>
    <w:rsid w:val="0093464A"/>
    <w:pPr>
      <w:ind w:left="566"/>
    </w:pPr>
  </w:style>
  <w:style w:type="paragraph" w:styleId="TableHeading">
    <w:name w:val="toc 4"/>
    <w:basedOn w:val="List"/>
    <w:uiPriority w:val="39"/>
    <w:rsid w:val="0093464A"/>
    <w:pPr>
      <w:ind w:left="849"/>
    </w:pPr>
  </w:style>
  <w:style w:type="paragraph" w:styleId="TOC3">
    <w:name w:val="toc 5"/>
    <w:basedOn w:val="List"/>
    <w:rsid w:val="0093464A"/>
    <w:pPr>
      <w:ind w:left="1132"/>
    </w:pPr>
  </w:style>
  <w:style w:type="paragraph" w:styleId="TOC4">
    <w:name w:val="toc 6"/>
    <w:basedOn w:val="List"/>
    <w:rsid w:val="0093464A"/>
    <w:pPr>
      <w:ind w:left="1415"/>
    </w:pPr>
  </w:style>
  <w:style w:type="paragraph" w:styleId="TOC5">
    <w:name w:val="toc 7"/>
    <w:basedOn w:val="List"/>
    <w:rsid w:val="0093464A"/>
    <w:pPr>
      <w:ind w:left="1698"/>
    </w:pPr>
  </w:style>
  <w:style w:type="paragraph" w:styleId="TOC6">
    <w:name w:val="toc 8"/>
    <w:basedOn w:val="List"/>
    <w:rsid w:val="0093464A"/>
    <w:pPr>
      <w:ind w:left="1981"/>
    </w:pPr>
  </w:style>
  <w:style w:type="paragraph" w:styleId="TOC7">
    <w:name w:val="toc 9"/>
    <w:basedOn w:val="List"/>
    <w:rsid w:val="0093464A"/>
    <w:pPr>
      <w:ind w:left="2264"/>
    </w:pPr>
  </w:style>
  <w:style w:type="paragraph" w:customStyle="1" w:styleId="TOC8">
    <w:name w:val="Contents 10"/>
    <w:basedOn w:val="List"/>
    <w:rsid w:val="0093464A"/>
    <w:pPr>
      <w:ind w:left="2547"/>
    </w:pPr>
  </w:style>
  <w:style w:type="paragraph" w:styleId="TOC9">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Contents10">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ListParagraph">
    <w:name w:val="hps"/>
    <w:basedOn w:val="DefaultParagraphFont"/>
    <w:rsid w:val="00573CF6"/>
  </w:style>
  <w:style w:type="paragraph" w:styleId="NumberedPara">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02455048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8" Type="http://schemas.openxmlformats.org/officeDocument/2006/relationships/hyperlink" Target="http://www.ksh.hu/apps/meta.main?p_lang=EN" TargetMode="External"/><Relationship Id="rId26" Type="http://schemas.openxmlformats.org/officeDocument/2006/relationships/hyperlink" Target="http://comtrade.un.org/" TargetMode="External"/><Relationship Id="rId39" Type="http://schemas.openxmlformats.org/officeDocument/2006/relationships/image" Target="media/image13.wmf"/><Relationship Id="rId21" Type="http://schemas.openxmlformats.org/officeDocument/2006/relationships/hyperlink" Target="http://www.wfp.org/fais/" TargetMode="External"/><Relationship Id="rId34" Type="http://schemas.openxmlformats.org/officeDocument/2006/relationships/image" Target="media/image8.png"/><Relationship Id="rId42" Type="http://schemas.openxmlformats.org/officeDocument/2006/relationships/oleObject" Target="embeddings/oleObject2.bin"/><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image" Target="media/image28.emf"/><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faostat3.fao.org" TargetMode="External"/><Relationship Id="rId29" Type="http://schemas.openxmlformats.org/officeDocument/2006/relationships/image" Target="media/image3.emf"/><Relationship Id="rId11" Type="http://schemas.openxmlformats.org/officeDocument/2006/relationships/hyperlink" Target="file:///C:\Users\schmidhube\Dropbox\SWS\FBS%20sourcebook\master.docx" TargetMode="External"/><Relationship Id="rId24" Type="http://schemas.openxmlformats.org/officeDocument/2006/relationships/chart" Target="charts/chart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16.wmf"/><Relationship Id="rId53" Type="http://schemas.openxmlformats.org/officeDocument/2006/relationships/image" Target="media/image21.emf"/><Relationship Id="rId58" Type="http://schemas.openxmlformats.org/officeDocument/2006/relationships/hyperlink" Target="http://unstats.un.org/unsd/comtrade_announcement.htm" TargetMode="External"/><Relationship Id="rId66" Type="http://schemas.openxmlformats.org/officeDocument/2006/relationships/image" Target="media/image31.emf"/><Relationship Id="rId7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2.emf"/><Relationship Id="rId28" Type="http://schemas.openxmlformats.org/officeDocument/2006/relationships/hyperlink" Target="http://unstats.un.org/unsd/trade/imts/imts_default.htm"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oleObject" Target="embeddings/oleObject5.bin"/><Relationship Id="rId10" Type="http://schemas.openxmlformats.org/officeDocument/2006/relationships/hyperlink" Target="file:///C:\Users\schmidhube\Dropbox\SWS\FBS%20sourcebook\master.docx" TargetMode="External"/><Relationship Id="rId19" Type="http://schemas.openxmlformats.org/officeDocument/2006/relationships/hyperlink" Target="http://comtrade.un.org" TargetMode="External"/><Relationship Id="rId31" Type="http://schemas.openxmlformats.org/officeDocument/2006/relationships/image" Target="media/image5.png"/><Relationship Id="rId44" Type="http://schemas.openxmlformats.org/officeDocument/2006/relationships/oleObject" Target="embeddings/oleObject3.bin"/><Relationship Id="rId52" Type="http://schemas.openxmlformats.org/officeDocument/2006/relationships/chart" Target="charts/chart4.xml"/><Relationship Id="rId60" Type="http://schemas.openxmlformats.org/officeDocument/2006/relationships/image" Target="media/image26.emf"/><Relationship Id="rId65" Type="http://schemas.openxmlformats.org/officeDocument/2006/relationships/image" Target="media/image30.emf"/><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schmidhube\Dropbox\SWS\FBS%20sourcebook\master.docx" TargetMode="External"/><Relationship Id="rId14" Type="http://schemas.openxmlformats.org/officeDocument/2006/relationships/hyperlink" Target="file:///C:\Users\schmidhube\Dropbox\SWS\FBS%20sourcebook\master.docx" TargetMode="External"/><Relationship Id="rId22" Type="http://schemas.openxmlformats.org/officeDocument/2006/relationships/image" Target="media/image1.png"/><Relationship Id="rId27" Type="http://schemas.openxmlformats.org/officeDocument/2006/relationships/hyperlink" Target="http://unstats.un.org/unsd/trade/methodology%20imts.htm" TargetMode="External"/><Relationship Id="rId30" Type="http://schemas.openxmlformats.org/officeDocument/2006/relationships/image" Target="media/image4.emf"/><Relationship Id="rId35" Type="http://schemas.openxmlformats.org/officeDocument/2006/relationships/image" Target="media/image9.png"/><Relationship Id="rId43" Type="http://schemas.openxmlformats.org/officeDocument/2006/relationships/image" Target="media/image15.wmf"/><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emf"/><Relationship Id="rId69"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chart" Target="charts/chart3.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schmidhube\Dropbox\SWS\FBS%20sourcebook\master.docx" TargetMode="External"/><Relationship Id="rId17" Type="http://schemas.openxmlformats.org/officeDocument/2006/relationships/hyperlink" Target="http://www.gtis.com/english/GTIS_GTA.html%20%5b17" TargetMode="External"/><Relationship Id="rId25" Type="http://schemas.openxmlformats.org/officeDocument/2006/relationships/chart" Target="charts/chart2.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oleObject" Target="embeddings/oleObject4.bin"/><Relationship Id="rId59" Type="http://schemas.openxmlformats.org/officeDocument/2006/relationships/hyperlink" Target="http://unstats.un.org/unsd/methods/m49/m49.htm" TargetMode="External"/><Relationship Id="rId67" Type="http://schemas.openxmlformats.org/officeDocument/2006/relationships/image" Target="media/image32.png"/><Relationship Id="rId20" Type="http://schemas.openxmlformats.org/officeDocument/2006/relationships/hyperlink" Target="http://www.e-unwto.org/toc/unwtotfb/current" TargetMode="External"/><Relationship Id="rId41" Type="http://schemas.openxmlformats.org/officeDocument/2006/relationships/image" Target="media/image14.wmf"/><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regcst.asp?Cl=28" TargetMode="External"/><Relationship Id="rId13" Type="http://schemas.openxmlformats.org/officeDocument/2006/relationships/hyperlink" Target="http://www.fao.org/docrep/003/X9892E/X9892E00.HTM" TargetMode="External"/><Relationship Id="rId3" Type="http://schemas.openxmlformats.org/officeDocument/2006/relationships/hyperlink" Target="http://www.wcoomd.org/en/topics/nomenclature/overview/what-is-the-harmonized-system.aspx" TargetMode="External"/><Relationship Id="rId7" Type="http://schemas.openxmlformats.org/officeDocument/2006/relationships/hyperlink" Target="http://www.fao.org/waicent/faoinfo/economic/faodef/faodefe.htm" TargetMode="External"/><Relationship Id="rId12" Type="http://schemas.openxmlformats.org/officeDocument/2006/relationships/hyperlink" Target="http://unstats.un.org/unsd/class/intercop/expertgroup/2013/AC267-5.PDF"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www.fao.org/economic/ess/ess-standards/commodity/en/" TargetMode="External"/><Relationship Id="rId11" Type="http://schemas.openxmlformats.org/officeDocument/2006/relationships/hyperlink" Target="http://www.fao.org/docrep/003/X9892E/X9892E00.HTM" TargetMode="External"/><Relationship Id="rId5" Type="http://schemas.openxmlformats.org/officeDocument/2006/relationships/hyperlink" Target="http://madb.europa.eu/" TargetMode="External"/><Relationship Id="rId10" Type="http://schemas.openxmlformats.org/officeDocument/2006/relationships/hyperlink" Target="http://www.cbs.nl/NR/rdonlyres/A8A9AB3B-37F6-480A-BA76-253979DED22D/0/200901x10pub.pdf" TargetMode="External"/><Relationship Id="rId4" Type="http://schemas.openxmlformats.org/officeDocument/2006/relationships/hyperlink" Target="http://unstats.un.org/unsd/tradekb/Knowledgebase/Quantity-and-Weight-Data-in-UN-Comtrade" TargetMode="External"/><Relationship Id="rId9" Type="http://schemas.openxmlformats.org/officeDocument/2006/relationships/hyperlink" Target="http://unstats.un.org/unsd/publication/SeriesM/SeriesM_34rev4e.pdf"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49965824"/>
        <c:axId val="149971712"/>
      </c:lineChart>
      <c:catAx>
        <c:axId val="149965824"/>
        <c:scaling>
          <c:orientation val="minMax"/>
        </c:scaling>
        <c:axPos val="b"/>
        <c:numFmt formatCode="General" sourceLinked="0"/>
        <c:majorTickMark val="none"/>
        <c:tickLblPos val="nextTo"/>
        <c:crossAx val="149971712"/>
        <c:crosses val="autoZero"/>
        <c:auto val="1"/>
        <c:lblAlgn val="ctr"/>
        <c:lblOffset val="100"/>
      </c:catAx>
      <c:valAx>
        <c:axId val="149971712"/>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49965824"/>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51061248"/>
        <c:axId val="151062784"/>
      </c:lineChart>
      <c:catAx>
        <c:axId val="151061248"/>
        <c:scaling>
          <c:orientation val="minMax"/>
        </c:scaling>
        <c:axPos val="b"/>
        <c:numFmt formatCode="General" sourceLinked="0"/>
        <c:majorTickMark val="none"/>
        <c:tickLblPos val="nextTo"/>
        <c:crossAx val="151062784"/>
        <c:crosses val="autoZero"/>
        <c:auto val="1"/>
        <c:lblAlgn val="ctr"/>
        <c:lblOffset val="100"/>
      </c:catAx>
      <c:valAx>
        <c:axId val="15106278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51061248"/>
        <c:crosses val="autoZero"/>
        <c:crossBetween val="between"/>
      </c:valAx>
    </c:plotArea>
    <c:legend>
      <c:legendPos val="r"/>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23.253446999999785</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50.223936000000371</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127.35277599999904</c:v>
                </c:pt>
                <c:pt idx="46">
                  <c:v>154.59884800000145</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16.796043999999803</c:v>
                </c:pt>
                <c:pt idx="32">
                  <c:v>16.623384999999999</c:v>
                </c:pt>
                <c:pt idx="33">
                  <c:v>18.295205999999986</c:v>
                </c:pt>
                <c:pt idx="34">
                  <c:v>19.681920999999999</c:v>
                </c:pt>
                <c:pt idx="35">
                  <c:v>22.329274999999999</c:v>
                </c:pt>
                <c:pt idx="36">
                  <c:v>22.312858000000244</c:v>
                </c:pt>
                <c:pt idx="37">
                  <c:v>25.877208000000035</c:v>
                </c:pt>
                <c:pt idx="38">
                  <c:v>27.5799850000002</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1.1319999999999879</c:v>
                </c:pt>
                <c:pt idx="10">
                  <c:v>1.2789999999999881</c:v>
                </c:pt>
                <c:pt idx="11">
                  <c:v>1.2209999999999868</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51132416"/>
        <c:axId val="151171072"/>
      </c:lineChart>
      <c:catAx>
        <c:axId val="1511324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71072"/>
        <c:crosses val="autoZero"/>
        <c:auto val="1"/>
        <c:lblAlgn val="ctr"/>
        <c:lblOffset val="100"/>
      </c:catAx>
      <c:valAx>
        <c:axId val="1511710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324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23.253446999999785</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50.223936000000371</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127.35277599999904</c:v>
                </c:pt>
                <c:pt idx="46">
                  <c:v>154.59884800000145</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16.796043999999803</c:v>
                </c:pt>
                <c:pt idx="32">
                  <c:v>16.623384999999999</c:v>
                </c:pt>
                <c:pt idx="33">
                  <c:v>18.295205999999986</c:v>
                </c:pt>
                <c:pt idx="34">
                  <c:v>19.681920999999999</c:v>
                </c:pt>
                <c:pt idx="35">
                  <c:v>22.329274999999999</c:v>
                </c:pt>
                <c:pt idx="36">
                  <c:v>22.312858000000244</c:v>
                </c:pt>
                <c:pt idx="37">
                  <c:v>25.877208000000035</c:v>
                </c:pt>
                <c:pt idx="38">
                  <c:v>27.5799850000002</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1.1319999999999879</c:v>
                </c:pt>
                <c:pt idx="10">
                  <c:v>1.2789999999999881</c:v>
                </c:pt>
                <c:pt idx="11">
                  <c:v>1.2209999999999868</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62335360"/>
        <c:axId val="162345344"/>
      </c:lineChart>
      <c:catAx>
        <c:axId val="1623353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45344"/>
        <c:crosses val="autoZero"/>
        <c:auto val="1"/>
        <c:lblAlgn val="ctr"/>
        <c:lblOffset val="100"/>
      </c:catAx>
      <c:valAx>
        <c:axId val="1623453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353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7F7920-782A-4856-82F2-7D65A19021AA}">
  <ds:schemaRefs>
    <ds:schemaRef ds:uri="http://schemas.openxmlformats.org/officeDocument/2006/bibliography"/>
  </ds:schemaRefs>
</ds:datastoreItem>
</file>

<file path=customXml/itemProps2.xml><?xml version="1.0" encoding="utf-8"?>
<ds:datastoreItem xmlns:ds="http://schemas.openxmlformats.org/officeDocument/2006/customXml" ds:itemID="{24E97B2F-3EB1-47C1-9EA4-06452D6B4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186</Pages>
  <Words>66344</Words>
  <Characters>378162</Characters>
  <Application>Microsoft Office Word</Application>
  <DocSecurity>0</DocSecurity>
  <Lines>3151</Lines>
  <Paragraphs>887</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443619</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Connell</dc:creator>
  <cp:lastModifiedBy>Valentina Ramaschiello (ESS)</cp:lastModifiedBy>
  <cp:revision>58</cp:revision>
  <cp:lastPrinted>2011-08-11T08:50:00Z</cp:lastPrinted>
  <dcterms:created xsi:type="dcterms:W3CDTF">2015-08-26T13:38:00Z</dcterms:created>
  <dcterms:modified xsi:type="dcterms:W3CDTF">2015-09-01T12:26:00Z</dcterms:modified>
</cp:coreProperties>
</file>