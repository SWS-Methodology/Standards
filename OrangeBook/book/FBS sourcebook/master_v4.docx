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F31509" w:rsidRDefault="00982B99" w:rsidP="00982B99">
      <w:pPr>
        <w:pStyle w:val="Title"/>
        <w:rPr>
          <w:rFonts w:asciiTheme="majorBidi" w:hAnsiTheme="majorBidi"/>
          <w:lang w:val="en-GB"/>
        </w:rPr>
      </w:pPr>
      <w:bookmarkStart w:id="1" w:name="_Toc428383815"/>
      <w:bookmarkStart w:id="2" w:name="_Toc421025833"/>
      <w:bookmarkStart w:id="3" w:name="_Toc323537491"/>
      <w:r w:rsidRPr="00F31509">
        <w:rPr>
          <w:rFonts w:asciiTheme="majorBidi" w:hAnsiTheme="majorBidi"/>
          <w:lang w:val="en-GB"/>
        </w:rPr>
        <w:t>The FAO source book for the compilation of 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F31509" w:rsidRDefault="00982B99" w:rsidP="00374C82">
      <w:pPr>
        <w:pStyle w:val="Heading1"/>
        <w:rPr>
          <w:rFonts w:asciiTheme="majorBidi" w:hAnsiTheme="majorBidi" w:cstheme="majorBidi"/>
        </w:rPr>
      </w:pPr>
      <w:bookmarkStart w:id="4" w:name="_Toc428436034"/>
      <w:bookmarkStart w:id="5" w:name="_Toc428436335"/>
      <w:bookmarkStart w:id="6" w:name="_Toc428436461"/>
      <w:r w:rsidRPr="00F31509">
        <w:rPr>
          <w:rFonts w:asciiTheme="majorBidi" w:hAnsiTheme="majorBidi" w:cstheme="majorBidi"/>
        </w:rPr>
        <w:lastRenderedPageBreak/>
        <w:t>Table of Contents</w:t>
      </w:r>
      <w:bookmarkEnd w:id="4"/>
      <w:bookmarkEnd w:id="5"/>
      <w:bookmarkEnd w:id="6"/>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r w:rsidRPr="00B80079">
        <w:rPr>
          <w:rFonts w:asciiTheme="majorBidi" w:hAnsiTheme="majorBidi" w:cstheme="majorBidi"/>
          <w:lang w:val="en-GB" w:eastAsia="en-US"/>
        </w:rPr>
        <w:fldChar w:fldCharType="begin"/>
      </w:r>
      <w:r w:rsidR="00F857C8" w:rsidRPr="00F31509">
        <w:rPr>
          <w:rFonts w:asciiTheme="majorBidi" w:hAnsiTheme="majorBidi" w:cstheme="majorBidi"/>
          <w:lang w:val="en-GB" w:eastAsia="en-US"/>
        </w:rPr>
        <w:instrText xml:space="preserve"> TOC \o "1-2" \h \z \u </w:instrText>
      </w:r>
      <w:r w:rsidRPr="00B80079">
        <w:rPr>
          <w:rFonts w:asciiTheme="majorBidi" w:hAnsiTheme="majorBidi" w:cstheme="majorBidi"/>
          <w:lang w:val="en-GB" w:eastAsia="en-US"/>
        </w:rPr>
        <w:fldChar w:fldCharType="separate"/>
      </w:r>
      <w:hyperlink w:anchor="_Toc428436461" w:history="1">
        <w:r w:rsidR="00F857C8" w:rsidRPr="00F31509">
          <w:rPr>
            <w:rStyle w:val="Hyperlink"/>
            <w:rFonts w:asciiTheme="majorBidi" w:hAnsiTheme="majorBidi" w:cstheme="majorBidi"/>
            <w:smallCaps w:val="0"/>
            <w:noProof/>
            <w:szCs w:val="22"/>
            <w:lang w:val="en-GB"/>
          </w:rPr>
          <w:t>Table of Contents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2</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2" w:history="1">
        <w:r w:rsidR="00F857C8" w:rsidRPr="00F31509">
          <w:rPr>
            <w:rStyle w:val="Hyperlink"/>
            <w:rFonts w:asciiTheme="majorBidi" w:eastAsiaTheme="majorEastAsia" w:hAnsiTheme="majorBidi" w:cstheme="majorBidi"/>
            <w:smallCaps w:val="0"/>
            <w:noProof/>
            <w:szCs w:val="22"/>
            <w:lang w:val="en-GB" w:eastAsia="en-US"/>
          </w:rPr>
          <w:t>List of Tables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4</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3" w:history="1">
        <w:r w:rsidR="00F857C8" w:rsidRPr="00F31509">
          <w:rPr>
            <w:rStyle w:val="Hyperlink"/>
            <w:rFonts w:asciiTheme="majorBidi" w:hAnsiTheme="majorBidi" w:cstheme="majorBidi"/>
            <w:smallCaps w:val="0"/>
            <w:noProof/>
            <w:szCs w:val="22"/>
            <w:lang w:val="en-GB"/>
          </w:rPr>
          <w:t>List of Figures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_Toc428436463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6</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4" w:history="1">
        <w:r w:rsidR="00F857C8" w:rsidRPr="00F31509">
          <w:rPr>
            <w:rStyle w:val="Hyperlink"/>
            <w:rFonts w:asciiTheme="majorBidi" w:hAnsiTheme="majorBidi" w:cstheme="majorBidi"/>
            <w:smallCaps w:val="0"/>
            <w:noProof/>
            <w:szCs w:val="22"/>
            <w:lang w:val="en-GB"/>
          </w:rPr>
          <w:t>About this document</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_Toc428436464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8</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5" w:history="1">
        <w:r w:rsidR="00F857C8" w:rsidRPr="00F31509">
          <w:rPr>
            <w:rStyle w:val="Hyperlink"/>
            <w:rFonts w:asciiTheme="majorBidi" w:hAnsiTheme="majorBidi" w:cstheme="majorBidi"/>
            <w:smallCaps w:val="0"/>
            <w:noProof/>
            <w:lang w:val="en-GB"/>
          </w:rPr>
          <w:t>Overarching findings and principles guiding the FBS revisions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6" w:history="1">
        <w:r w:rsidR="00F857C8" w:rsidRPr="00F31509">
          <w:rPr>
            <w:rStyle w:val="Hyperlink"/>
            <w:rFonts w:asciiTheme="majorBidi" w:hAnsiTheme="majorBidi" w:cstheme="majorBidi"/>
            <w:smallCaps w:val="0"/>
            <w:noProof/>
            <w:szCs w:val="22"/>
            <w:lang w:val="en-GB"/>
          </w:rPr>
          <w:t>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11</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7" w:history="1">
        <w:r w:rsidR="00F857C8" w:rsidRPr="00F31509">
          <w:rPr>
            <w:rStyle w:val="Hyperlink"/>
            <w:rFonts w:asciiTheme="majorBidi" w:eastAsia="Calibri" w:hAnsiTheme="majorBidi" w:cstheme="majorBidi"/>
            <w:smallCaps w:val="0"/>
            <w:noProof/>
            <w:lang w:val="en-GB" w:eastAsia="en-US"/>
          </w:rPr>
          <w:t>FBS history and background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8" w:history="1">
        <w:r w:rsidR="00F857C8" w:rsidRPr="00F31509">
          <w:rPr>
            <w:rStyle w:val="Hyperlink"/>
            <w:rFonts w:asciiTheme="majorBidi" w:hAnsiTheme="majorBidi" w:cstheme="majorBidi"/>
            <w:smallCaps w:val="0"/>
            <w:noProof/>
            <w:lang w:val="en-GB"/>
          </w:rPr>
          <w:t>Use and usefulness of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9" w:history="1">
        <w:r w:rsidR="00F857C8" w:rsidRPr="00F31509">
          <w:rPr>
            <w:rStyle w:val="Hyperlink"/>
            <w:rFonts w:asciiTheme="majorBidi" w:eastAsia="Calibri" w:hAnsiTheme="majorBidi" w:cstheme="majorBidi"/>
            <w:smallCaps w:val="0"/>
            <w:noProof/>
            <w:lang w:val="en-GB" w:eastAsia="en-US"/>
          </w:rPr>
          <w:t>Limitations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0" w:history="1">
        <w:r w:rsidR="00F857C8" w:rsidRPr="00F31509">
          <w:rPr>
            <w:rStyle w:val="Hyperlink"/>
            <w:rFonts w:asciiTheme="majorBidi" w:hAnsiTheme="majorBidi" w:cstheme="majorBidi"/>
            <w:smallCaps w:val="0"/>
            <w:noProof/>
            <w:szCs w:val="22"/>
            <w:lang w:val="en-GB"/>
          </w:rPr>
          <w:t>FBSs and SUAs, underlying data, sources, measurement and imputation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_Toc428436470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1" w:history="1">
        <w:r w:rsidR="00F857C8" w:rsidRPr="00F31509">
          <w:rPr>
            <w:rStyle w:val="Hyperlink"/>
            <w:rFonts w:asciiTheme="majorBidi" w:hAnsiTheme="majorBidi" w:cstheme="majorBidi"/>
            <w:smallCaps w:val="0"/>
            <w:noProof/>
            <w:lang w:val="en-GB"/>
          </w:rPr>
          <w:t>FBSs and SUAs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2" w:history="1">
        <w:r w:rsidR="00F857C8" w:rsidRPr="00F31509">
          <w:rPr>
            <w:rStyle w:val="Hyperlink"/>
            <w:rFonts w:asciiTheme="majorBidi" w:hAnsiTheme="majorBidi" w:cstheme="majorBidi"/>
            <w:smallCaps w:val="0"/>
            <w:noProof/>
            <w:lang w:val="en-GB"/>
          </w:rPr>
          <w:t>Sources</w:t>
        </w:r>
        <w:r w:rsidR="00F857C8" w:rsidRPr="00F31509">
          <w:rPr>
            <w:rStyle w:val="Hyperlink"/>
            <w:rFonts w:asciiTheme="majorBidi" w:hAnsiTheme="majorBidi" w:cstheme="majorBidi"/>
            <w:smallCaps w:val="0"/>
            <w:noProof/>
            <w:lang w:val="en-GB"/>
          </w:rPr>
          <w:t xml:space="preserve"> </w:t>
        </w:r>
        <w:r w:rsidR="00F857C8" w:rsidRPr="00F31509">
          <w:rPr>
            <w:rStyle w:val="Hyperlink"/>
            <w:rFonts w:asciiTheme="majorBidi" w:hAnsiTheme="majorBidi" w:cstheme="majorBidi"/>
            <w:smallCaps w:val="0"/>
            <w:noProof/>
            <w:lang w:val="en-GB"/>
          </w:rPr>
          <w:t>and collection of FBS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23</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3" w:history="1">
        <w:r w:rsidR="00F857C8" w:rsidRPr="00F31509">
          <w:rPr>
            <w:rStyle w:val="Hyperlink"/>
            <w:rFonts w:asciiTheme="majorBidi" w:hAnsiTheme="majorBidi" w:cstheme="majorBidi"/>
            <w:smallCaps w:val="0"/>
            <w:noProof/>
            <w:lang w:val="en-GB"/>
          </w:rPr>
          <w:t>Data collection for FBS compilation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4" w:history="1">
        <w:r w:rsidR="00F857C8" w:rsidRPr="00F31509">
          <w:rPr>
            <w:rStyle w:val="Hyperlink"/>
            <w:rFonts w:asciiTheme="majorBidi" w:hAnsiTheme="majorBidi" w:cstheme="majorBidi"/>
            <w:smallCaps w:val="0"/>
            <w:noProof/>
            <w:lang w:val="en-GB"/>
          </w:rPr>
          <w:t>Production estimates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25</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5" w:history="1">
        <w:r w:rsidR="00F857C8" w:rsidRPr="00F31509">
          <w:rPr>
            <w:rStyle w:val="Hyperlink"/>
            <w:rFonts w:asciiTheme="majorBidi" w:hAnsiTheme="majorBidi" w:cstheme="majorBidi"/>
            <w:smallCaps w:val="0"/>
            <w:noProof/>
            <w:lang w:val="en-GB"/>
          </w:rPr>
          <w:t>References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36</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6" w:history="1">
        <w:r w:rsidR="00F857C8" w:rsidRPr="00F31509">
          <w:rPr>
            <w:rStyle w:val="Hyperlink"/>
            <w:rFonts w:asciiTheme="majorBidi" w:hAnsiTheme="majorBidi" w:cstheme="majorBidi"/>
            <w:smallCaps w:val="0"/>
            <w:noProof/>
            <w:szCs w:val="22"/>
            <w:lang w:val="en-GB"/>
          </w:rPr>
          <w:t>Balancing and standardization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39</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7" w:history="1">
        <w:r w:rsidR="00F857C8" w:rsidRPr="00F31509">
          <w:rPr>
            <w:rStyle w:val="Hyperlink"/>
            <w:rFonts w:asciiTheme="majorBidi" w:hAnsiTheme="majorBidi" w:cstheme="majorBidi"/>
            <w:smallCaps w:val="0"/>
            <w:noProof/>
            <w:lang w:val="en-GB"/>
          </w:rPr>
          <w:t>The basic bala</w:t>
        </w:r>
        <w:r w:rsidR="00F857C8" w:rsidRPr="00F31509">
          <w:rPr>
            <w:rStyle w:val="Hyperlink"/>
            <w:rFonts w:asciiTheme="majorBidi" w:hAnsiTheme="majorBidi" w:cstheme="majorBidi"/>
            <w:smallCaps w:val="0"/>
            <w:noProof/>
            <w:lang w:val="en-GB"/>
          </w:rPr>
          <w:t>n</w:t>
        </w:r>
        <w:r w:rsidR="00F857C8" w:rsidRPr="00F31509">
          <w:rPr>
            <w:rStyle w:val="Hyperlink"/>
            <w:rFonts w:asciiTheme="majorBidi" w:hAnsiTheme="majorBidi" w:cstheme="majorBidi"/>
            <w:smallCaps w:val="0"/>
            <w:noProof/>
            <w:lang w:val="en-GB"/>
          </w:rPr>
          <w:t>ce and the balancing mechanism</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8" w:history="1">
        <w:r w:rsidR="00F857C8" w:rsidRPr="00F31509">
          <w:rPr>
            <w:rStyle w:val="Hyperlink"/>
            <w:rFonts w:asciiTheme="majorBidi" w:hAnsiTheme="majorBidi" w:cstheme="majorBidi"/>
            <w:smallCaps w:val="0"/>
            <w:noProof/>
            <w:lang w:val="en-GB"/>
          </w:rPr>
          <w:t>Standardization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9" w:history="1">
        <w:r w:rsidR="00F857C8" w:rsidRPr="00F31509">
          <w:rPr>
            <w:rStyle w:val="Hyperlink"/>
            <w:rFonts w:asciiTheme="majorBidi" w:hAnsiTheme="majorBidi" w:cstheme="majorBidi"/>
            <w:smallCaps w:val="0"/>
            <w:noProof/>
            <w:lang w:val="en-GB"/>
          </w:rPr>
          <w:t>SUAs and processed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0" w:history="1">
        <w:r w:rsidR="00F857C8" w:rsidRPr="00F31509">
          <w:rPr>
            <w:rStyle w:val="Hyperlink"/>
            <w:rFonts w:asciiTheme="majorBidi" w:hAnsiTheme="majorBidi" w:cstheme="majorBidi"/>
            <w:smallCaps w:val="0"/>
            <w:noProof/>
            <w:lang w:val="en-GB"/>
          </w:rPr>
          <w:t>SUAs and commodity trees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1" w:history="1">
        <w:r w:rsidR="00F857C8" w:rsidRPr="00F31509">
          <w:rPr>
            <w:rStyle w:val="Hyperlink"/>
            <w:rFonts w:asciiTheme="majorBidi" w:hAnsiTheme="majorBidi" w:cstheme="majorBidi"/>
            <w:smallCaps w:val="0"/>
            <w:noProof/>
            <w:lang w:val="en-GB"/>
          </w:rPr>
          <w:t>Standardization and 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82" w:history="1">
        <w:r w:rsidR="00F857C8" w:rsidRPr="00F31509">
          <w:rPr>
            <w:rStyle w:val="Hyperlink"/>
            <w:rFonts w:asciiTheme="majorBidi" w:hAnsiTheme="majorBidi" w:cstheme="majorBidi"/>
            <w:smallCaps w:val="0"/>
            <w:noProof/>
            <w:szCs w:val="22"/>
            <w:lang w:val="en-GB"/>
          </w:rPr>
          <w:t>Imputation Methods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_Toc428436482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55</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3" w:history="1">
        <w:r w:rsidR="00F857C8" w:rsidRPr="00F31509">
          <w:rPr>
            <w:rStyle w:val="Hyperlink"/>
            <w:rFonts w:asciiTheme="majorBidi" w:hAnsiTheme="majorBidi" w:cstheme="majorBidi"/>
            <w:smallCaps w:val="0"/>
            <w:noProof/>
            <w:lang w:val="en-GB"/>
          </w:rPr>
          <w:t>Production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4" w:history="1">
        <w:r w:rsidR="00F857C8" w:rsidRPr="00F31509">
          <w:rPr>
            <w:rStyle w:val="Hyperlink"/>
            <w:rFonts w:asciiTheme="majorBidi" w:hAnsiTheme="majorBidi" w:cstheme="majorBidi"/>
            <w:smallCaps w:val="0"/>
            <w:noProof/>
            <w:lang w:val="en-GB"/>
          </w:rPr>
          <w:t>Imputation of production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5" w:history="1">
        <w:r w:rsidR="00F857C8" w:rsidRPr="00F31509">
          <w:rPr>
            <w:rStyle w:val="Hyperlink"/>
            <w:rFonts w:asciiTheme="majorBidi" w:hAnsiTheme="majorBidi" w:cstheme="majorBidi"/>
            <w:smallCaps w:val="0"/>
            <w:noProof/>
            <w:lang w:val="en-GB"/>
          </w:rPr>
          <w:t>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6" w:history="1">
        <w:r w:rsidR="00F857C8" w:rsidRPr="00F31509">
          <w:rPr>
            <w:rStyle w:val="Hyperlink"/>
            <w:rFonts w:asciiTheme="majorBidi" w:hAnsiTheme="majorBidi" w:cstheme="majorBidi"/>
            <w:smallCaps w:val="0"/>
            <w:noProof/>
            <w:lang w:val="en-GB"/>
          </w:rPr>
          <w:t>Stocks and Stock Changes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68</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7" w:history="1">
        <w:r w:rsidR="00F857C8" w:rsidRPr="00F31509">
          <w:rPr>
            <w:rStyle w:val="Hyperlink"/>
            <w:rFonts w:asciiTheme="majorBidi" w:hAnsiTheme="majorBidi" w:cstheme="majorBidi"/>
            <w:smallCaps w:val="0"/>
            <w:noProof/>
            <w:lang w:val="en-GB"/>
          </w:rPr>
          <w:t>Feed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8" w:history="1">
        <w:r w:rsidR="00F857C8" w:rsidRPr="00F31509">
          <w:rPr>
            <w:rStyle w:val="Hyperlink"/>
            <w:rFonts w:asciiTheme="majorBidi" w:hAnsiTheme="majorBidi" w:cstheme="majorBidi"/>
            <w:smallCaps w:val="0"/>
            <w:noProof/>
            <w:lang w:val="en-GB"/>
          </w:rPr>
          <w:t>A brief review of the previous methodology</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9" w:history="1">
        <w:r w:rsidR="00F857C8" w:rsidRPr="00F31509">
          <w:rPr>
            <w:rStyle w:val="Hyperlink"/>
            <w:rFonts w:asciiTheme="majorBidi" w:hAnsiTheme="majorBidi" w:cstheme="majorBidi"/>
            <w:smallCaps w:val="0"/>
            <w:noProof/>
            <w:lang w:val="en-GB"/>
          </w:rPr>
          <w:t>Food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0" w:history="1">
        <w:r w:rsidR="00F857C8" w:rsidRPr="00F31509">
          <w:rPr>
            <w:rStyle w:val="Hyperlink"/>
            <w:rFonts w:asciiTheme="majorBidi" w:hAnsiTheme="majorBidi" w:cstheme="majorBidi"/>
            <w:smallCaps w:val="0"/>
            <w:noProof/>
            <w:lang w:val="en-GB"/>
          </w:rPr>
          <w:t>Tourist Consumption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1" w:history="1">
        <w:r w:rsidR="00F857C8" w:rsidRPr="00F31509">
          <w:rPr>
            <w:rStyle w:val="Hyperlink"/>
            <w:rFonts w:asciiTheme="majorBidi" w:hAnsiTheme="majorBidi" w:cstheme="majorBidi"/>
            <w:smallCaps w:val="0"/>
            <w:noProof/>
            <w:lang w:val="en-GB"/>
          </w:rPr>
          <w:t>Industrial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2" w:history="1">
        <w:r w:rsidR="00F857C8" w:rsidRPr="00F31509">
          <w:rPr>
            <w:rStyle w:val="Hyperlink"/>
            <w:rFonts w:asciiTheme="majorBidi" w:hAnsiTheme="majorBidi" w:cstheme="majorBidi"/>
            <w:smallCaps w:val="0"/>
            <w:noProof/>
            <w:lang w:val="en-GB"/>
          </w:rPr>
          <w:t>Food losses and waste (FLW)</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3" w:history="1">
        <w:r w:rsidR="00F857C8" w:rsidRPr="00F31509">
          <w:rPr>
            <w:rStyle w:val="Hyperlink"/>
            <w:rFonts w:asciiTheme="majorBidi" w:hAnsiTheme="majorBidi" w:cstheme="majorBidi"/>
            <w:smallCaps w:val="0"/>
            <w:noProof/>
            <w:lang w:val="en-GB"/>
          </w:rPr>
          <w:t>Seed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4" w:history="1">
        <w:r w:rsidR="00F857C8" w:rsidRPr="00F31509">
          <w:rPr>
            <w:rStyle w:val="Hyperlink"/>
            <w:rFonts w:asciiTheme="majorBidi" w:hAnsiTheme="majorBidi" w:cstheme="majorBidi"/>
            <w:smallCaps w:val="0"/>
            <w:noProof/>
            <w:lang w:val="en-GB"/>
          </w:rPr>
          <w:t>Residual other uses (ROU)</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95" w:history="1">
        <w:r w:rsidR="00F857C8" w:rsidRPr="00F31509">
          <w:rPr>
            <w:rStyle w:val="Hyperlink"/>
            <w:rFonts w:asciiTheme="majorBidi" w:hAnsiTheme="majorBidi" w:cstheme="majorBidi"/>
            <w:smallCaps w:val="0"/>
            <w:noProof/>
            <w:szCs w:val="22"/>
            <w:lang w:val="en-GB"/>
          </w:rPr>
          <w:t>The Food Balance Sheets Compilation: a step-by-step 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_Toc428436495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109</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6" w:history="1">
        <w:r w:rsidR="00F857C8" w:rsidRPr="00F31509">
          <w:rPr>
            <w:rStyle w:val="Hyperlink"/>
            <w:rFonts w:asciiTheme="majorBidi" w:hAnsiTheme="majorBidi" w:cstheme="majorBidi"/>
            <w:smallCaps w:val="0"/>
            <w:noProof/>
            <w:lang w:val="en-GB"/>
          </w:rPr>
          <w:t>Wheat</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7" w:history="1">
        <w:r w:rsidR="00F857C8" w:rsidRPr="00F31509">
          <w:rPr>
            <w:rStyle w:val="Hyperlink"/>
            <w:rFonts w:asciiTheme="majorBidi" w:hAnsiTheme="majorBidi" w:cstheme="majorBidi"/>
            <w:smallCaps w:val="0"/>
            <w:noProof/>
            <w:lang w:val="en-GB"/>
          </w:rPr>
          <w:t>Sugar</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8" w:history="1">
        <w:r w:rsidR="00F857C8" w:rsidRPr="00F31509">
          <w:rPr>
            <w:rStyle w:val="Hyperlink"/>
            <w:rFonts w:asciiTheme="majorBidi" w:hAnsiTheme="majorBidi" w:cstheme="majorBidi"/>
            <w:smallCaps w:val="0"/>
            <w:noProof/>
            <w:lang w:val="en-GB"/>
          </w:rPr>
          <w:t>Palm Oil</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9" w:history="1">
        <w:r w:rsidR="00F857C8" w:rsidRPr="00F31509">
          <w:rPr>
            <w:rStyle w:val="Hyperlink"/>
            <w:rFonts w:asciiTheme="majorBidi" w:hAnsiTheme="majorBidi" w:cstheme="majorBidi"/>
            <w:smallCaps w:val="0"/>
            <w:noProof/>
            <w:lang w:val="en-GB"/>
          </w:rPr>
          <w:t>Key processing steps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0" w:history="1">
        <w:r w:rsidR="00F857C8" w:rsidRPr="00F31509">
          <w:rPr>
            <w:rStyle w:val="Hyperlink"/>
            <w:rFonts w:asciiTheme="majorBidi" w:hAnsiTheme="majorBidi" w:cstheme="majorBidi"/>
            <w:smallCaps w:val="0"/>
            <w:noProof/>
            <w:lang w:val="en-GB"/>
          </w:rPr>
          <w:t>Trade flow aggregation and commodity balances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1" w:history="1">
        <w:r w:rsidR="00F857C8" w:rsidRPr="00F31509">
          <w:rPr>
            <w:rStyle w:val="Hyperlink"/>
            <w:rFonts w:asciiTheme="majorBidi" w:hAnsiTheme="majorBidi" w:cstheme="majorBidi"/>
            <w:smallCaps w:val="0"/>
            <w:noProof/>
            <w:szCs w:val="22"/>
            <w:lang w:val="en-GB"/>
          </w:rPr>
          <w:t>Commodity Classifications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154</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2" w:history="1">
        <w:r w:rsidR="00F857C8" w:rsidRPr="00F31509">
          <w:rPr>
            <w:rStyle w:val="Hyperlink"/>
            <w:rFonts w:asciiTheme="majorBidi" w:hAnsiTheme="majorBidi" w:cstheme="majorBidi"/>
            <w:smallCaps w:val="0"/>
            <w:noProof/>
            <w:lang w:val="en-GB"/>
          </w:rPr>
          <w:t>Overview of classification systems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154</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3" w:history="1">
        <w:r w:rsidR="00F857C8" w:rsidRPr="00F31509">
          <w:rPr>
            <w:rStyle w:val="Hyperlink"/>
            <w:rFonts w:asciiTheme="majorBidi" w:hAnsiTheme="majorBidi" w:cstheme="majorBidi"/>
            <w:smallCaps w:val="0"/>
            <w:noProof/>
            <w:lang w:val="en-GB"/>
          </w:rPr>
          <w:t>CPC implementation in the production domain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4" w:history="1">
        <w:r w:rsidR="00F857C8" w:rsidRPr="00F31509">
          <w:rPr>
            <w:rStyle w:val="Hyperlink"/>
            <w:rFonts w:asciiTheme="majorBidi" w:hAnsiTheme="majorBidi" w:cstheme="majorBidi"/>
            <w:smallCaps w:val="0"/>
            <w:noProof/>
            <w:lang w:val="en-GB"/>
          </w:rPr>
          <w:t>CPC implementation for SUA and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160</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5" w:history="1">
        <w:r w:rsidR="00F857C8" w:rsidRPr="00F31509">
          <w:rPr>
            <w:rStyle w:val="Hyperlink"/>
            <w:rFonts w:asciiTheme="majorBidi" w:hAnsiTheme="majorBidi" w:cstheme="majorBidi"/>
            <w:smallCaps w:val="0"/>
            <w:noProof/>
            <w:lang w:val="en-GB"/>
          </w:rPr>
          <w:t>Appendix 1</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166</w:t>
        </w:r>
        <w:r w:rsidRPr="00F31509">
          <w:rPr>
            <w:rFonts w:asciiTheme="majorBidi" w:hAnsiTheme="majorBidi" w:cstheme="majorBidi"/>
            <w:noProof/>
            <w:webHidden/>
            <w:lang w:val="en-GB"/>
          </w:rPr>
          <w:fldChar w:fldCharType="end"/>
        </w:r>
      </w:hyperlink>
    </w:p>
    <w:p w:rsidR="00F857C8" w:rsidRPr="00F31509" w:rsidRDefault="00B80079"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6" w:history="1">
        <w:r w:rsidR="00F857C8" w:rsidRPr="00F31509">
          <w:rPr>
            <w:rStyle w:val="Hyperlink"/>
            <w:rFonts w:asciiTheme="majorBidi" w:hAnsiTheme="majorBidi" w:cstheme="majorBidi"/>
            <w:smallCaps w:val="0"/>
            <w:noProof/>
            <w:szCs w:val="22"/>
            <w:lang w:val="en-GB"/>
          </w:rPr>
          <w:t>Concepts and Definitions used in FAO Food Balance Sheets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170</w:t>
        </w:r>
        <w:r w:rsidRPr="00F31509">
          <w:rPr>
            <w:rFonts w:asciiTheme="majorBidi" w:hAnsiTheme="majorBidi" w:cstheme="majorBidi"/>
            <w:noProof/>
            <w:webHidden/>
            <w:szCs w:val="22"/>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7" w:history="1">
        <w:r w:rsidR="00F857C8" w:rsidRPr="00F31509">
          <w:rPr>
            <w:rStyle w:val="Hyperlink"/>
            <w:rFonts w:asciiTheme="majorBidi" w:eastAsiaTheme="majorEastAsia" w:hAnsiTheme="majorBidi" w:cstheme="majorBidi"/>
            <w:smallCaps w:val="0"/>
            <w:noProof/>
            <w:lang w:val="en-GB" w:eastAsia="it-IT"/>
          </w:rPr>
          <w:t>Commodity Coverage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8" w:history="1">
        <w:r w:rsidR="00F857C8" w:rsidRPr="00F31509">
          <w:rPr>
            <w:rStyle w:val="Hyperlink"/>
            <w:rFonts w:asciiTheme="majorBidi" w:hAnsiTheme="majorBidi" w:cstheme="majorBidi"/>
            <w:smallCaps w:val="0"/>
            <w:noProof/>
            <w:lang w:val="en-GB"/>
          </w:rPr>
          <w:t>Cereals and cereal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9" w:history="1">
        <w:r w:rsidR="00F857C8" w:rsidRPr="00F31509">
          <w:rPr>
            <w:rStyle w:val="Hyperlink"/>
            <w:rFonts w:asciiTheme="majorBidi" w:hAnsiTheme="majorBidi" w:cstheme="majorBidi"/>
            <w:smallCaps w:val="0"/>
            <w:noProof/>
            <w:lang w:val="en-GB"/>
          </w:rPr>
          <w:t>Roots and Tubers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174</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0" w:history="1">
        <w:r w:rsidR="00F857C8" w:rsidRPr="00F31509">
          <w:rPr>
            <w:rStyle w:val="Hyperlink"/>
            <w:rFonts w:asciiTheme="majorBidi" w:eastAsiaTheme="majorEastAsia" w:hAnsiTheme="majorBidi" w:cstheme="majorBidi"/>
            <w:smallCaps w:val="0"/>
            <w:noProof/>
            <w:lang w:val="en-GB" w:eastAsia="it-IT"/>
          </w:rPr>
          <w:t>Sugar crops and sweeteners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176</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1" w:history="1">
        <w:r w:rsidR="00F857C8" w:rsidRPr="00F31509">
          <w:rPr>
            <w:rStyle w:val="Hyperlink"/>
            <w:rFonts w:asciiTheme="majorBidi" w:hAnsiTheme="majorBidi" w:cstheme="majorBidi"/>
            <w:smallCaps w:val="0"/>
            <w:noProof/>
            <w:lang w:val="en-GB"/>
          </w:rPr>
          <w:t>Pulses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2" w:history="1">
        <w:r w:rsidR="00F857C8" w:rsidRPr="00F31509">
          <w:rPr>
            <w:rStyle w:val="Hyperlink"/>
            <w:rFonts w:asciiTheme="majorBidi" w:hAnsiTheme="majorBidi" w:cstheme="majorBidi"/>
            <w:smallCaps w:val="0"/>
            <w:noProof/>
            <w:lang w:val="en-GB"/>
          </w:rPr>
          <w:t>Nuts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181</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3" w:history="1">
        <w:r w:rsidR="00F857C8" w:rsidRPr="00F31509">
          <w:rPr>
            <w:rStyle w:val="Hyperlink"/>
            <w:rFonts w:asciiTheme="majorBidi" w:eastAsiaTheme="majorEastAsia" w:hAnsiTheme="majorBidi" w:cstheme="majorBidi"/>
            <w:smallCaps w:val="0"/>
            <w:noProof/>
            <w:lang w:val="en-GB" w:eastAsia="it-IT"/>
          </w:rPr>
          <w:t>Oil-bearing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183</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4" w:history="1">
        <w:r w:rsidR="00F857C8" w:rsidRPr="00F31509">
          <w:rPr>
            <w:rStyle w:val="Hyperlink"/>
            <w:rFonts w:asciiTheme="majorBidi" w:eastAsiaTheme="majorEastAsia" w:hAnsiTheme="majorBidi" w:cstheme="majorBidi"/>
            <w:smallCaps w:val="0"/>
            <w:noProof/>
            <w:lang w:val="en-GB" w:eastAsia="it-IT"/>
          </w:rPr>
          <w:t>Vegetable oils and fats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5" w:history="1">
        <w:r w:rsidR="00F857C8" w:rsidRPr="00F31509">
          <w:rPr>
            <w:rStyle w:val="Hyperlink"/>
            <w:rFonts w:asciiTheme="majorBidi" w:eastAsiaTheme="majorEastAsia" w:hAnsiTheme="majorBidi" w:cstheme="majorBidi"/>
            <w:smallCaps w:val="0"/>
            <w:noProof/>
            <w:lang w:val="en-GB" w:eastAsia="it-IT"/>
          </w:rPr>
          <w:t>Vegetables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190</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6" w:history="1">
        <w:r w:rsidR="00F857C8" w:rsidRPr="00F31509">
          <w:rPr>
            <w:rStyle w:val="Hyperlink"/>
            <w:rFonts w:asciiTheme="majorBidi" w:eastAsiaTheme="majorEastAsia" w:hAnsiTheme="majorBidi" w:cstheme="majorBidi"/>
            <w:smallCaps w:val="0"/>
            <w:noProof/>
            <w:lang w:val="en-GB" w:eastAsia="it-IT"/>
          </w:rPr>
          <w:t>Fruits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193</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7" w:history="1">
        <w:r w:rsidR="00F857C8" w:rsidRPr="00F31509">
          <w:rPr>
            <w:rStyle w:val="Hyperlink"/>
            <w:rFonts w:asciiTheme="majorBidi" w:eastAsiaTheme="majorEastAsia" w:hAnsiTheme="majorBidi" w:cstheme="majorBidi"/>
            <w:smallCaps w:val="0"/>
            <w:noProof/>
            <w:lang w:val="en-GB" w:eastAsia="it-IT"/>
          </w:rPr>
          <w:t>Stimulant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8" w:history="1">
        <w:r w:rsidR="00F857C8" w:rsidRPr="00F31509">
          <w:rPr>
            <w:rStyle w:val="Hyperlink"/>
            <w:rFonts w:asciiTheme="majorBidi" w:eastAsiaTheme="majorEastAsia" w:hAnsiTheme="majorBidi" w:cstheme="majorBidi"/>
            <w:smallCaps w:val="0"/>
            <w:noProof/>
            <w:lang w:val="en-GB" w:eastAsia="it-IT"/>
          </w:rPr>
          <w:t>Spices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199</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9" w:history="1">
        <w:r w:rsidR="00F857C8" w:rsidRPr="00F31509">
          <w:rPr>
            <w:rStyle w:val="Hyperlink"/>
            <w:rFonts w:asciiTheme="majorBidi" w:eastAsiaTheme="majorEastAsia" w:hAnsiTheme="majorBidi" w:cstheme="majorBidi"/>
            <w:smallCaps w:val="0"/>
            <w:noProof/>
            <w:lang w:val="en-GB" w:eastAsia="it-IT"/>
          </w:rPr>
          <w:t>Alcoholic beverages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201</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0" w:history="1">
        <w:r w:rsidR="00F857C8" w:rsidRPr="00F31509">
          <w:rPr>
            <w:rStyle w:val="Hyperlink"/>
            <w:rFonts w:asciiTheme="majorBidi" w:eastAsiaTheme="majorEastAsia" w:hAnsiTheme="majorBidi" w:cstheme="majorBidi"/>
            <w:smallCaps w:val="0"/>
            <w:noProof/>
            <w:lang w:val="en-GB" w:eastAsia="it-IT"/>
          </w:rPr>
          <w:t>Products from slaughtered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204</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1" w:history="1">
        <w:r w:rsidR="00F857C8" w:rsidRPr="00F31509">
          <w:rPr>
            <w:rStyle w:val="Hyperlink"/>
            <w:rFonts w:asciiTheme="majorBidi" w:eastAsiaTheme="majorEastAsia" w:hAnsiTheme="majorBidi" w:cstheme="majorBidi"/>
            <w:smallCaps w:val="0"/>
            <w:noProof/>
            <w:lang w:val="en-GB" w:eastAsia="it-IT"/>
          </w:rPr>
          <w:t>Animal fats and oils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207</w:t>
        </w:r>
        <w:r w:rsidRPr="00F31509">
          <w:rPr>
            <w:rFonts w:asciiTheme="majorBidi" w:hAnsiTheme="majorBidi" w:cstheme="majorBidi"/>
            <w:noProof/>
            <w:webHidden/>
            <w:lang w:val="en-GB"/>
          </w:rPr>
          <w:fldChar w:fldCharType="end"/>
        </w:r>
      </w:hyperlink>
    </w:p>
    <w:p w:rsidR="00F857C8" w:rsidRPr="00F31509" w:rsidRDefault="00B80079"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2" w:history="1">
        <w:r w:rsidR="00F857C8" w:rsidRPr="00F31509">
          <w:rPr>
            <w:rStyle w:val="Hyperlink"/>
            <w:rFonts w:asciiTheme="majorBidi" w:eastAsiaTheme="majorEastAsia" w:hAnsiTheme="majorBidi" w:cstheme="majorBidi"/>
            <w:smallCaps w:val="0"/>
            <w:noProof/>
            <w:lang w:val="en-GB" w:eastAsia="it-IT"/>
          </w:rPr>
          <w:t>Products from live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208</w:t>
        </w:r>
        <w:r w:rsidRPr="00F31509">
          <w:rPr>
            <w:rFonts w:asciiTheme="majorBidi" w:hAnsiTheme="majorBidi" w:cstheme="majorBidi"/>
            <w:noProof/>
            <w:webHidden/>
            <w:lang w:val="en-GB"/>
          </w:rPr>
          <w:fldChar w:fldCharType="end"/>
        </w:r>
      </w:hyperlink>
    </w:p>
    <w:p w:rsidR="00982B99" w:rsidRPr="00F31509" w:rsidRDefault="00B80079" w:rsidP="00982B99">
      <w:pPr>
        <w:rPr>
          <w:rFonts w:asciiTheme="majorBidi" w:hAnsiTheme="majorBidi" w:cstheme="majorBidi"/>
          <w:lang w:val="en-GB" w:eastAsia="en-US"/>
        </w:rPr>
      </w:pPr>
      <w:r w:rsidRPr="00F31509">
        <w:rPr>
          <w:rFonts w:asciiTheme="majorBidi" w:hAnsiTheme="majorBidi" w:cstheme="majorBidi"/>
          <w:lang w:val="en-GB" w:eastAsia="en-US"/>
        </w:rPr>
        <w:fldChar w:fldCharType="end"/>
      </w:r>
    </w:p>
    <w:p w:rsidR="00982B99" w:rsidRPr="00F31509" w:rsidRDefault="00982B99" w:rsidP="00982B99">
      <w:pPr>
        <w:pStyle w:val="Title"/>
        <w:rPr>
          <w:rFonts w:asciiTheme="majorBidi" w:hAnsiTheme="majorBidi"/>
          <w:lang w:val="en-GB"/>
        </w:rPr>
      </w:pPr>
    </w:p>
    <w:p w:rsidR="00982B99" w:rsidRPr="00F31509" w:rsidRDefault="00982B99" w:rsidP="00374C82">
      <w:pPr>
        <w:pStyle w:val="Heading1"/>
        <w:rPr>
          <w:rFonts w:asciiTheme="majorBidi" w:eastAsiaTheme="majorEastAsia" w:hAnsiTheme="majorBidi" w:cstheme="majorBidi"/>
          <w:lang w:eastAsia="en-US"/>
        </w:rPr>
      </w:pPr>
      <w:bookmarkStart w:id="7" w:name="_Toc428436035"/>
      <w:bookmarkStart w:id="8" w:name="_Toc428436336"/>
      <w:bookmarkStart w:id="9" w:name="_Toc428436462"/>
      <w:r w:rsidRPr="00F31509">
        <w:rPr>
          <w:rFonts w:asciiTheme="majorBidi" w:eastAsiaTheme="majorEastAsia" w:hAnsiTheme="majorBidi" w:cstheme="majorBidi"/>
          <w:lang w:eastAsia="en-US"/>
        </w:rPr>
        <w:lastRenderedPageBreak/>
        <w:t>List of Tables</w:t>
      </w:r>
      <w:bookmarkEnd w:id="7"/>
      <w:bookmarkEnd w:id="8"/>
      <w:bookmarkEnd w:id="9"/>
    </w:p>
    <w:p w:rsidR="00982B99" w:rsidRPr="00F31509" w:rsidRDefault="00982B99" w:rsidP="00982B99">
      <w:pPr>
        <w:rPr>
          <w:rFonts w:asciiTheme="majorBidi" w:hAnsiTheme="majorBidi" w:cstheme="majorBidi"/>
          <w:lang w:val="en-GB" w:eastAsia="en-US"/>
        </w:rPr>
      </w:pPr>
    </w:p>
    <w:p w:rsidR="00AA5F53" w:rsidRPr="00F31509" w:rsidRDefault="00B80079">
      <w:pPr>
        <w:pStyle w:val="TableofFigures"/>
        <w:tabs>
          <w:tab w:val="right" w:leader="dot" w:pos="9016"/>
        </w:tabs>
        <w:rPr>
          <w:rFonts w:asciiTheme="majorBidi" w:hAnsiTheme="majorBidi" w:cstheme="majorBidi"/>
          <w:noProof/>
          <w:lang w:val="en-GB" w:eastAsia="en-US"/>
        </w:rPr>
      </w:pPr>
      <w:r w:rsidRPr="00B80079">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B80079">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Table 1: Basic and auxiliary variables to produce FBSs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20</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 of data for FBS compilation collected from official sources, 2011-2013, in percent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F31509">
          <w:rPr>
            <w:rStyle w:val="Hyperlink"/>
            <w:rFonts w:asciiTheme="majorBidi" w:hAnsiTheme="majorBidi" w:cstheme="majorBidi"/>
            <w:b/>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43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Table 4: Trade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56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Table 9: Introducing estimates for wheat and flour production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Table 10: Trade flow information for wheat and products at HS6 disaggregation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initial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Table 12: Completing trade data through imputing missing flows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Table 13: Improving trade data by fixing obvious reporting errors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Table 17: Adding FLW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Table 19: Addition industrial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estimates for tourist consumption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100</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Table 21: Initial, but complete pre-standardization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wheat SUA tables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Table 25: Allocating excess trade for the SUA table of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 including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the estimates of the various FBS/SUA variables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Table 30: Final total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Table 31: Final per capita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 table for the sugar FBS/SUA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Table 33: SUA table with production estimates for primary sugar crops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Table 34: SUA table for sugar including trade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Table 35: SUA table for sugar including stock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  Adding seed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  Industrial use in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sugar production/processing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 table for the standardization process of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Table 45: Complete, but still unbalanced output table for refined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Table 46: Output table for refined sugar, balanced at processing levels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 (unbalanced) table for Raw sugar, containing all standardized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Table 48: Unbalanced table for raw sugar, including standard deviations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Table 49: Final balanced table for raw sugar, including all processed commodities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Table 50: Calorie, protein, and fat quantities for consumed sugar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calories/proteins/fats from sugar (per year)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calories/proteins/fats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 and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Table 56: Adding stock changes to the SUA table for stock changes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Table 57: Primary products (oilseeds and crops) used to produce margarine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Table 58: Adding food processing to the SUA table of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Table 60: Adding Food Losses and Waste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 SUA table, with all inputs to the standardization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Table 66: Updating the SUA table with food processing information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Table 67: Removing remaining imbalances in the Palm oil SUA table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 inclusive of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Table 71: Calculating the nutrient content of palm oil food supply</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Table 72: Final, total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Table 73: Final, per capita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 digit 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  trade flows with missing quantities and outlier unit values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Table 79: Step-by-step introduction into the “mirroring”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dataset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AA5F53" w:rsidRPr="00F31509" w:rsidRDefault="00B80079">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982B99" w:rsidRPr="00F31509" w:rsidRDefault="00B80079"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10" w:name="_Toc428436036"/>
      <w:bookmarkStart w:id="11" w:name="_Toc428436337"/>
      <w:bookmarkStart w:id="12" w:name="_Toc428436463"/>
      <w:r w:rsidR="00982B99" w:rsidRPr="00F31509">
        <w:rPr>
          <w:rFonts w:asciiTheme="majorBidi" w:hAnsiTheme="majorBidi" w:cstheme="majorBidi"/>
        </w:rPr>
        <w:t>List of Figures</w:t>
      </w:r>
      <w:bookmarkEnd w:id="10"/>
      <w:bookmarkEnd w:id="11"/>
      <w:bookmarkEnd w:id="12"/>
    </w:p>
    <w:p w:rsidR="004F7A80" w:rsidRPr="004F7A80" w:rsidRDefault="00B80079">
      <w:pPr>
        <w:pStyle w:val="TableofFigures"/>
        <w:tabs>
          <w:tab w:val="right" w:leader="dot" w:pos="9016"/>
        </w:tabs>
        <w:rPr>
          <w:rFonts w:cs="Times New Roman"/>
          <w:noProof/>
          <w:lang w:eastAsia="en-US"/>
        </w:rPr>
      </w:pPr>
      <w:r w:rsidRPr="00B80079">
        <w:rPr>
          <w:rFonts w:cs="Times New Roman"/>
          <w:b/>
          <w:bCs/>
          <w:sz w:val="24"/>
          <w:szCs w:val="24"/>
          <w:lang w:val="en-GB"/>
        </w:rPr>
        <w:fldChar w:fldCharType="begin"/>
      </w:r>
      <w:r w:rsidR="002744C3" w:rsidRPr="004F7A80">
        <w:rPr>
          <w:rFonts w:cs="Times New Roman"/>
          <w:b/>
          <w:bCs/>
          <w:sz w:val="24"/>
          <w:szCs w:val="24"/>
          <w:lang w:val="en-GB"/>
        </w:rPr>
        <w:instrText xml:space="preserve"> TOC \h \z \c "Figure" </w:instrText>
      </w:r>
      <w:r w:rsidRPr="00B80079">
        <w:rPr>
          <w:rFonts w:cs="Times New Roman"/>
          <w:b/>
          <w:bCs/>
          <w:sz w:val="24"/>
          <w:szCs w:val="24"/>
          <w:lang w:val="en-GB"/>
        </w:rPr>
        <w:fldChar w:fldCharType="separate"/>
      </w:r>
      <w:hyperlink w:anchor="_Toc430872503" w:history="1">
        <w:r w:rsidR="004F7A80" w:rsidRPr="004F7A80">
          <w:rPr>
            <w:rStyle w:val="Hyperlink"/>
            <w:rFonts w:ascii="Times New Roman" w:eastAsia="Times New Roman" w:hAnsi="Times New Roman" w:cs="Times New Roman"/>
            <w:smallCaps w:val="0"/>
            <w:noProof/>
            <w:lang w:val="en-GB"/>
          </w:rPr>
          <w:t>Figure 1: US wheat, unbalanced (top pane), balanced (bottom pane).  In the top pane, the expected value is represented by the dashed line (and the highest point of the distribution).  In the bottom pane, the dashed line represents the value after balancing.</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39</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04" w:history="1">
        <w:r w:rsidR="004F7A80" w:rsidRPr="004F7A80">
          <w:rPr>
            <w:rStyle w:val="Hyperlink"/>
            <w:rFonts w:ascii="Times New Roman" w:hAnsi="Times New Roman" w:cs="Times New Roman"/>
            <w:smallCaps w:val="0"/>
            <w:noProof/>
            <w:lang w:val="en-GB"/>
          </w:rPr>
          <w:t>Figure 2: Standardization of wheat, processing flows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45</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05" w:history="1">
        <w:r w:rsidR="004F7A80" w:rsidRPr="004F7A80">
          <w:rPr>
            <w:rStyle w:val="Hyperlink"/>
            <w:rFonts w:ascii="Times New Roman" w:hAnsi="Times New Roman" w:cs="Times New Roman"/>
            <w:smallCaps w:val="0"/>
            <w:noProof/>
            <w:lang w:val="en-GB"/>
          </w:rPr>
          <w:t>Figure 3: Standardization and negative utilization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46</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06" w:history="1">
        <w:r w:rsidR="004F7A80" w:rsidRPr="004F7A80">
          <w:rPr>
            <w:rStyle w:val="Hyperlink"/>
            <w:rFonts w:ascii="Times New Roman" w:hAnsi="Times New Roman" w:cs="Times New Roman"/>
            <w:smallCaps w:val="0"/>
            <w:noProof/>
          </w:rPr>
          <w:t>Figure 4: Trade processing, work flows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53</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07" w:history="1">
        <w:r w:rsidR="004F7A80" w:rsidRPr="004F7A80">
          <w:rPr>
            <w:rStyle w:val="Hyperlink"/>
            <w:rFonts w:ascii="Times New Roman" w:hAnsi="Times New Roman" w:cs="Times New Roman"/>
            <w:smallCaps w:val="0"/>
            <w:noProof/>
            <w:lang w:val="en-GB"/>
          </w:rPr>
          <w:t>Figure 5: Calculation of unit values based on trading partners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55</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r:id="rId10" w:anchor="_Toc430872508" w:history="1">
        <w:r w:rsidR="004F7A80" w:rsidRPr="004F7A80">
          <w:rPr>
            <w:rStyle w:val="Hyperlink"/>
            <w:rFonts w:ascii="Times New Roman" w:hAnsi="Times New Roman" w:cs="Times New Roman"/>
            <w:smallCaps w:val="0"/>
            <w:noProof/>
          </w:rPr>
          <w:t>Figure 6: Reliability index calculation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57</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r:id="rId11" w:anchor="_Toc430872509" w:history="1">
        <w:r w:rsidR="004F7A80" w:rsidRPr="004F7A80">
          <w:rPr>
            <w:rStyle w:val="Hyperlink"/>
            <w:rFonts w:ascii="Times New Roman" w:hAnsi="Times New Roman" w:cs="Times New Roman"/>
            <w:smallCaps w:val="0"/>
            <w:noProof/>
          </w:rPr>
          <w:t>Figure 7: Reliability index calculation over two iterationsfigure 8: Reliability index calculation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57</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0" w:history="1">
        <w:r w:rsidR="004F7A80" w:rsidRPr="004F7A80">
          <w:rPr>
            <w:rStyle w:val="Hyperlink"/>
            <w:rFonts w:ascii="Times New Roman" w:eastAsia="Times New Roman" w:hAnsi="Times New Roman" w:cs="Times New Roman"/>
            <w:smallCaps w:val="0"/>
            <w:noProof/>
            <w:lang w:val="en-GB"/>
          </w:rPr>
          <w:t>Figure 9: Bounded uniform distribution with a zero mean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_Toc430872510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59</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1" w:history="1">
        <w:r w:rsidR="004F7A80" w:rsidRPr="004F7A80">
          <w:rPr>
            <w:rStyle w:val="Hyperlink"/>
            <w:rFonts w:ascii="Times New Roman" w:eastAsia="Times New Roman" w:hAnsi="Times New Roman" w:cs="Times New Roman"/>
            <w:smallCaps w:val="0"/>
            <w:noProof/>
            <w:lang w:val="en-GB"/>
          </w:rPr>
          <w:t>Figure 10: Distribution of year-to-year changes in US wheat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_Toc430872511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60</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2" w:history="1">
        <w:r w:rsidR="004F7A80" w:rsidRPr="004F7A80">
          <w:rPr>
            <w:rStyle w:val="Hyperlink"/>
            <w:rFonts w:ascii="Times New Roman" w:eastAsia="Times New Roman" w:hAnsi="Times New Roman" w:cs="Times New Roman"/>
            <w:smallCaps w:val="0"/>
            <w:noProof/>
            <w:lang w:val="en-GB"/>
          </w:rPr>
          <w:t>Figure 11: Stock changes in t in relation to cumulative past stock changes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_Toc430872512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62</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3" w:history="1">
        <w:r w:rsidR="004F7A80" w:rsidRPr="004F7A80">
          <w:rPr>
            <w:rStyle w:val="Hyperlink"/>
            <w:rFonts w:ascii="Times New Roman" w:eastAsia="Times New Roman" w:hAnsi="Times New Roman" w:cs="Times New Roman"/>
            <w:smallCaps w:val="0"/>
            <w:noProof/>
            <w:lang w:val="en-GB"/>
          </w:rPr>
          <w:t>Figure 12: Testing for normality, wheat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63</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4" w:history="1">
        <w:r w:rsidR="004F7A80" w:rsidRPr="004F7A80">
          <w:rPr>
            <w:rStyle w:val="Hyperlink"/>
            <w:rFonts w:ascii="Times New Roman" w:eastAsia="Times New Roman" w:hAnsi="Times New Roman" w:cs="Times New Roman"/>
            <w:smallCaps w:val="0"/>
            <w:noProof/>
            <w:lang w:val="en-GB"/>
          </w:rPr>
          <w:t>Figure 13: Testing for normality, maize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63</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r:id="rId12" w:anchor="_Toc430872515" w:history="1">
        <w:r w:rsidR="004F7A80" w:rsidRPr="004F7A80">
          <w:rPr>
            <w:rStyle w:val="Hyperlink"/>
            <w:rFonts w:ascii="Times New Roman" w:hAnsi="Times New Roman" w:cs="Times New Roman"/>
            <w:smallCaps w:val="0"/>
            <w:noProof/>
          </w:rPr>
          <w:t>Figure 14: Results of the feed estimates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69</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6" w:history="1">
        <w:r w:rsidR="004F7A80" w:rsidRPr="004F7A80">
          <w:rPr>
            <w:rStyle w:val="Hyperlink"/>
            <w:rFonts w:ascii="Times New Roman" w:hAnsi="Times New Roman" w:cs="Times New Roman"/>
            <w:smallCaps w:val="0"/>
            <w:noProof/>
            <w:lang w:val="en-GB"/>
          </w:rPr>
          <w:t>Figure 17: Estimated vs collected value for metabolizable energy</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70</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r:id="rId13" w:anchor="_Toc430872517" w:history="1">
        <w:r w:rsidR="004F7A80" w:rsidRPr="004F7A80">
          <w:rPr>
            <w:rStyle w:val="Hyperlink"/>
            <w:rFonts w:ascii="Times New Roman" w:hAnsi="Times New Roman" w:cs="Times New Roman"/>
            <w:smallCaps w:val="0"/>
            <w:noProof/>
          </w:rPr>
          <w:t>Figure 15: Results of the feed estimates at the global levelfigure 16: Results of the feed estimates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70</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8" w:history="1">
        <w:r w:rsidR="004F7A80" w:rsidRPr="004F7A80">
          <w:rPr>
            <w:rStyle w:val="Hyperlink"/>
            <w:rFonts w:ascii="Times New Roman" w:eastAsia="Times New Roman" w:hAnsi="Times New Roman" w:cs="Times New Roman"/>
            <w:smallCaps w:val="0"/>
            <w:noProof/>
            <w:lang w:val="en-GB"/>
          </w:rPr>
          <w:t>Figure 18:  World cereal feeds, comparing results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72</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19" w:history="1">
        <w:r w:rsidR="004F7A80" w:rsidRPr="004F7A80">
          <w:rPr>
            <w:rStyle w:val="Hyperlink"/>
            <w:rFonts w:ascii="Times New Roman" w:eastAsia="Times New Roman" w:hAnsi="Times New Roman" w:cs="Times New Roman"/>
            <w:smallCaps w:val="0"/>
            <w:noProof/>
            <w:lang w:val="en-GB"/>
          </w:rPr>
          <w:t>Figure 19: Oilcakes, oil meals and brans supply vs. Demand</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74</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20" w:history="1">
        <w:r w:rsidR="004F7A80" w:rsidRPr="004F7A80">
          <w:rPr>
            <w:rStyle w:val="Hyperlink"/>
            <w:rFonts w:ascii="Times New Roman" w:eastAsia="Times New Roman" w:hAnsi="Times New Roman" w:cs="Times New Roman"/>
            <w:smallCaps w:val="0"/>
            <w:noProof/>
            <w:lang w:val="en-GB"/>
          </w:rPr>
          <w:t>Figure 20: Vegetable oils: Other uses of FAOSTAT v industrial use of PSD</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_Toc430872520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80</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21" w:history="1">
        <w:r w:rsidR="004F7A80" w:rsidRPr="004F7A80">
          <w:rPr>
            <w:rStyle w:val="Hyperlink"/>
            <w:rFonts w:ascii="Times New Roman" w:eastAsia="Times New Roman" w:hAnsi="Times New Roman" w:cs="Times New Roman"/>
            <w:smallCaps w:val="0"/>
            <w:noProof/>
            <w:lang w:val="en-GB"/>
          </w:rPr>
          <w:t>Figure 21: Flow chart of food losses and wastages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_Toc430872521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83</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22" w:history="1">
        <w:r w:rsidR="004F7A80" w:rsidRPr="004F7A80">
          <w:rPr>
            <w:rStyle w:val="Hyperlink"/>
            <w:rFonts w:ascii="Times New Roman" w:eastAsia="Times New Roman" w:hAnsi="Times New Roman" w:cs="Times New Roman"/>
            <w:smallCaps w:val="0"/>
            <w:noProof/>
            <w:lang w:val="en-GB"/>
          </w:rPr>
          <w:t>Figure 22: Ensemble modelling results for yield estimates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_Toc430872522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91</w:t>
        </w:r>
        <w:r w:rsidRPr="004F7A80">
          <w:rPr>
            <w:rFonts w:cs="Times New Roman"/>
            <w:noProof/>
            <w:webHidden/>
          </w:rPr>
          <w:fldChar w:fldCharType="end"/>
        </w:r>
      </w:hyperlink>
    </w:p>
    <w:p w:rsidR="004F7A80" w:rsidRPr="004F7A80" w:rsidRDefault="00B80079">
      <w:pPr>
        <w:pStyle w:val="TableofFigures"/>
        <w:tabs>
          <w:tab w:val="right" w:leader="dot" w:pos="9016"/>
        </w:tabs>
        <w:rPr>
          <w:rFonts w:cs="Times New Roman"/>
          <w:noProof/>
          <w:lang w:eastAsia="en-US"/>
        </w:rPr>
      </w:pPr>
      <w:hyperlink w:anchor="_Toc430872523" w:history="1">
        <w:r w:rsidR="004F7A80" w:rsidRPr="004F7A80">
          <w:rPr>
            <w:rStyle w:val="Hyperlink"/>
            <w:rFonts w:ascii="Times New Roman" w:eastAsia="Times New Roman" w:hAnsi="Times New Roman" w:cs="Times New Roman"/>
            <w:smallCaps w:val="0"/>
            <w:noProof/>
            <w:lang w:val="en-GB"/>
          </w:rPr>
          <w:t>Figure 23: the processing/standardization tree for wheat and wheat products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98</w:t>
        </w:r>
        <w:r w:rsidRPr="004F7A80">
          <w:rPr>
            <w:rFonts w:cs="Times New Roman"/>
            <w:noProof/>
            <w:webHidden/>
          </w:rPr>
          <w:fldChar w:fldCharType="end"/>
        </w:r>
      </w:hyperlink>
    </w:p>
    <w:p w:rsidR="004F7A80" w:rsidRPr="004F7A80" w:rsidRDefault="00B80079" w:rsidP="004F7A80">
      <w:pPr>
        <w:pStyle w:val="TableofFigures"/>
        <w:tabs>
          <w:tab w:val="right" w:leader="dot" w:pos="9016"/>
        </w:tabs>
        <w:rPr>
          <w:rFonts w:cs="Times New Roman"/>
          <w:noProof/>
          <w:lang w:eastAsia="en-US"/>
        </w:rPr>
      </w:pPr>
      <w:hyperlink w:anchor="_Toc430872524" w:history="1">
        <w:r w:rsidR="004F7A80" w:rsidRPr="004F7A80">
          <w:rPr>
            <w:rStyle w:val="Hyperlink"/>
            <w:rFonts w:ascii="Times New Roman" w:eastAsia="Times New Roman" w:hAnsi="Times New Roman" w:cs="Times New Roman"/>
            <w:smallCaps w:val="0"/>
            <w:noProof/>
            <w:lang w:val="en-GB"/>
          </w:rPr>
          <w:t>Figure 24: Processing tree for sugar crops and products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108</w:t>
        </w:r>
        <w:r w:rsidRPr="004F7A80">
          <w:rPr>
            <w:rFonts w:cs="Times New Roman"/>
            <w:noProof/>
            <w:webHidden/>
          </w:rPr>
          <w:fldChar w:fldCharType="end"/>
        </w:r>
      </w:hyperlink>
    </w:p>
    <w:p w:rsidR="004F7A80" w:rsidRPr="004F7A80" w:rsidRDefault="00B80079" w:rsidP="004F7A80">
      <w:pPr>
        <w:pStyle w:val="TableofFigures"/>
        <w:tabs>
          <w:tab w:val="right" w:leader="dot" w:pos="9016"/>
        </w:tabs>
        <w:rPr>
          <w:rFonts w:cs="Times New Roman"/>
          <w:noProof/>
          <w:lang w:eastAsia="en-US"/>
        </w:rPr>
      </w:pPr>
      <w:hyperlink w:anchor="_Toc430872525" w:history="1">
        <w:r w:rsidR="004F7A80" w:rsidRPr="004F7A80">
          <w:rPr>
            <w:rStyle w:val="Hyperlink"/>
            <w:rFonts w:ascii="Times New Roman" w:eastAsia="Times New Roman" w:hAnsi="Times New Roman" w:cs="Times New Roman"/>
            <w:smallCaps w:val="0"/>
            <w:noProof/>
            <w:lang w:val="en-GB"/>
          </w:rPr>
          <w:t>Figure 25: Commodity tree for palm oil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118</w:t>
        </w:r>
        <w:r w:rsidRPr="004F7A80">
          <w:rPr>
            <w:rFonts w:cs="Times New Roman"/>
            <w:noProof/>
            <w:webHidden/>
          </w:rPr>
          <w:fldChar w:fldCharType="end"/>
        </w:r>
      </w:hyperlink>
    </w:p>
    <w:p w:rsidR="004F7A80" w:rsidRPr="004F7A80" w:rsidRDefault="00B80079" w:rsidP="004F7A80">
      <w:pPr>
        <w:pStyle w:val="TableofFigures"/>
        <w:tabs>
          <w:tab w:val="right" w:leader="dot" w:pos="9016"/>
        </w:tabs>
        <w:rPr>
          <w:rFonts w:cs="Times New Roman"/>
          <w:noProof/>
          <w:lang w:eastAsia="en-US"/>
        </w:rPr>
      </w:pPr>
      <w:hyperlink w:anchor="_Toc430872526" w:history="1">
        <w:r w:rsidR="004F7A80" w:rsidRPr="004F7A80">
          <w:rPr>
            <w:rStyle w:val="Hyperlink"/>
            <w:rFonts w:ascii="Times New Roman" w:eastAsia="Times New Roman" w:hAnsi="Times New Roman" w:cs="Times New Roman"/>
            <w:smallCaps w:val="0"/>
            <w:noProof/>
            <w:lang w:val="en-GB"/>
          </w:rPr>
          <w:t>Figure 26: Trade processing steps at FAO</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124</w:t>
        </w:r>
        <w:r w:rsidRPr="004F7A80">
          <w:rPr>
            <w:rFonts w:cs="Times New Roman"/>
            <w:noProof/>
            <w:webHidden/>
          </w:rPr>
          <w:fldChar w:fldCharType="end"/>
        </w:r>
      </w:hyperlink>
    </w:p>
    <w:p w:rsidR="004F7A80" w:rsidRPr="004F7A80" w:rsidRDefault="00B80079" w:rsidP="004F7A80">
      <w:pPr>
        <w:pStyle w:val="TableofFigures"/>
        <w:tabs>
          <w:tab w:val="right" w:leader="dot" w:pos="9016"/>
        </w:tabs>
        <w:rPr>
          <w:rFonts w:cs="Times New Roman"/>
          <w:noProof/>
          <w:lang w:eastAsia="en-US"/>
        </w:rPr>
      </w:pPr>
      <w:hyperlink w:anchor="_Toc430872527" w:history="1">
        <w:r w:rsidR="004F7A80" w:rsidRPr="004F7A80">
          <w:rPr>
            <w:rStyle w:val="Hyperlink"/>
            <w:rFonts w:ascii="Times New Roman" w:eastAsia="Times New Roman" w:hAnsi="Times New Roman" w:cs="Times New Roman"/>
            <w:smallCaps w:val="0"/>
            <w:noProof/>
            <w:lang w:val="en-GB"/>
          </w:rPr>
          <w:t>Figure 27: Results of outlier tests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125</w:t>
        </w:r>
        <w:r w:rsidRPr="004F7A80">
          <w:rPr>
            <w:rFonts w:cs="Times New Roman"/>
            <w:noProof/>
            <w:webHidden/>
          </w:rPr>
          <w:fldChar w:fldCharType="end"/>
        </w:r>
      </w:hyperlink>
    </w:p>
    <w:p w:rsidR="004F7A80" w:rsidRPr="004F7A80" w:rsidRDefault="00B80079" w:rsidP="004F7A80">
      <w:pPr>
        <w:pStyle w:val="TableofFigures"/>
        <w:tabs>
          <w:tab w:val="right" w:leader="dot" w:pos="9016"/>
        </w:tabs>
        <w:rPr>
          <w:rFonts w:cs="Times New Roman"/>
          <w:noProof/>
          <w:lang w:eastAsia="en-US"/>
        </w:rPr>
      </w:pPr>
      <w:hyperlink w:anchor="_Toc430872528" w:history="1">
        <w:r w:rsidR="004F7A80" w:rsidRPr="004F7A80">
          <w:rPr>
            <w:rStyle w:val="Hyperlink"/>
            <w:rFonts w:ascii="Times New Roman" w:eastAsia="Times New Roman" w:hAnsi="Times New Roman" w:cs="Times New Roman"/>
            <w:smallCaps w:val="0"/>
            <w:noProof/>
            <w:lang w:val="en-GB"/>
          </w:rPr>
          <w:t>Figure 28: Quality of links between HS – FCL(shaded)  and HS - CPC</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131</w:t>
        </w:r>
        <w:r w:rsidRPr="004F7A80">
          <w:rPr>
            <w:rFonts w:cs="Times New Roman"/>
            <w:noProof/>
            <w:webHidden/>
          </w:rPr>
          <w:fldChar w:fldCharType="end"/>
        </w:r>
      </w:hyperlink>
    </w:p>
    <w:p w:rsidR="004F7A80" w:rsidRPr="004F7A80" w:rsidRDefault="00B80079" w:rsidP="004F7A80">
      <w:pPr>
        <w:pStyle w:val="TableofFigures"/>
        <w:tabs>
          <w:tab w:val="right" w:leader="dot" w:pos="9016"/>
        </w:tabs>
        <w:rPr>
          <w:rStyle w:val="Hyperlink"/>
          <w:rFonts w:ascii="Times New Roman" w:hAnsi="Times New Roman" w:cs="Times New Roman"/>
          <w:smallCaps w:val="0"/>
          <w:noProof/>
        </w:rPr>
      </w:pPr>
      <w:hyperlink w:anchor="_Toc430872529" w:history="1">
        <w:r w:rsidR="004F7A80" w:rsidRPr="004F7A80">
          <w:rPr>
            <w:rStyle w:val="Hyperlink"/>
            <w:rFonts w:ascii="Times New Roman" w:eastAsia="Times New Roman" w:hAnsi="Times New Roman" w:cs="Times New Roman"/>
            <w:smallCaps w:val="0"/>
            <w:noProof/>
            <w:lang w:val="en-GB"/>
          </w:rPr>
          <w:t>Figure 2</w:t>
        </w:r>
        <w:r w:rsidR="004F7A80" w:rsidRPr="004F7A80">
          <w:rPr>
            <w:rStyle w:val="Hyperlink"/>
            <w:rFonts w:ascii="Times New Roman" w:hAnsi="Times New Roman" w:cs="Times New Roman"/>
            <w:smallCaps w:val="0"/>
            <w:noProof/>
            <w:lang w:val="en-GB"/>
          </w:rPr>
          <w:t>9</w:t>
        </w:r>
        <w:r w:rsidR="004F7A80" w:rsidRPr="004F7A80">
          <w:rPr>
            <w:rStyle w:val="Hyperlink"/>
            <w:rFonts w:ascii="Times New Roman" w:eastAsia="Times New Roman" w:hAnsi="Times New Roman" w:cs="Times New Roman"/>
            <w:smallCaps w:val="0"/>
            <w:noProof/>
            <w:lang w:val="en-GB"/>
          </w:rPr>
          <w:t>: CPC expanded code for “Mixed grain” (0103 in FCL)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132</w:t>
        </w:r>
        <w:r w:rsidRPr="004F7A80">
          <w:rPr>
            <w:rFonts w:cs="Times New Roman"/>
            <w:noProof/>
            <w:webHidden/>
          </w:rPr>
          <w:fldChar w:fldCharType="end"/>
        </w:r>
      </w:hyperlink>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Figure 30: Classification of millet and its derived products in FCL</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31: Commodity tree of millet (a simple example as it only includes 1st level processed products) </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32</w:t>
      </w:r>
      <w:r w:rsidRPr="004F7A80">
        <w:rPr>
          <w:rFonts w:asciiTheme="majorBidi" w:eastAsia="Times New Roman" w:hAnsiTheme="majorBidi" w:cstheme="majorBidi"/>
          <w:i w:val="0"/>
          <w:sz w:val="22"/>
          <w:szCs w:val="22"/>
          <w:lang w:val="en-GB"/>
        </w:rPr>
        <w:t>: Commodity tree of millet in CPC</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33</w:t>
      </w:r>
      <w:r w:rsidRPr="004F7A80">
        <w:rPr>
          <w:rFonts w:asciiTheme="majorBidi" w:eastAsia="Times New Roman" w:hAnsiTheme="majorBidi" w:cstheme="majorBidi"/>
          <w:i w:val="0"/>
          <w:sz w:val="22"/>
          <w:szCs w:val="22"/>
          <w:lang w:val="en-GB"/>
        </w:rPr>
        <w:t>: Classification of millet and its derived products in CPC; CPC hierarchy reflects the economic activity of origin</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34</w:t>
      </w:r>
      <w:r w:rsidRPr="004F7A80">
        <w:rPr>
          <w:rFonts w:asciiTheme="majorBidi" w:eastAsia="Times New Roman" w:hAnsiTheme="majorBidi" w:cstheme="majorBidi"/>
          <w:i w:val="0"/>
          <w:sz w:val="22"/>
          <w:szCs w:val="22"/>
          <w:lang w:val="en-GB"/>
        </w:rPr>
        <w:t>: Classification scheme used in the new system</w:t>
      </w:r>
    </w:p>
    <w:p w:rsidR="004F7A80" w:rsidRPr="004F7A80" w:rsidRDefault="004F7A80" w:rsidP="004F7A80">
      <w:pPr>
        <w:pStyle w:val="Caption"/>
        <w:jc w:val="both"/>
        <w:rPr>
          <w:rFonts w:asciiTheme="majorBidi" w:hAnsiTheme="majorBidi" w:cstheme="majorBidi"/>
          <w:i w:val="0"/>
          <w:sz w:val="22"/>
          <w:szCs w:val="22"/>
          <w:lang w:val="en-GB"/>
        </w:rPr>
      </w:pPr>
    </w:p>
    <w:p w:rsidR="004F7A80" w:rsidRPr="004F7A80" w:rsidRDefault="004F7A80" w:rsidP="004F7A80">
      <w:pPr>
        <w:pStyle w:val="Caption"/>
        <w:jc w:val="both"/>
        <w:rPr>
          <w:rFonts w:asciiTheme="majorBidi" w:eastAsia="Times New Roman" w:hAnsiTheme="majorBidi" w:cstheme="majorBidi"/>
          <w:i w:val="0"/>
          <w:lang w:val="en-GB"/>
        </w:rPr>
      </w:pPr>
    </w:p>
    <w:p w:rsidR="004F7A80" w:rsidRPr="004F7A80" w:rsidRDefault="004F7A80" w:rsidP="004F7A80">
      <w:pPr>
        <w:pStyle w:val="Caption"/>
        <w:jc w:val="both"/>
        <w:rPr>
          <w:rFonts w:asciiTheme="majorBidi" w:hAnsiTheme="majorBidi" w:cstheme="majorBidi"/>
          <w:i w:val="0"/>
          <w:lang w:val="en-GB"/>
        </w:rPr>
      </w:pPr>
    </w:p>
    <w:p w:rsidR="004F7A80" w:rsidRPr="004F7A80" w:rsidRDefault="004F7A80" w:rsidP="004F7A80">
      <w:pPr>
        <w:rPr>
          <w:lang w:val="en-GB"/>
        </w:rPr>
      </w:pPr>
    </w:p>
    <w:p w:rsidR="004B3819" w:rsidRPr="00F31509" w:rsidRDefault="00B80079" w:rsidP="00BD24CC">
      <w:pPr>
        <w:pStyle w:val="Heading1"/>
        <w:rPr>
          <w:rFonts w:asciiTheme="majorBidi" w:hAnsiTheme="majorBidi" w:cstheme="majorBidi"/>
        </w:rPr>
      </w:pPr>
      <w:r w:rsidRPr="004F7A80">
        <w:rPr>
          <w:rFonts w:eastAsiaTheme="minorEastAsia"/>
          <w:b w:val="0"/>
          <w:bCs w:val="0"/>
          <w:color w:val="auto"/>
          <w:kern w:val="0"/>
          <w:sz w:val="24"/>
          <w:szCs w:val="24"/>
          <w:lang w:eastAsia="zh-CN"/>
        </w:rPr>
        <w:lastRenderedPageBreak/>
        <w:fldChar w:fldCharType="end"/>
      </w:r>
      <w:bookmarkStart w:id="13" w:name="_Toc428436037"/>
      <w:bookmarkStart w:id="14" w:name="_Toc428436338"/>
      <w:bookmarkStart w:id="15" w:name="_Toc428436464"/>
      <w:r w:rsidR="00505EE3" w:rsidRPr="00F31509">
        <w:rPr>
          <w:rFonts w:asciiTheme="majorBidi" w:hAnsiTheme="majorBidi" w:cstheme="majorBidi"/>
        </w:rPr>
        <w:t>About this document</w:t>
      </w:r>
      <w:bookmarkEnd w:id="1"/>
      <w:bookmarkEnd w:id="13"/>
      <w:bookmarkEnd w:id="14"/>
      <w:bookmarkEnd w:id="15"/>
      <w:r w:rsidR="00505EE3" w:rsidRPr="00F31509">
        <w:rPr>
          <w:rFonts w:asciiTheme="majorBidi" w:hAnsiTheme="majorBidi" w:cstheme="majorBidi"/>
        </w:rPr>
        <w:t xml:space="preserve"> </w:t>
      </w:r>
      <w:bookmarkEnd w:id="2"/>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draft 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AD6356" w:rsidRPr="00F31509">
        <w:rPr>
          <w:rFonts w:asciiTheme="majorBidi" w:hAnsiTheme="majorBidi" w:cstheme="majorBidi"/>
          <w:bCs/>
          <w:color w:val="000000" w:themeColor="text1"/>
          <w:szCs w:val="24"/>
          <w:lang w:val="en-GB"/>
        </w:rPr>
        <w:t xml:space="preserve">Food Balance Sheets (FBS) at 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and allows FBS compilers at 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r w:rsidR="00BD5B80" w:rsidRPr="00F31509">
        <w:rPr>
          <w:rFonts w:asciiTheme="majorBidi" w:hAnsiTheme="majorBidi" w:cstheme="majorBidi"/>
          <w:bCs/>
          <w:color w:val="000000" w:themeColor="text1"/>
          <w:szCs w:val="24"/>
          <w:lang w:val="en-GB"/>
        </w:rPr>
        <w:t>s</w:t>
      </w:r>
      <w:r w:rsidR="00AD6356" w:rsidRPr="00F31509">
        <w:rPr>
          <w:rFonts w:asciiTheme="majorBidi" w:hAnsiTheme="majorBidi" w:cstheme="majorBidi"/>
          <w:bCs/>
          <w:color w:val="000000" w:themeColor="text1"/>
          <w:szCs w:val="24"/>
          <w:lang w:val="en-GB"/>
        </w:rPr>
        <w:t xml:space="preserve"> in a step-by-step manner.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sidRPr="00F31509">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written procedures </w:t>
      </w:r>
      <w:r w:rsidR="00B15268" w:rsidRPr="00F31509">
        <w:rPr>
          <w:rFonts w:asciiTheme="majorBidi" w:hAnsiTheme="majorBidi" w:cstheme="majorBidi"/>
          <w:bCs/>
          <w:color w:val="000000" w:themeColor="text1"/>
          <w:szCs w:val="24"/>
          <w:lang w:val="en-GB"/>
        </w:rPr>
        <w:t>to roll out in a seamless way.</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already been presented to the FAO Interdepartmental Working Group on Statistics (IDWG). IDWG Members 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which have </w:t>
      </w:r>
      <w:r w:rsidR="00AD6356" w:rsidRPr="00F31509">
        <w:rPr>
          <w:rFonts w:asciiTheme="majorBidi" w:hAnsiTheme="majorBidi" w:cstheme="majorBidi"/>
          <w:bCs/>
          <w:color w:val="000000" w:themeColor="text1"/>
          <w:lang w:val="en-GB"/>
        </w:rPr>
        <w:t xml:space="preserve">subsequently </w:t>
      </w:r>
      <w:r w:rsidRPr="00F31509">
        <w:rPr>
          <w:rFonts w:asciiTheme="majorBidi" w:hAnsiTheme="majorBidi" w:cstheme="majorBidi"/>
          <w:bCs/>
          <w:color w:val="000000" w:themeColor="text1"/>
          <w:lang w:val="en-GB"/>
        </w:rPr>
        <w:t xml:space="preserve">been incorporated into </w:t>
      </w:r>
      <w:r w:rsidR="00AD6356" w:rsidRPr="00F31509">
        <w:rPr>
          <w:rFonts w:asciiTheme="majorBidi" w:hAnsiTheme="majorBidi" w:cstheme="majorBidi"/>
          <w:bCs/>
          <w:color w:val="000000" w:themeColor="text1"/>
          <w:lang w:val="en-GB"/>
        </w:rPr>
        <w:t xml:space="preserve">methodology and eventually into </w:t>
      </w:r>
      <w:r w:rsidRPr="00F31509">
        <w:rPr>
          <w:rFonts w:asciiTheme="majorBidi" w:hAnsiTheme="majorBidi" w:cstheme="majorBidi"/>
          <w:bCs/>
          <w:color w:val="000000" w:themeColor="text1"/>
          <w:lang w:val="en-GB"/>
        </w:rPr>
        <w:t xml:space="preserve">this document. In addition, the various elements of the new methodology have been exposed to various external reviews, notably the chapters on trade, </w:t>
      </w:r>
      <w:r w:rsidR="003C239D" w:rsidRPr="00F31509">
        <w:rPr>
          <w:rFonts w:asciiTheme="majorBidi" w:hAnsiTheme="majorBidi" w:cstheme="majorBidi"/>
          <w:bCs/>
          <w:color w:val="000000" w:themeColor="text1"/>
          <w:lang w:val="en-GB"/>
        </w:rPr>
        <w:t xml:space="preserve">the trade endorsement calculations, waste and losses or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 xml:space="preserve">Some approaches have already been adopted by others users. </w:t>
      </w:r>
      <w:r w:rsidR="003C239D" w:rsidRPr="00F31509">
        <w:rPr>
          <w:rFonts w:asciiTheme="majorBidi" w:hAnsiTheme="majorBidi" w:cstheme="majorBidi"/>
          <w:bCs/>
          <w:color w:val="000000" w:themeColor="text1"/>
          <w:lang w:val="en-GB"/>
        </w:rPr>
        <w:t xml:space="preserve">The feed use methodology </w:t>
      </w:r>
      <w:r w:rsidR="004200D2" w:rsidRPr="00F31509">
        <w:rPr>
          <w:rFonts w:asciiTheme="majorBidi" w:hAnsiTheme="majorBidi" w:cstheme="majorBidi"/>
          <w:bCs/>
          <w:color w:val="000000" w:themeColor="text1"/>
          <w:lang w:val="en-GB"/>
        </w:rPr>
        <w:t xml:space="preserve">has </w:t>
      </w:r>
      <w:r w:rsidR="00472224" w:rsidRPr="00F31509">
        <w:rPr>
          <w:rFonts w:asciiTheme="majorBidi" w:hAnsiTheme="majorBidi" w:cstheme="majorBidi"/>
          <w:bCs/>
          <w:color w:val="000000" w:themeColor="text1"/>
          <w:lang w:val="en-GB"/>
        </w:rPr>
        <w:t xml:space="preserve">for instance </w:t>
      </w:r>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to its members</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 an online calculator</w:t>
      </w:r>
      <w:r w:rsidR="004200D2" w:rsidRPr="00F31509">
        <w:rPr>
          <w:rFonts w:asciiTheme="majorBidi" w:hAnsiTheme="majorBidi" w:cstheme="majorBidi"/>
          <w:bCs/>
          <w:color w:val="000000" w:themeColor="text1"/>
          <w:lang w:val="en-GB"/>
        </w:rPr>
        <w:t xml:space="preserve"> for feed use</w:t>
      </w:r>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  Specifically, t</w:t>
      </w:r>
      <w:r w:rsidR="00090BA3" w:rsidRPr="00F31509">
        <w:rPr>
          <w:rFonts w:asciiTheme="majorBidi" w:hAnsiTheme="majorBidi" w:cstheme="majorBidi"/>
          <w:lang w:val="en-GB" w:eastAsia="en-US"/>
        </w:rPr>
        <w:t>he following collaborations helped improve the SUA/FBS: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Agricultural Market Information System (AMIS)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Rural Infrastructure and Agro-industry Division (AGS) of FAO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post-harvest losses (PHL) and waste as well as in exploring new data sources for 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feed estimates, using the expert knowledge and information from various databases, notably the GLEAM</w:t>
      </w:r>
      <w:r w:rsidR="004C0D51" w:rsidRPr="00F31509">
        <w:rPr>
          <w:rStyle w:val="FootnoteReference"/>
          <w:rFonts w:asciiTheme="majorBidi" w:hAnsiTheme="majorBidi" w:cstheme="majorBidi"/>
          <w:lang w:val="en-GB" w:eastAsia="en-US"/>
        </w:rPr>
        <w:footnoteReference w:id="2"/>
      </w:r>
      <w:r w:rsidR="00090BA3" w:rsidRPr="00F31509">
        <w:rPr>
          <w:rFonts w:asciiTheme="majorBidi" w:hAnsiTheme="majorBidi" w:cstheme="majorBidi"/>
          <w:lang w:val="en-GB" w:eastAsia="en-US"/>
        </w:rPr>
        <w:t xml:space="preserve"> database. </w:t>
      </w:r>
    </w:p>
    <w:p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Pr="00F31509">
        <w:rPr>
          <w:rFonts w:asciiTheme="majorBidi" w:hAnsiTheme="majorBidi" w:cstheme="majorBidi"/>
          <w:lang w:val="en-GB" w:eastAsia="en-US"/>
        </w:rPr>
        <w:t>on seed rates and the imputation method for seed use.</w:t>
      </w:r>
    </w:p>
    <w:p w:rsidR="00090BA3"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regional statistical statutory meetings (AFCAS, APCAS, IICA) of FAO </w:t>
      </w:r>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feedback, inputs, updates on methodological innovations and to build capacity.</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allowed the implementation of a new classification system more line with international standards. </w:t>
      </w:r>
    </w:p>
    <w:p w:rsidR="00090BA3" w:rsidRPr="00F31509" w:rsidRDefault="00090BA3" w:rsidP="00C4334D">
      <w:pPr>
        <w:pStyle w:val="Heading2"/>
      </w:pPr>
      <w:bookmarkStart w:id="16" w:name="_Toc428383816"/>
      <w:bookmarkStart w:id="17" w:name="_Toc428436038"/>
      <w:bookmarkStart w:id="18" w:name="_Toc428436339"/>
      <w:bookmarkStart w:id="19" w:name="_Toc428436465"/>
      <w:r w:rsidRPr="00F31509">
        <w:lastRenderedPageBreak/>
        <w:t>Overarching findings and principles guiding the FBS revisions</w:t>
      </w:r>
      <w:bookmarkEnd w:id="16"/>
      <w:bookmarkEnd w:id="17"/>
      <w:bookmarkEnd w:id="18"/>
      <w:bookmarkEnd w:id="19"/>
    </w:p>
    <w:p w:rsidR="00090BA3" w:rsidRPr="00C500F7" w:rsidRDefault="00090BA3" w:rsidP="00C500F7">
      <w:pPr>
        <w:keepNext/>
        <w:jc w:val="both"/>
        <w:rPr>
          <w:rFonts w:asciiTheme="majorBidi" w:hAnsiTheme="majorBidi" w:cstheme="majorBidi"/>
          <w:bCs/>
          <w:color w:val="000000" w:themeColor="text1"/>
          <w:lang w:val="en-GB"/>
        </w:rPr>
      </w:pPr>
      <w:r w:rsidRPr="00C500F7">
        <w:rPr>
          <w:rFonts w:asciiTheme="majorBidi" w:hAnsiTheme="majorBidi" w:cstheme="majorBidi"/>
          <w:bCs/>
          <w:color w:val="000000" w:themeColor="text1"/>
          <w:lang w:val="en-GB"/>
        </w:rPr>
        <w:t xml:space="preserve">A number of overarching principles guided the current FBS revisions. Importantly,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made are explicit and are documented. The same commitment holds for future changes and new assumptions made.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Food Balance Sheets (FBS) are analytical data sets. They will always have to combine measured with imputed information. Imputation methods cannot replace data collection efforts, no matter how sophisticated they are.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Every effort has to be made to collect more and better quality data at the country level, not least because the quality of the results of any imputation depends critically on the quality of 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C500F7">
        <w:rPr>
          <w:rStyle w:val="FootnoteReference"/>
          <w:rFonts w:asciiTheme="majorBidi" w:hAnsiTheme="majorBidi" w:cstheme="majorBidi"/>
          <w:bCs/>
          <w:color w:val="000000" w:themeColor="text1"/>
        </w:rPr>
        <w:footnoteReference w:id="3"/>
      </w:r>
      <w:r w:rsidRPr="00C500F7">
        <w:rPr>
          <w:rFonts w:asciiTheme="majorBidi" w:hAnsiTheme="majorBidi" w:cstheme="majorBidi"/>
          <w:bCs/>
          <w:color w:val="000000" w:themeColor="text1"/>
        </w:rPr>
        <w:t>.</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approaches 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ICT) to a maximum extent. However, they do not intend to replace manual inputs and quality checks. On the contrary, time saved through automatic procedures is meant to provide more time for quality assurance and quality control (QA/QC).</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QC/QA procedures are built into the system at various stages. Full compliance with the new FAO Quality Assurance Framework (SQAF) will be achieved as both frameworks mature.</w:t>
      </w:r>
    </w:p>
    <w:p w:rsidR="006F2F31" w:rsidRPr="00C9492D"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 xml:space="preserve">The rest of this document is organized as follows. The </w:t>
      </w:r>
      <w:r w:rsidRPr="00C500F7">
        <w:rPr>
          <w:rFonts w:asciiTheme="majorBidi" w:hAnsiTheme="majorBidi" w:cstheme="majorBidi"/>
          <w:bCs/>
          <w:i/>
          <w:iCs/>
          <w:color w:val="000000" w:themeColor="text1"/>
          <w:lang w:val="en-GB"/>
        </w:rPr>
        <w:t>first</w:t>
      </w:r>
      <w:r w:rsidRPr="00C500F7">
        <w:rPr>
          <w:rFonts w:asciiTheme="majorBidi" w:hAnsiTheme="majorBidi" w:cstheme="majorBidi"/>
          <w:bCs/>
          <w:color w:val="000000" w:themeColor="text1"/>
          <w:lang w:val="en-GB"/>
        </w:rPr>
        <w:t xml:space="preserve"> section provides a </w:t>
      </w:r>
      <w:r w:rsidR="00E01500" w:rsidRPr="00C500F7">
        <w:rPr>
          <w:rFonts w:asciiTheme="majorBidi" w:hAnsiTheme="majorBidi" w:cstheme="majorBidi"/>
          <w:bCs/>
          <w:color w:val="000000" w:themeColor="text1"/>
          <w:lang w:val="en-GB"/>
        </w:rPr>
        <w:t xml:space="preserve">basic introduction with a </w:t>
      </w:r>
      <w:r w:rsidRPr="00C500F7">
        <w:rPr>
          <w:rFonts w:asciiTheme="majorBidi" w:hAnsiTheme="majorBidi" w:cstheme="majorBidi"/>
          <w:bCs/>
          <w:color w:val="000000" w:themeColor="text1"/>
          <w:lang w:val="en-GB"/>
        </w:rPr>
        <w:t xml:space="preserve">quick overview of the history of FBS, their basic use cases, their usefulness as well as the limits to which FBS can be used and be useful. The </w:t>
      </w:r>
      <w:r w:rsidRPr="00C500F7">
        <w:rPr>
          <w:rFonts w:asciiTheme="majorBidi" w:hAnsiTheme="majorBidi" w:cstheme="majorBidi"/>
          <w:bCs/>
          <w:i/>
          <w:iCs/>
          <w:color w:val="000000" w:themeColor="text1"/>
          <w:lang w:val="en-GB"/>
        </w:rPr>
        <w:t>second</w:t>
      </w:r>
      <w:r w:rsidRPr="00C500F7">
        <w:rPr>
          <w:rFonts w:asciiTheme="majorBidi" w:hAnsiTheme="majorBidi" w:cstheme="majorBidi"/>
          <w:bCs/>
          <w:color w:val="000000" w:themeColor="text1"/>
          <w:lang w:val="en-GB"/>
        </w:rPr>
        <w:t xml:space="preserve"> part introduces the main sources of data, new imputation methods as well as the new balancing mechanism. </w:t>
      </w:r>
      <w:r w:rsidRPr="00C9492D">
        <w:rPr>
          <w:rFonts w:asciiTheme="majorBidi" w:hAnsiTheme="majorBidi" w:cstheme="majorBidi"/>
          <w:bCs/>
          <w:lang w:val="en-GB"/>
        </w:rPr>
        <w:t xml:space="preserve">The </w:t>
      </w:r>
      <w:r w:rsidRPr="00C9492D">
        <w:rPr>
          <w:rFonts w:asciiTheme="majorBidi" w:hAnsiTheme="majorBidi" w:cstheme="majorBidi"/>
          <w:bCs/>
          <w:i/>
          <w:iCs/>
          <w:lang w:val="en-GB"/>
        </w:rPr>
        <w:t>third</w:t>
      </w:r>
      <w:r w:rsidRPr="00C9492D">
        <w:rPr>
          <w:rFonts w:asciiTheme="majorBidi" w:hAnsiTheme="majorBidi" w:cstheme="majorBidi"/>
          <w:bCs/>
          <w:lang w:val="en-GB"/>
        </w:rPr>
        <w:t xml:space="preserve"> part finally provides a step-by-step introduction of the new methods based on worked examples. </w:t>
      </w:r>
      <w:r w:rsidR="006F2F31" w:rsidRPr="00C9492D">
        <w:rPr>
          <w:rFonts w:ascii="Times New Roman" w:hAnsi="Times New Roman" w:cs="Times New Roman"/>
          <w:bCs/>
          <w:lang w:val="en-GB"/>
        </w:rPr>
        <w:t>The document concludes with an overview of the changes introduced by the shift to the new commodity classification schemes and their relationship with the existing system.</w:t>
      </w:r>
    </w:p>
    <w:p w:rsidR="00090BA3" w:rsidRPr="00F31509" w:rsidRDefault="00090BA3" w:rsidP="006F2F31">
      <w:pPr>
        <w:jc w:val="both"/>
        <w:rPr>
          <w:rFonts w:asciiTheme="majorBidi" w:hAnsiTheme="majorBidi" w:cstheme="majorBidi"/>
          <w:sz w:val="24"/>
          <w:lang w:val="en-GB" w:eastAsia="en-US"/>
        </w:rPr>
      </w:pPr>
    </w:p>
    <w:p w:rsidR="00505EE3" w:rsidRPr="00F31509" w:rsidRDefault="00505EE3" w:rsidP="00374C82">
      <w:pPr>
        <w:pStyle w:val="Heading1"/>
        <w:rPr>
          <w:rFonts w:asciiTheme="majorBidi" w:hAnsiTheme="majorBidi" w:cstheme="majorBidi"/>
        </w:rPr>
      </w:pPr>
      <w:bookmarkStart w:id="20" w:name="_Toc428383817"/>
      <w:bookmarkStart w:id="21" w:name="_Toc428436039"/>
      <w:bookmarkStart w:id="22" w:name="_Toc428436340"/>
      <w:bookmarkStart w:id="23" w:name="_Toc428436466"/>
      <w:r w:rsidRPr="00F31509">
        <w:rPr>
          <w:rFonts w:asciiTheme="majorBidi" w:hAnsiTheme="majorBidi" w:cstheme="majorBidi"/>
        </w:rPr>
        <w:lastRenderedPageBreak/>
        <w:t>Introduction</w:t>
      </w:r>
      <w:bookmarkEnd w:id="20"/>
      <w:bookmarkEnd w:id="21"/>
      <w:bookmarkEnd w:id="22"/>
      <w:bookmarkEnd w:id="23"/>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All analytical databases are, by their very nature, datasets that include a large number of imputed data or analytically derived data. Food Balance Sheets 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sidRPr="00F31509">
        <w:rPr>
          <w:rFonts w:asciiTheme="majorBidi" w:hAnsiTheme="majorBidi" w:cstheme="majorBidi"/>
          <w:bCs/>
          <w:color w:val="000000" w:themeColor="text1"/>
          <w:szCs w:val="24"/>
          <w:lang w:val="en-GB"/>
        </w:rPr>
        <w:t>Notwithstanding t</w:t>
      </w:r>
      <w:r w:rsidRPr="00F31509">
        <w:rPr>
          <w:rFonts w:asciiTheme="majorBidi" w:hAnsiTheme="majorBidi" w:cstheme="majorBidi"/>
          <w:bCs/>
          <w:color w:val="000000" w:themeColor="text1"/>
          <w:szCs w:val="24"/>
          <w:lang w:val="en-GB"/>
        </w:rPr>
        <w:t xml:space="preserve">he 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at a much lower speed. For this round of FBS revisions, the changes in conversion rates and factors were more important than on previous occasions. </w:t>
      </w:r>
      <w:r w:rsidR="001D6393" w:rsidRPr="00C9492D">
        <w:rPr>
          <w:rFonts w:ascii="Times New Roman" w:hAnsi="Times New Roman" w:cs="Times New Roman"/>
          <w:bCs/>
          <w:szCs w:val="24"/>
          <w:lang w:val="en-GB"/>
        </w:rPr>
        <w:t>The main reason for additional changes lies in the fact that the underlying commodity classification system has been revised as part of the overall reform efforts. The commodity list traditionally used in the system, the so-called FAOSTAT commodity list (FCL), has been replaced by adopting a system of international classifications. In particular the Harmonized System (HS) will be used for all trade variables, and the UN Central Product Classification (CPC) expanded for FAO purpose will be used for all other variables in the balance. Every effort was</w:t>
      </w:r>
      <w:r w:rsidR="001D6393" w:rsidRPr="00E93C3B">
        <w:rPr>
          <w:rFonts w:ascii="Times New Roman" w:hAnsi="Times New Roman" w:cs="Times New Roman"/>
          <w:bCs/>
          <w:color w:val="000000" w:themeColor="text1"/>
          <w:szCs w:val="24"/>
          <w:lang w:val="en-GB"/>
        </w:rPr>
        <w:t xml:space="preserve"> made to ensure consistency between old and new systems and across the new systems. All these efforts notwithstanding, some conversion factors had to be adjusted to reflect the product definitions of the newly adopted systems. </w:t>
      </w:r>
    </w:p>
    <w:p w:rsidR="004B3819" w:rsidRPr="00F31509" w:rsidRDefault="004B3819"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F31509" w:rsidRDefault="00090BA3" w:rsidP="004B3819">
      <w:pPr>
        <w:jc w:val="both"/>
        <w:rPr>
          <w:rFonts w:asciiTheme="majorBidi" w:hAnsiTheme="majorBidi" w:cstheme="majorBidi"/>
          <w:bCs/>
          <w:color w:val="000000" w:themeColor="text1"/>
          <w:szCs w:val="24"/>
          <w:lang w:val="en-GB"/>
        </w:rPr>
      </w:pPr>
    </w:p>
    <w:p w:rsidR="0097372B" w:rsidRPr="00F31509" w:rsidRDefault="00353BD5" w:rsidP="00C4334D">
      <w:pPr>
        <w:pStyle w:val="Heading2"/>
        <w:rPr>
          <w:rFonts w:eastAsia="Calibri"/>
          <w:lang w:eastAsia="en-US"/>
        </w:rPr>
      </w:pPr>
      <w:bookmarkStart w:id="24" w:name="_Toc428383818"/>
      <w:bookmarkStart w:id="25" w:name="_Toc428436040"/>
      <w:bookmarkStart w:id="26" w:name="_Toc428436341"/>
      <w:bookmarkStart w:id="27" w:name="_Toc428436467"/>
      <w:r w:rsidRPr="00F31509">
        <w:rPr>
          <w:rFonts w:eastAsia="Calibri"/>
          <w:lang w:eastAsia="en-US"/>
        </w:rPr>
        <w:lastRenderedPageBreak/>
        <w:t>FBS history and b</w:t>
      </w:r>
      <w:r w:rsidR="00D01AE7" w:rsidRPr="00F31509">
        <w:rPr>
          <w:rFonts w:eastAsia="Calibri"/>
          <w:lang w:eastAsia="en-US"/>
        </w:rPr>
        <w:t>ackground</w:t>
      </w:r>
      <w:bookmarkEnd w:id="3"/>
      <w:bookmarkEnd w:id="24"/>
      <w:bookmarkEnd w:id="25"/>
      <w:bookmarkEnd w:id="26"/>
      <w:bookmarkEnd w:id="27"/>
    </w:p>
    <w:p w:rsidR="00A95227" w:rsidRPr="00F31509" w:rsidRDefault="00A95227" w:rsidP="00BA43AE">
      <w:pPr>
        <w:keepNext/>
        <w:suppressAutoHyphens w:val="0"/>
        <w:spacing w:after="0"/>
        <w:jc w:val="both"/>
        <w:rPr>
          <w:rFonts w:asciiTheme="majorBidi" w:eastAsia="Calibri" w:hAnsiTheme="majorBidi" w:cstheme="majorBidi"/>
          <w:sz w:val="24"/>
          <w:szCs w:val="24"/>
          <w:lang w:val="en-GB" w:eastAsia="en-US"/>
        </w:rPr>
      </w:pPr>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As defined by FAO, a </w:t>
      </w:r>
      <w:r w:rsidR="00721FA3" w:rsidRPr="00F31509">
        <w:rPr>
          <w:rFonts w:asciiTheme="majorBidi" w:eastAsia="Calibri" w:hAnsiTheme="majorBidi" w:cstheme="majorBidi"/>
          <w:szCs w:val="24"/>
          <w:lang w:val="en-GB" w:eastAsia="en-US"/>
        </w:rPr>
        <w:t>F</w:t>
      </w:r>
      <w:r w:rsidRPr="00F31509">
        <w:rPr>
          <w:rFonts w:asciiTheme="majorBidi" w:eastAsia="Calibri" w:hAnsiTheme="majorBidi" w:cstheme="majorBidi"/>
          <w:szCs w:val="24"/>
          <w:lang w:val="en-GB" w:eastAsia="en-US"/>
        </w:rPr>
        <w:t xml:space="preserve">ood </w:t>
      </w:r>
      <w:r w:rsidR="00721FA3" w:rsidRPr="00F31509">
        <w:rPr>
          <w:rFonts w:asciiTheme="majorBidi" w:eastAsia="Calibri" w:hAnsiTheme="majorBidi" w:cstheme="majorBidi"/>
          <w:szCs w:val="24"/>
          <w:lang w:val="en-GB" w:eastAsia="en-US"/>
        </w:rPr>
        <w:t>B</w:t>
      </w:r>
      <w:r w:rsidRPr="00F31509">
        <w:rPr>
          <w:rFonts w:asciiTheme="majorBidi" w:eastAsia="Calibri" w:hAnsiTheme="majorBidi" w:cstheme="majorBidi"/>
          <w:szCs w:val="24"/>
          <w:lang w:val="en-GB" w:eastAsia="en-US"/>
        </w:rPr>
        <w:t xml:space="preserve">alance </w:t>
      </w:r>
      <w:r w:rsidR="00721FA3" w:rsidRPr="00F31509">
        <w:rPr>
          <w:rFonts w:asciiTheme="majorBidi" w:eastAsia="Calibri" w:hAnsiTheme="majorBidi" w:cstheme="majorBidi"/>
          <w:szCs w:val="24"/>
          <w:lang w:val="en-GB" w:eastAsia="en-US"/>
        </w:rPr>
        <w:t>S</w:t>
      </w:r>
      <w:r w:rsidRPr="00F31509">
        <w:rPr>
          <w:rFonts w:asciiTheme="majorBidi" w:eastAsia="Calibri" w:hAnsiTheme="majorBidi" w:cstheme="majorBidi"/>
          <w:szCs w:val="24"/>
          <w:lang w:val="en-GB" w:eastAsia="en-US"/>
        </w:rPr>
        <w:t xml:space="preserve">heet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country's food supply during a specified reference period. </w:t>
      </w:r>
      <w:r w:rsidR="00D06B76" w:rsidRPr="00F31509">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The preparation of food balance sheets has a particularly long history, extending as far back as the period 1934-38. Over time, FBS</w:t>
      </w:r>
      <w:r w:rsidR="00A65712" w:rsidRPr="00F31509">
        <w:rPr>
          <w:rFonts w:asciiTheme="majorBidi" w:eastAsia="Calibri" w:hAnsiTheme="majorBidi" w:cstheme="majorBidi"/>
          <w:szCs w:val="24"/>
          <w:lang w:val="en-GB" w:eastAsia="en-US"/>
        </w:rPr>
        <w:t>s</w:t>
      </w:r>
      <w:r w:rsidR="00A31E23" w:rsidRPr="00F31509">
        <w:rPr>
          <w:rFonts w:asciiTheme="majorBidi" w:eastAsia="Calibri" w:hAnsiTheme="majorBidi" w:cstheme="majorBidi"/>
          <w:szCs w:val="24"/>
          <w:lang w:val="en-GB" w:eastAsia="en-US"/>
        </w:rPr>
        <w:t xml:space="preserve"> have undergone methodological change, but since 1984, when FBS were published in “standardized”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rsidR="00A800FF" w:rsidRPr="00F31509" w:rsidRDefault="00BA43AE"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F</w:t>
      </w:r>
      <w:r w:rsidR="00A800FF" w:rsidRPr="00F31509">
        <w:rPr>
          <w:rFonts w:asciiTheme="majorBidi" w:eastAsia="Calibri" w:hAnsiTheme="majorBidi" w:cstheme="majorBidi"/>
          <w:szCs w:val="24"/>
          <w:lang w:val="en-GB" w:eastAsia="en-US"/>
        </w:rPr>
        <w:t>ood balance sheet</w:t>
      </w:r>
      <w:r w:rsidRPr="00F31509">
        <w:rPr>
          <w:rFonts w:asciiTheme="majorBidi" w:eastAsia="Calibri" w:hAnsiTheme="majorBidi" w:cstheme="majorBidi"/>
          <w:szCs w:val="24"/>
          <w:lang w:val="en-GB" w:eastAsia="en-US"/>
        </w:rPr>
        <w:t>s show</w:t>
      </w:r>
      <w:r w:rsidR="00A800FF" w:rsidRPr="00F31509">
        <w:rPr>
          <w:rFonts w:asciiTheme="majorBidi" w:eastAsia="Calibri" w:hAnsiTheme="majorBidi" w:cstheme="majorBidi"/>
          <w:szCs w:val="24"/>
          <w:lang w:val="en-GB" w:eastAsia="en-US"/>
        </w:rPr>
        <w:t xml:space="preserve"> for 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cases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sidR="00351629" w:rsidRPr="00F31509">
        <w:rPr>
          <w:rStyle w:val="FootnoteReference"/>
          <w:rFonts w:asciiTheme="majorBidi" w:eastAsia="Calibri" w:hAnsiTheme="majorBidi" w:cstheme="majorBidi"/>
          <w:szCs w:val="24"/>
          <w:lang w:val="en-GB" w:eastAsia="en-US"/>
        </w:rPr>
        <w:footnoteReference w:id="5"/>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such food item available for human consumption is then obtained by dividing the respective quantity by the related data on the population actually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 and - by applying appropriate food composition factors for all primary and processed products - also in terms of caloric value a</w:t>
      </w:r>
      <w:r w:rsidR="00204903" w:rsidRPr="00F31509">
        <w:rPr>
          <w:rFonts w:asciiTheme="majorBidi" w:eastAsia="Calibri" w:hAnsiTheme="majorBidi" w:cstheme="majorBidi"/>
          <w:szCs w:val="24"/>
          <w:lang w:val="en-GB" w:eastAsia="en-US"/>
        </w:rPr>
        <w:t xml:space="preserve">s well as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food balance sheet,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food balance </w:t>
      </w:r>
      <w:r w:rsidR="009B5855" w:rsidRPr="00F31509">
        <w:rPr>
          <w:rFonts w:asciiTheme="majorBidi" w:eastAsia="Calibri" w:hAnsiTheme="majorBidi" w:cstheme="majorBidi"/>
          <w:szCs w:val="24"/>
          <w:lang w:val="en-GB" w:eastAsia="en-US"/>
        </w:rPr>
        <w:t>sheet 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F31509">
        <w:rPr>
          <w:rFonts w:asciiTheme="majorBidi" w:eastAsia="Calibri" w:hAnsiTheme="majorBidi" w:cstheme="majorBidi"/>
          <w:szCs w:val="24"/>
          <w:lang w:val="en-GB" w:eastAsia="en-US"/>
        </w:rPr>
        <w:lastRenderedPageBreak/>
        <w:t xml:space="preserve">cases these are </w:t>
      </w:r>
      <w:r w:rsidR="000C422B" w:rsidRPr="00F31509">
        <w:rPr>
          <w:rFonts w:asciiTheme="majorBidi" w:eastAsia="Calibri" w:hAnsiTheme="majorBidi" w:cstheme="majorBidi"/>
          <w:szCs w:val="24"/>
          <w:lang w:val="en-GB" w:eastAsia="en-US"/>
        </w:rPr>
        <w:t xml:space="preserve">also </w:t>
      </w:r>
      <w:r w:rsidRPr="00F31509">
        <w:rPr>
          <w:rFonts w:asciiTheme="majorBidi" w:eastAsia="Calibri" w:hAnsiTheme="majorBidi" w:cstheme="majorBidi"/>
          <w:szCs w:val="24"/>
          <w:lang w:val="en-GB" w:eastAsia="en-US"/>
        </w:rPr>
        <w:t>subject to significant margins of error. In most cases, the assumptions for waste used in food balance sheets 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 xml:space="preserve">00+ primary and processed commodities, </w:t>
      </w:r>
      <w:r w:rsidR="005474CD" w:rsidRPr="00F31509">
        <w:rPr>
          <w:rFonts w:asciiTheme="majorBidi" w:eastAsia="Calibri" w:hAnsiTheme="majorBidi" w:cstheme="majorBidi"/>
          <w:szCs w:val="24"/>
          <w:lang w:val="en-GB" w:eastAsia="en-US"/>
        </w:rPr>
        <w:t>by way of</w:t>
      </w:r>
      <w:r w:rsidRPr="00F31509">
        <w:rPr>
          <w:rFonts w:asciiTheme="majorBidi" w:eastAsia="Calibri" w:hAnsiTheme="majorBidi" w:cstheme="majorBidi"/>
          <w:szCs w:val="24"/>
          <w:lang w:val="en-GB" w:eastAsia="en-US"/>
        </w:rPr>
        <w:t xml:space="preserve"> supply utilization accounts</w:t>
      </w:r>
      <w:r w:rsidR="005474CD" w:rsidRPr="00F31509">
        <w:rPr>
          <w:rFonts w:asciiTheme="majorBidi" w:eastAsia="Calibri" w:hAnsiTheme="majorBidi" w:cstheme="majorBidi"/>
          <w:szCs w:val="24"/>
          <w:lang w:val="en-GB" w:eastAsia="en-US"/>
        </w:rPr>
        <w:t xml:space="preserve"> that</w:t>
      </w:r>
      <w:r w:rsidRPr="00F31509">
        <w:rPr>
          <w:rFonts w:asciiTheme="majorBidi" w:eastAsia="Calibri" w:hAnsiTheme="majorBidi" w:cstheme="majorBidi"/>
          <w:szCs w:val="24"/>
          <w:lang w:val="en-GB" w:eastAsia="en-US"/>
        </w:rPr>
        <w:t xml:space="preserve"> are 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5474CD" w:rsidRPr="00F31509">
        <w:rPr>
          <w:rFonts w:asciiTheme="majorBidi" w:eastAsia="Calibri" w:hAnsiTheme="majorBidi" w:cstheme="majorBidi"/>
          <w:szCs w:val="24"/>
          <w:lang w:val="en-GB" w:eastAsia="en-US"/>
        </w:rPr>
        <w:t xml:space="preserve">over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over up to four levels of processing. </w:t>
      </w:r>
    </w:p>
    <w:p w:rsidR="00CB6E4A" w:rsidRPr="00F31509" w:rsidRDefault="00CB6E4A" w:rsidP="00171E58">
      <w:pPr>
        <w:suppressAutoHyphens w:val="0"/>
        <w:spacing w:after="0"/>
        <w:jc w:val="both"/>
        <w:rPr>
          <w:rFonts w:asciiTheme="majorBidi" w:eastAsia="Calibri" w:hAnsiTheme="majorBidi" w:cstheme="majorBidi"/>
          <w:szCs w:val="24"/>
          <w:lang w:val="en-GB" w:eastAsia="en-US"/>
        </w:rPr>
      </w:pPr>
    </w:p>
    <w:p w:rsidR="00340E3F" w:rsidRPr="00F31509" w:rsidRDefault="00BA43AE"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When </w:t>
      </w:r>
      <w:r w:rsidR="00340E3F" w:rsidRPr="00F31509">
        <w:rPr>
          <w:rFonts w:asciiTheme="majorBidi" w:eastAsia="Calibri" w:hAnsiTheme="majorBidi" w:cstheme="majorBidi"/>
          <w:szCs w:val="24"/>
          <w:lang w:val="en-GB" w:eastAsia="en-US"/>
        </w:rPr>
        <w:t>processed commodities are converted back to their primary equivalent</w:t>
      </w:r>
      <w:r w:rsidRPr="00F31509">
        <w:rPr>
          <w:rFonts w:asciiTheme="majorBidi" w:eastAsia="Calibri" w:hAnsiTheme="majorBidi" w:cstheme="majorBidi"/>
          <w:szCs w:val="24"/>
          <w:lang w:val="en-GB" w:eastAsia="en-US"/>
        </w:rPr>
        <w:t xml:space="preserve">, </w:t>
      </w:r>
      <w:r w:rsidR="00340E3F" w:rsidRPr="00F31509">
        <w:rPr>
          <w:rFonts w:asciiTheme="majorBidi" w:eastAsia="Calibri" w:hAnsiTheme="majorBidi" w:cstheme="majorBidi"/>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 xml:space="preserve">There are several reasons for this standardization process. Firstly, there is </w:t>
      </w:r>
      <w:r w:rsidR="00342E17" w:rsidRPr="00F31509">
        <w:rPr>
          <w:rFonts w:asciiTheme="majorBidi" w:eastAsia="Calibri" w:hAnsiTheme="majorBidi" w:cstheme="majorBidi"/>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Secondly, preparing standardized food balance sheets </w:t>
      </w:r>
      <w:r w:rsidR="00342E17" w:rsidRPr="00F31509">
        <w:rPr>
          <w:rFonts w:asciiTheme="majorBidi" w:eastAsia="Calibri" w:hAnsiTheme="majorBidi" w:cstheme="majorBidi"/>
          <w:szCs w:val="24"/>
          <w:lang w:val="en-GB" w:eastAsia="en-US"/>
        </w:rPr>
        <w:t xml:space="preserve">at an aggregate level makes the food supply and use data more comparable across countries and over time. Finally,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 xml:space="preserve">applications such as projections models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 xml:space="preserve">aggregation, in fact, often </w:t>
      </w:r>
      <w:r w:rsidR="00205D58" w:rsidRPr="00F31509">
        <w:rPr>
          <w:rFonts w:asciiTheme="majorBidi" w:eastAsia="Calibri" w:hAnsiTheme="majorBidi" w:cstheme="majorBidi"/>
          <w:szCs w:val="24"/>
          <w:lang w:val="en-GB" w:eastAsia="en-US"/>
        </w:rPr>
        <w:t>beyond the level of aggregation 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60+ individual commodities presented in the Food balance sheets. </w:t>
      </w:r>
    </w:p>
    <w:p w:rsidR="00171E58" w:rsidRPr="00F31509" w:rsidRDefault="00171E58" w:rsidP="00C4334D">
      <w:pPr>
        <w:pStyle w:val="Heading2"/>
      </w:pPr>
      <w:bookmarkStart w:id="28" w:name="_Toc428383819"/>
      <w:bookmarkStart w:id="29" w:name="_Toc428436041"/>
      <w:bookmarkStart w:id="30" w:name="_Toc428436342"/>
      <w:bookmarkStart w:id="31" w:name="_Toc428436468"/>
      <w:r w:rsidRPr="00F31509">
        <w:t>Use and usefulness of FBS</w:t>
      </w:r>
      <w:bookmarkEnd w:id="28"/>
      <w:bookmarkEnd w:id="29"/>
      <w:bookmarkEnd w:id="30"/>
      <w:bookmarkEnd w:id="31"/>
      <w:r w:rsidRPr="00F31509">
        <w:t xml:space="preserve"> </w:t>
      </w:r>
    </w:p>
    <w:p w:rsidR="00171E58" w:rsidRPr="00F31509" w:rsidRDefault="483DA69D" w:rsidP="483DA69D">
      <w:pPr>
        <w:keepNext/>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the end point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Pr="00F31509">
        <w:rPr>
          <w:rStyle w:val="FootnoteReference"/>
          <w:rFonts w:asciiTheme="majorBidi" w:eastAsia="Times New Roman" w:hAnsiTheme="majorBidi" w:cstheme="majorBidi"/>
        </w:rPr>
        <w:footnoteReference w:id="6"/>
      </w:r>
      <w:r w:rsidRPr="00F31509">
        <w:rPr>
          <w:rFonts w:asciiTheme="majorBidi" w:eastAsia="Times New Roman" w:hAnsiTheme="majorBidi" w:cstheme="majorBidi"/>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 studies are for developed countries, which have more reliable data and clearer methodological approaches.</w:t>
      </w:r>
    </w:p>
    <w:p w:rsidR="001E58EB" w:rsidRPr="00F31509" w:rsidRDefault="001E58EB" w:rsidP="00C4334D">
      <w:pPr>
        <w:pStyle w:val="Heading2"/>
        <w:rPr>
          <w:rFonts w:eastAsia="Calibri"/>
          <w:lang w:eastAsia="en-US"/>
        </w:rPr>
      </w:pPr>
      <w:bookmarkStart w:id="32" w:name="_Toc428383820"/>
      <w:bookmarkStart w:id="33" w:name="_Toc428436042"/>
      <w:bookmarkStart w:id="34" w:name="_Toc428436343"/>
      <w:bookmarkStart w:id="35" w:name="_Toc428436469"/>
      <w:r w:rsidRPr="00F31509">
        <w:rPr>
          <w:rFonts w:eastAsia="Calibri"/>
          <w:lang w:eastAsia="en-US"/>
        </w:rPr>
        <w:t>Limitations</w:t>
      </w:r>
      <w:bookmarkEnd w:id="32"/>
      <w:bookmarkEnd w:id="33"/>
      <w:bookmarkEnd w:id="34"/>
      <w:bookmarkEnd w:id="35"/>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lastRenderedPageBreak/>
        <w:t xml:space="preserve">FBS merely provide estimates for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on distributional aspects for food and nutrient availability. This means that they would allow</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FBS 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the food insecure or poor. Nor do they provide information about the regional distribution within a country, access of a particular group of households or their dietary habits. With these caveats in mind, FBS can</w:t>
      </w:r>
      <w:r w:rsidR="007A7332" w:rsidRPr="00F31509">
        <w:rPr>
          <w:rFonts w:asciiTheme="majorBidi" w:hAnsiTheme="majorBidi" w:cstheme="majorBidi"/>
          <w:szCs w:val="24"/>
        </w:rPr>
        <w:t xml:space="preserve"> be</w:t>
      </w:r>
      <w:r w:rsidRPr="00F31509">
        <w:rPr>
          <w:rFonts w:asciiTheme="majorBidi" w:hAnsiTheme="majorBidi" w:cstheme="majorBidi"/>
          <w:szCs w:val="24"/>
        </w:rPr>
        <w:t xml:space="preserve"> 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either as a contributing factor or the sole basis for </w:t>
      </w:r>
      <w:r w:rsidR="007A7332" w:rsidRPr="00F31509">
        <w:rPr>
          <w:rFonts w:asciiTheme="majorBidi" w:hAnsiTheme="majorBidi" w:cstheme="majorBidi"/>
          <w:szCs w:val="24"/>
        </w:rPr>
        <w:t xml:space="preserve">the </w:t>
      </w:r>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the countries.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possibility of imputing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to detect inconsistencies, to impute missing data and to fill data gaps. However, such imputation methods cannot </w:t>
      </w:r>
      <w:r w:rsidRPr="00F31509">
        <w:rPr>
          <w:rFonts w:asciiTheme="majorBidi" w:eastAsia="Calibri" w:hAnsiTheme="majorBidi" w:cstheme="majorBidi"/>
          <w:szCs w:val="24"/>
        </w:rPr>
        <w:t xml:space="preserve">replace proper data </w:t>
      </w:r>
      <w:r w:rsidR="001562E7" w:rsidRPr="00F31509">
        <w:rPr>
          <w:rFonts w:asciiTheme="majorBidi" w:eastAsia="Calibri" w:hAnsiTheme="majorBidi" w:cstheme="majorBidi"/>
          <w:szCs w:val="24"/>
        </w:rPr>
        <w:t>collection. No model-based approach can substitute for, let alone produce more accurate information</w:t>
      </w:r>
      <w:r w:rsidR="00E5297B"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than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in the process of creating their own FBSs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F31509">
        <w:rPr>
          <w:rFonts w:asciiTheme="majorBidi" w:eastAsia="Calibri" w:hAnsiTheme="majorBidi" w:cstheme="majorBidi"/>
          <w:i/>
          <w:szCs w:val="24"/>
        </w:rPr>
        <w:t>per se</w:t>
      </w:r>
      <w:r w:rsidR="001562E7" w:rsidRPr="00F31509">
        <w:rPr>
          <w:rFonts w:asciiTheme="majorBidi" w:eastAsia="Calibri" w:hAnsiTheme="majorBidi" w:cstheme="majorBidi"/>
          <w:szCs w:val="24"/>
        </w:rPr>
        <w:t xml:space="preserve">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F31509">
        <w:rPr>
          <w:rFonts w:asciiTheme="majorBidi" w:hAnsiTheme="majorBidi" w:cstheme="majorBidi"/>
        </w:rPr>
        <w:t>a priori</w:t>
      </w:r>
      <w:r w:rsidR="001562E7" w:rsidRPr="00F31509">
        <w:rPr>
          <w:rFonts w:asciiTheme="majorBidi" w:eastAsia="Calibri" w:hAnsiTheme="majorBidi" w:cstheme="majorBidi"/>
          <w:szCs w:val="24"/>
        </w:rPr>
        <w:t xml:space="preserve"> reason to assume that these measurement errors cancel out, the balancing element is the least reliable</w:t>
      </w:r>
      <w:r w:rsidR="007912C4" w:rsidRPr="00F31509">
        <w:rPr>
          <w:rFonts w:asciiTheme="majorBidi" w:eastAsia="Calibri" w:hAnsiTheme="majorBidi" w:cstheme="majorBidi"/>
          <w:szCs w:val="24"/>
        </w:rPr>
        <w:t>, or at least most variable,</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w:t>
      </w:r>
      <w:r w:rsidRPr="00F31509">
        <w:rPr>
          <w:rFonts w:asciiTheme="majorBidi" w:eastAsia="Calibri" w:hAnsiTheme="majorBidi" w:cstheme="majorBidi"/>
          <w:szCs w:val="24"/>
        </w:rPr>
        <w:lastRenderedPageBreak/>
        <w:t xml:space="preserve">prisons, </w:t>
      </w:r>
      <w:r w:rsidR="007912C4" w:rsidRPr="00F31509">
        <w:rPr>
          <w:rFonts w:asciiTheme="majorBidi" w:eastAsia="Calibri" w:hAnsiTheme="majorBidi" w:cstheme="majorBidi"/>
          <w:szCs w:val="24"/>
        </w:rPr>
        <w:t>nor do they cover, at least completely,</w:t>
      </w:r>
      <w:r w:rsidRPr="00F31509">
        <w:rPr>
          <w:rFonts w:asciiTheme="majorBidi" w:eastAsia="Calibri" w:hAnsiTheme="majorBidi" w:cstheme="majorBidi"/>
          <w:szCs w:val="24"/>
        </w:rPr>
        <w:t xml:space="preserve"> out of 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hey are</w:t>
      </w:r>
      <w:r w:rsidR="007912C4" w:rsidRPr="00F31509">
        <w:rPr>
          <w:rFonts w:asciiTheme="majorBidi" w:eastAsia="Calibri" w:hAnsiTheme="majorBidi" w:cstheme="majorBidi"/>
          <w:szCs w:val="24"/>
        </w:rPr>
        <w:t>, however,</w:t>
      </w:r>
      <w:r w:rsidRPr="00F31509">
        <w:rPr>
          <w:rFonts w:asciiTheme="majorBidi" w:eastAsia="Calibri" w:hAnsiTheme="majorBidi" w:cstheme="majorBid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F31509">
        <w:rPr>
          <w:rStyle w:val="FootnoteReference"/>
          <w:rFonts w:asciiTheme="majorBidi" w:eastAsia="Calibri" w:hAnsiTheme="majorBidi" w:cstheme="majorBidi"/>
          <w:szCs w:val="24"/>
        </w:rPr>
        <w:footnoteReference w:id="7"/>
      </w:r>
      <w:r w:rsidRPr="00F31509">
        <w:rPr>
          <w:rFonts w:asciiTheme="majorBidi" w:eastAsia="Calibri" w:hAnsiTheme="majorBidi" w:cstheme="majorBidi"/>
          <w:szCs w:val="24"/>
        </w:rPr>
        <w:t xml:space="preserve">.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E70192" w:rsidP="00C500F7">
      <w:pPr>
        <w:pStyle w:val="Heading1"/>
        <w:spacing w:before="0" w:after="200"/>
        <w:rPr>
          <w:rFonts w:asciiTheme="majorBidi" w:hAnsiTheme="majorBidi" w:cstheme="majorBidi"/>
        </w:rPr>
      </w:pPr>
      <w:bookmarkStart w:id="36" w:name="_Toc428383821"/>
      <w:bookmarkStart w:id="37" w:name="_Toc428436043"/>
      <w:bookmarkStart w:id="38" w:name="_Toc428436344"/>
      <w:bookmarkStart w:id="39" w:name="_Toc428436470"/>
      <w:r w:rsidRPr="00F31509">
        <w:rPr>
          <w:rFonts w:asciiTheme="majorBidi" w:hAnsiTheme="majorBidi" w:cstheme="majorBidi"/>
        </w:rPr>
        <w:lastRenderedPageBreak/>
        <w:t>FBSs and SUAs, underlying data, sources, measurement and imputation</w:t>
      </w:r>
      <w:bookmarkStart w:id="40" w:name="_Toc428383822"/>
      <w:bookmarkStart w:id="41" w:name="_Toc428436044"/>
      <w:bookmarkStart w:id="42" w:name="_Toc428436345"/>
      <w:bookmarkStart w:id="43" w:name="_Toc428436471"/>
      <w:bookmarkEnd w:id="36"/>
      <w:bookmarkEnd w:id="37"/>
      <w:bookmarkEnd w:id="38"/>
      <w:bookmarkEnd w:id="39"/>
    </w:p>
    <w:p w:rsidR="00E70192" w:rsidRPr="00C500F7" w:rsidRDefault="00E70192" w:rsidP="00C4334D">
      <w:pPr>
        <w:pStyle w:val="Heading2"/>
      </w:pPr>
      <w:r w:rsidRPr="00F31509">
        <w:t>FBSs and SUAs</w:t>
      </w:r>
      <w:bookmarkEnd w:id="40"/>
      <w:bookmarkEnd w:id="41"/>
      <w:bookmarkEnd w:id="42"/>
      <w:bookmarkEnd w:id="43"/>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F31509">
        <w:rPr>
          <w:rStyle w:val="FootnoteReference"/>
          <w:rFonts w:asciiTheme="majorBidi" w:hAnsiTheme="majorBidi" w:cstheme="majorBidi"/>
          <w:szCs w:val="24"/>
        </w:rPr>
        <w:footnoteReference w:id="8"/>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E70192"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FBSs aim at providing food security information, production not only includes 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rsidR="00C500F7" w:rsidRDefault="00C500F7" w:rsidP="00C500F7">
      <w:pPr>
        <w:pStyle w:val="ListParagraph"/>
        <w:ind w:left="0"/>
        <w:jc w:val="both"/>
        <w:rPr>
          <w:rFonts w:asciiTheme="majorBidi" w:hAnsiTheme="majorBidi" w:cstheme="majorBidi"/>
          <w:bCs/>
          <w:szCs w:val="24"/>
        </w:rPr>
      </w:pP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lastRenderedPageBreak/>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e.g. during storage, in preparation and cooking, as plate-waste, or quantities fed to domestic animals and pets, or </w:t>
      </w:r>
      <w:r w:rsidR="008604DA" w:rsidRPr="00F31509">
        <w:rPr>
          <w:rFonts w:asciiTheme="majorBidi" w:hAnsiTheme="majorBidi" w:cstheme="majorBidi"/>
          <w:szCs w:val="24"/>
          <w:lang w:val="en-GB"/>
        </w:rPr>
        <w:t xml:space="preserve">that </w:t>
      </w:r>
      <w:r w:rsidRPr="00F31509">
        <w:rPr>
          <w:rFonts w:asciiTheme="majorBidi" w:hAnsiTheme="majorBidi" w:cstheme="majorBidi"/>
          <w:szCs w:val="24"/>
          <w:lang w:val="en-GB"/>
        </w:rPr>
        <w:t xml:space="preserve">is simply thrown away. It also includes food consumed in hospitals, schools, restaurants, military,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in 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Industrial Utilization</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Utilization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 xml:space="preserve">bio-fuels, paints, detergents, cosmetics, etc.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Tourist Consumption</w:t>
      </w:r>
    </w:p>
    <w:p w:rsidR="00E70192" w:rsidRPr="00F31509" w:rsidRDefault="00E70192" w:rsidP="002D546A">
      <w:pPr>
        <w:keepNext/>
        <w:rPr>
          <w:rFonts w:asciiTheme="majorBidi" w:hAnsiTheme="majorBidi" w:cstheme="majorBidi"/>
          <w:bCs/>
          <w:szCs w:val="24"/>
          <w:lang w:val="en-GB"/>
        </w:rPr>
      </w:pPr>
      <w:r w:rsidRPr="00F31509">
        <w:rPr>
          <w:rFonts w:asciiTheme="majorBidi" w:hAnsiTheme="majorBidi" w:cstheme="majorBidi"/>
          <w:bCs/>
          <w:szCs w:val="24"/>
          <w:lang w:val="en-GB"/>
        </w:rPr>
        <w:t>Includes the food consumed by non-resident visitors during their stay at the country of destination.</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to be used at later stages.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sidRPr="00F31509">
        <w:rPr>
          <w:rFonts w:asciiTheme="majorBidi" w:hAnsiTheme="majorBidi" w:cstheme="majorBidi"/>
          <w:szCs w:val="24"/>
          <w:lang w:val="en-GB"/>
        </w:rPr>
        <w:t xml:space="preserve">in </w:t>
      </w:r>
      <w:r w:rsidRPr="00F31509">
        <w:rPr>
          <w:rFonts w:asciiTheme="majorBidi" w:hAnsiTheme="majorBidi" w:cstheme="majorBidi"/>
          <w:szCs w:val="24"/>
          <w:lang w:val="en-GB"/>
        </w:rPr>
        <w:t xml:space="preserve">short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DES. In addition, FBS tables also provide fat and protein availability by product as well as the sums for all products. Nutrient estimates are calculated </w:t>
      </w:r>
      <w:r w:rsidR="008604DA" w:rsidRPr="00F31509">
        <w:rPr>
          <w:rFonts w:asciiTheme="majorBidi" w:hAnsiTheme="majorBidi" w:cstheme="majorBidi"/>
          <w:szCs w:val="24"/>
          <w:lang w:val="en-GB"/>
        </w:rPr>
        <w:t xml:space="preserve">at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Auxiliary 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 or to facilitate standardization, additional variables need to be collected by FBS compilers. They include:</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will need to collect information about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F31509">
        <w:rPr>
          <w:rStyle w:val="FootnoteReference"/>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Productivity indicators are yields and cropping intensity for crops, slaughter weights and take-off rates for livestock. </w:t>
      </w:r>
    </w:p>
    <w:p w:rsidR="00E70192" w:rsidRPr="00F31509" w:rsidRDefault="002515C7" w:rsidP="002515C7">
      <w:pPr>
        <w:jc w:val="both"/>
        <w:rPr>
          <w:rFonts w:asciiTheme="majorBidi" w:hAnsiTheme="majorBidi" w:cstheme="majorBidi"/>
          <w:b/>
          <w:szCs w:val="24"/>
          <w:lang w:val="en-GB"/>
        </w:rPr>
      </w:pPr>
      <w:r w:rsidRPr="00F31509">
        <w:rPr>
          <w:rFonts w:asciiTheme="majorBidi" w:hAnsiTheme="majorBidi" w:cstheme="majorBidi"/>
          <w:szCs w:val="24"/>
          <w:lang w:val="en-GB"/>
        </w:rPr>
        <w:t>The c</w:t>
      </w:r>
      <w:r w:rsidR="00EF4286" w:rsidRPr="00F31509">
        <w:rPr>
          <w:rFonts w:asciiTheme="majorBidi" w:hAnsiTheme="majorBidi" w:cstheme="majorBidi"/>
          <w:szCs w:val="24"/>
          <w:lang w:val="en-GB"/>
        </w:rPr>
        <w:t xml:space="preserve">alculation 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fldSimple w:instr=" REF _Ref428366203 \h  \* MERGEFORMAT ">
        <w:r w:rsidR="000B360D" w:rsidRPr="00F31509">
          <w:rPr>
            <w:rFonts w:asciiTheme="majorBidi" w:hAnsiTheme="majorBidi" w:cstheme="majorBidi"/>
            <w:lang w:val="en-GB"/>
          </w:rPr>
          <w:t>Table 1</w:t>
        </w:r>
      </w:fldSimple>
      <w:r w:rsidR="00E70192" w:rsidRPr="00F31509">
        <w:rPr>
          <w:rFonts w:asciiTheme="majorBidi" w:hAnsiTheme="majorBidi" w:cstheme="majorBidi"/>
          <w:szCs w:val="24"/>
          <w:lang w:val="en-GB"/>
        </w:rPr>
        <w:t xml:space="preserve"> below.</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44" w:name="_Ref428366203"/>
      <w:bookmarkStart w:id="45" w:name="_Toc428423540"/>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bCs/>
          <w:lang w:val="en-GB"/>
        </w:rPr>
        <w:fldChar w:fldCharType="separate"/>
      </w:r>
      <w:r w:rsidR="000B360D" w:rsidRPr="00F31509">
        <w:rPr>
          <w:rFonts w:asciiTheme="majorBidi" w:hAnsiTheme="majorBidi" w:cstheme="majorBidi"/>
          <w:noProof/>
          <w:lang w:val="en-GB"/>
        </w:rPr>
        <w:t>1</w:t>
      </w:r>
      <w:r w:rsidR="00B80079" w:rsidRPr="00F31509">
        <w:rPr>
          <w:rFonts w:asciiTheme="majorBidi" w:hAnsiTheme="majorBidi" w:cstheme="majorBidi"/>
          <w:b/>
          <w:bCs/>
          <w:lang w:val="en-GB"/>
        </w:rPr>
        <w:fldChar w:fldCharType="end"/>
      </w:r>
      <w:bookmarkEnd w:id="44"/>
      <w:r w:rsidRPr="00F31509">
        <w:rPr>
          <w:rFonts w:asciiTheme="majorBidi" w:hAnsiTheme="majorBidi" w:cstheme="majorBidi"/>
          <w:lang w:val="en-GB"/>
        </w:rPr>
        <w:t>: Basic and auxiliary variables to produce FBSs and SUAs</w:t>
      </w:r>
      <w:bookmarkEnd w:id="45"/>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500542" w:rsidRPr="00F31509" w:rsidRDefault="00500542"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Basic Variables of SUA/FBS account</w:t>
            </w: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Manufacturing</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51"/>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99"/>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Losses and waste</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Industrial Utilization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Tourist Consumption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Other Uses</w:t>
            </w:r>
          </w:p>
        </w:tc>
        <w:tc>
          <w:tcPr>
            <w:tcW w:w="2178" w:type="pct"/>
            <w:vMerge/>
            <w:shd w:val="clear" w:color="auto" w:fill="auto"/>
          </w:tcPr>
          <w:p w:rsidR="00500542" w:rsidRPr="00F31509" w:rsidRDefault="00500542">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calories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Derived 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fats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C4334D">
      <w:pPr>
        <w:pStyle w:val="Heading2"/>
      </w:pPr>
      <w:bookmarkStart w:id="46" w:name="_Toc428383823"/>
      <w:bookmarkStart w:id="47" w:name="_Toc428436045"/>
      <w:bookmarkStart w:id="48" w:name="_Toc428436346"/>
      <w:bookmarkStart w:id="49" w:name="_Toc428436472"/>
      <w:r w:rsidRPr="00F31509">
        <w:lastRenderedPageBreak/>
        <w:t>Sources and collection of FBS</w:t>
      </w:r>
      <w:r w:rsidR="004F65E4" w:rsidRPr="00F31509">
        <w:t xml:space="preserve"> data</w:t>
      </w:r>
      <w:bookmarkEnd w:id="46"/>
      <w:bookmarkEnd w:id="47"/>
      <w:bookmarkEnd w:id="48"/>
      <w:bookmarkEnd w:id="49"/>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r w:rsidR="00513521"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different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 xml:space="preserve">overall supplies of nutrients </w:t>
      </w:r>
      <w:r w:rsidR="00C46C67" w:rsidRPr="00F31509">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sidRPr="00F31509">
        <w:rPr>
          <w:rFonts w:asciiTheme="majorBidi" w:hAnsiTheme="majorBidi" w:cstheme="majorBidi"/>
          <w:color w:val="000000" w:themeColor="text1"/>
          <w:lang w:val="en-GB"/>
        </w:rPr>
        <w:t>That said</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F31509">
        <w:rPr>
          <w:rStyle w:val="FootnoteReference"/>
          <w:rFonts w:asciiTheme="majorBidi" w:hAnsiTheme="majorBidi" w:cstheme="majorBidi"/>
          <w:color w:val="000000" w:themeColor="text1"/>
          <w:lang w:val="en-GB"/>
        </w:rPr>
        <w:footnoteReference w:id="10"/>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the national statistical systems in all parts of the world. </w:t>
      </w:r>
      <w:r w:rsidR="00C46C67" w:rsidRPr="00F31509">
        <w:rPr>
          <w:rFonts w:asciiTheme="majorBidi" w:eastAsia="Times New Roman" w:hAnsiTheme="majorBidi" w:cstheme="majorBidi"/>
          <w:color w:val="000000" w:themeColor="text1"/>
          <w:lang w:val="en-GB"/>
        </w:rPr>
        <w:t xml:space="preserve">This can be seen from </w:t>
      </w:r>
      <w:r w:rsidR="006676C4" w:rsidRPr="00F31509">
        <w:rPr>
          <w:rFonts w:asciiTheme="majorBidi" w:eastAsia="Times New Roman" w:hAnsiTheme="majorBidi" w:cstheme="majorBidi"/>
          <w:lang w:val="en-GB"/>
        </w:rPr>
        <w:t xml:space="preserve">Table 2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B80079"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_Ref427743211 \h  \* MERGEFORMAT </w:instrText>
      </w:r>
      <w:r w:rsidR="00B80079" w:rsidRPr="00F31509">
        <w:rPr>
          <w:rFonts w:asciiTheme="majorBidi" w:hAnsiTheme="majorBidi" w:cstheme="majorBidi"/>
          <w:lang w:val="en-GB"/>
        </w:rPr>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rsidR="004F65E4" w:rsidRPr="00F31509" w:rsidRDefault="004F65E4" w:rsidP="004F65E4">
      <w:pPr>
        <w:pStyle w:val="Caption"/>
        <w:keepNext/>
        <w:rPr>
          <w:rFonts w:asciiTheme="majorBidi" w:hAnsiTheme="majorBidi" w:cstheme="majorBidi"/>
          <w:b/>
          <w:bCs/>
          <w:sz w:val="22"/>
          <w:szCs w:val="22"/>
          <w:lang w:val="en-GB"/>
        </w:rPr>
      </w:pPr>
      <w:bookmarkStart w:id="50" w:name="_Ref427743211"/>
      <w:bookmarkStart w:id="51" w:name="_Toc428423541"/>
      <w:r w:rsidRPr="00F31509">
        <w:rPr>
          <w:rFonts w:asciiTheme="majorBidi" w:eastAsia="Times New Roman" w:hAnsiTheme="majorBidi" w:cstheme="majorBidi"/>
          <w:sz w:val="22"/>
          <w:szCs w:val="22"/>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B80079" w:rsidRPr="00B80079">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w:t>
      </w:r>
      <w:r w:rsidR="00B80079" w:rsidRPr="00F31509">
        <w:rPr>
          <w:rFonts w:asciiTheme="majorBidi" w:hAnsiTheme="majorBidi" w:cstheme="majorBidi"/>
          <w:lang w:val="en-GB"/>
        </w:rPr>
        <w:fldChar w:fldCharType="end"/>
      </w:r>
      <w:bookmarkEnd w:id="50"/>
      <w:r w:rsidRPr="00F31509">
        <w:rPr>
          <w:rFonts w:asciiTheme="majorBidi" w:eastAsia="Times New Roman" w:hAnsiTheme="majorBidi" w:cstheme="majorBidi"/>
          <w:sz w:val="22"/>
          <w:szCs w:val="22"/>
          <w:lang w:val="en-GB"/>
        </w:rPr>
        <w:t>: Proportion of data for FBS compilation collected from official sources, 2011-2013, in percent</w:t>
      </w:r>
      <w:bookmarkEnd w:id="51"/>
    </w:p>
    <w:tbl>
      <w:tblPr>
        <w:tblStyle w:val="TableClassic1"/>
        <w:tblW w:w="5000" w:type="pct"/>
        <w:tblLook w:val="04A0"/>
      </w:tblPr>
      <w:tblGrid>
        <w:gridCol w:w="2454"/>
        <w:gridCol w:w="1116"/>
        <w:gridCol w:w="839"/>
        <w:gridCol w:w="872"/>
        <w:gridCol w:w="839"/>
        <w:gridCol w:w="690"/>
        <w:gridCol w:w="811"/>
        <w:gridCol w:w="811"/>
        <w:gridCol w:w="810"/>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Production</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Imports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Stock</w:t>
            </w:r>
          </w:p>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changes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Exports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Losses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Latin America &amp;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Asia &amp;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World</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39.0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54.9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51.5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0.1</w:t>
            </w:r>
          </w:p>
        </w:tc>
      </w:tr>
    </w:tbl>
    <w:p w:rsidR="004F65E4" w:rsidRPr="00F31509"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Coverage: all data cells for primary products, excluding fishery, with valid non-zero values. Source: FAOSTAT internal working system, extracted on 14 August 2015.</w:t>
      </w:r>
    </w:p>
    <w:p w:rsidR="004F65E4" w:rsidRPr="00F31509" w:rsidRDefault="004F65E4" w:rsidP="00C4334D">
      <w:pPr>
        <w:pStyle w:val="Heading2"/>
      </w:pPr>
      <w:bookmarkStart w:id="52" w:name="_Toc428383824"/>
      <w:bookmarkStart w:id="53" w:name="_Toc428436046"/>
      <w:bookmarkStart w:id="54" w:name="_Toc428436347"/>
      <w:bookmarkStart w:id="55" w:name="_Toc428436473"/>
      <w:r w:rsidRPr="00F31509">
        <w:t>Data collection for FBS compilation</w:t>
      </w:r>
      <w:bookmarkEnd w:id="52"/>
      <w:bookmarkEnd w:id="53"/>
      <w:bookmarkEnd w:id="54"/>
      <w:bookmarkEnd w:id="55"/>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should </w:t>
      </w:r>
      <w:r w:rsidR="006676C4" w:rsidRPr="00F31509">
        <w:rPr>
          <w:rFonts w:asciiTheme="majorBidi" w:eastAsia="Times New Roman" w:hAnsiTheme="majorBidi" w:cstheme="majorBidi"/>
          <w:color w:val="000000" w:themeColor="text1"/>
          <w:lang w:val="en-GB"/>
        </w:rPr>
        <w:t xml:space="preserve">be devoted to </w:t>
      </w:r>
      <w:r w:rsidRPr="00F31509">
        <w:rPr>
          <w:rFonts w:asciiTheme="majorBidi" w:eastAsia="Times New Roman" w:hAnsiTheme="majorBidi" w:cstheme="majorBidi"/>
          <w:color w:val="000000" w:themeColor="text1"/>
          <w:lang w:val="en-GB"/>
        </w:rPr>
        <w:t>tak</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stock and review</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r w:rsidR="006D0BE8" w:rsidRPr="00F31509">
        <w:rPr>
          <w:rFonts w:asciiTheme="majorBidi" w:hAnsiTheme="majorBidi" w:cstheme="majorBidi"/>
          <w:lang w:val="en-GB"/>
        </w:rPr>
        <w:t>Global Strategy to improve Rural and Agricultural Statistics</w:t>
      </w:r>
      <w:r w:rsidRPr="00F31509">
        <w:rPr>
          <w:rFonts w:asciiTheme="majorBidi" w:eastAsia="Times New Roman" w:hAnsiTheme="majorBidi" w:cstheme="majorBidi"/>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00F31509">
        <w:rPr>
          <w:rStyle w:val="FootnoteReference"/>
          <w:rFonts w:asciiTheme="majorBidi" w:eastAsia="Times New Roman" w:hAnsiTheme="majorBidi" w:cstheme="majorBidi"/>
          <w:color w:val="000000" w:themeColor="text1"/>
          <w:lang w:val="en-GB"/>
        </w:rPr>
        <w:footnoteReference w:id="1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the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which plays the role of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in which the main data providers, from both the public and the private sector,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following, the most common, in some cases recommended, sources of data and methods for their measurement and collection are reviewed separately for the main variables included in the FBS.</w:t>
      </w:r>
    </w:p>
    <w:p w:rsidR="004F65E4" w:rsidRPr="00F31509" w:rsidRDefault="004F65E4" w:rsidP="00C4334D">
      <w:pPr>
        <w:pStyle w:val="Heading2"/>
      </w:pPr>
      <w:bookmarkStart w:id="56" w:name="_Toc428383825"/>
      <w:bookmarkStart w:id="57" w:name="_Toc428436047"/>
      <w:bookmarkStart w:id="58" w:name="_Toc428436348"/>
      <w:bookmarkStart w:id="59" w:name="_Toc428436474"/>
      <w:r w:rsidRPr="00F31509">
        <w:lastRenderedPageBreak/>
        <w:t xml:space="preserve">Production </w:t>
      </w:r>
      <w:bookmarkEnd w:id="56"/>
      <w:bookmarkEnd w:id="57"/>
      <w:bookmarkEnd w:id="58"/>
      <w:bookmarkEnd w:id="59"/>
      <w:r w:rsidR="00335468" w:rsidRPr="00F31509">
        <w:t>data</w:t>
      </w: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can be gleaned from agricultural censuses; however, censuses are typically conducted less frequently, mostly in ten-year intervals</w:t>
      </w:r>
      <w:r w:rsidRPr="00F31509">
        <w:rPr>
          <w:rStyle w:val="FootnoteReference"/>
          <w:rFonts w:asciiTheme="majorBidi" w:eastAsia="Times New Roman" w:hAnsiTheme="majorBidi" w:cstheme="majorBidi"/>
          <w:lang w:val="en-GB"/>
        </w:rPr>
        <w:footnoteReference w:id="12"/>
      </w:r>
      <w:r w:rsidRPr="00F31509">
        <w:rPr>
          <w:rFonts w:asciiTheme="majorBidi" w:eastAsia="Times New Roman" w:hAnsiTheme="majorBidi" w:cstheme="majorBidi"/>
          <w:lang w:val="en-GB"/>
        </w:rPr>
        <w:t xml:space="preserve">. </w:t>
      </w:r>
      <w:r w:rsidR="00232C5E" w:rsidRPr="00F31509">
        <w:rPr>
          <w:rFonts w:asciiTheme="majorBidi" w:eastAsia="Times New Roman" w:hAnsiTheme="majorBidi" w:cstheme="majorBidi"/>
          <w:lang w:val="en-GB"/>
        </w:rPr>
        <w:t xml:space="preserve">Also, as </w:t>
      </w:r>
      <w:r w:rsidRPr="00F31509">
        <w:rPr>
          <w:rFonts w:asciiTheme="majorBidi" w:eastAsia="Times New Roman" w:hAnsiTheme="majorBidi" w:cstheme="majorBidi"/>
          <w:lang w:val="en-GB"/>
        </w:rPr>
        <w:t xml:space="preserve">most 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ome countries keep useful administrative records on agricultural production; for example, local government officials need to track the number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 and thus instruct their relevant agencies to keep a record</w:t>
      </w:r>
      <w:r w:rsidRPr="00F31509">
        <w:rPr>
          <w:rFonts w:asciiTheme="majorBidi" w:hAnsiTheme="majorBidi" w:cstheme="majorBidi"/>
          <w:lang w:val="en-GB"/>
        </w:rPr>
        <w:t xml:space="preserve"> (Pica-Ciamarra </w:t>
      </w:r>
      <w:r w:rsidRPr="00F31509">
        <w:rPr>
          <w:rFonts w:asciiTheme="majorBidi" w:hAnsiTheme="majorBidi" w:cstheme="majorBidi"/>
          <w:i/>
          <w:lang w:val="en-GB"/>
        </w:rPr>
        <w:t xml:space="preserve">et al. </w:t>
      </w:r>
      <w:r w:rsidRPr="00F31509">
        <w:rPr>
          <w:rFonts w:asciiTheme="majorBidi" w:hAnsiTheme="majorBidi" w:cstheme="majorBidi"/>
          <w:lang w:val="en-GB"/>
        </w:rPr>
        <w:t>2014, p. 35f)</w:t>
      </w:r>
      <w:r w:rsidR="004F65E4" w:rsidRPr="00F31509">
        <w:rPr>
          <w:rFonts w:asciiTheme="majorBidi" w:hAnsiTheme="majorBidi" w:cstheme="majorBidi"/>
          <w:lang w:val="en-GB"/>
        </w:rPr>
        <w:t xml:space="preserve">. These administrative data can constitute a valuable source of information for the compilation of the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Pr="00F31509">
        <w:rPr>
          <w:rFonts w:asciiTheme="majorBidi" w:hAnsiTheme="majorBidi" w:cstheme="majorBidi"/>
          <w:color w:val="000000" w:themeColor="text1"/>
          <w:lang w:val="en-GB"/>
        </w:rPr>
        <w:t xml:space="preserve"> or </w:t>
      </w:r>
      <w:r w:rsidR="004F65E4" w:rsidRPr="00F31509">
        <w:rPr>
          <w:rFonts w:asciiTheme="majorBidi" w:hAnsiTheme="majorBidi" w:cstheme="majorBidi"/>
          <w:color w:val="000000" w:themeColor="text1"/>
          <w:lang w:val="en-GB"/>
        </w:rPr>
        <w:t xml:space="preserve">farmers sell their produce to a small number of agro-industrial companies, as is the case for cash-crops,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4F65E4" w:rsidRPr="00F31509">
        <w:rPr>
          <w:rFonts w:asciiTheme="majorBidi" w:hAnsiTheme="majorBidi" w:cstheme="majorBidi"/>
          <w:color w:val="000000" w:themeColor="text1"/>
          <w:lang w:val="en-GB"/>
        </w:rPr>
        <w:t xml:space="preserve">one with high accuracy and frequent updates.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 xml:space="preserve">companies. Those records may be </w:t>
      </w:r>
      <w:r w:rsidRPr="00F31509">
        <w:rPr>
          <w:rFonts w:asciiTheme="majorBidi" w:hAnsiTheme="majorBidi" w:cstheme="majorBidi"/>
          <w:color w:val="000000" w:themeColor="text1"/>
          <w:lang w:val="en-GB"/>
        </w:rPr>
        <w:t xml:space="preserve">either </w:t>
      </w:r>
      <w:r w:rsidR="004F65E4" w:rsidRPr="00F31509">
        <w:rPr>
          <w:rFonts w:asciiTheme="majorBidi" w:hAnsiTheme="majorBidi" w:cstheme="majorBidi"/>
          <w:color w:val="000000" w:themeColor="text1"/>
          <w:lang w:val="en-GB"/>
        </w:rPr>
        <w:t xml:space="preserve">obtained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involved companies</w:t>
      </w:r>
      <w:r w:rsidR="00AA17A3"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w:t>
      </w:r>
      <w:r w:rsidR="006D0BE8" w:rsidRPr="00F31509">
        <w:rPr>
          <w:rFonts w:asciiTheme="majorBidi" w:hAnsiTheme="majorBidi" w:cstheme="majorBidi"/>
          <w:lang w:val="en-GB"/>
        </w:rPr>
        <w:t>to improve Rural and Agricultural Statistics</w:t>
      </w:r>
      <w:r w:rsidR="006D0BE8" w:rsidRPr="00F31509">
        <w:rPr>
          <w:rStyle w:val="FootnoteReference"/>
          <w:rFonts w:asciiTheme="majorBidi" w:hAnsiTheme="majorBidi" w:cstheme="majorBidi"/>
          <w:lang w:val="en-GB"/>
        </w:rPr>
        <w:footnoteReference w:id="13"/>
      </w:r>
      <w:r w:rsidR="006D0BE8" w:rsidRPr="00F31509">
        <w:rPr>
          <w:rFonts w:asciiTheme="majorBidi" w:hAnsiTheme="majorBidi" w:cstheme="majorBidi"/>
          <w:lang w:val="en-GB"/>
        </w:rPr>
        <w:t xml:space="preserve"> </w:t>
      </w:r>
      <w:r w:rsidRPr="00F31509">
        <w:rPr>
          <w:rFonts w:asciiTheme="majorBidi" w:hAnsiTheme="majorBidi" w:cstheme="majorBidi"/>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w:t>
      </w:r>
      <w:r w:rsidRPr="00F31509">
        <w:rPr>
          <w:rFonts w:asciiTheme="majorBidi" w:hAnsiTheme="majorBidi" w:cstheme="majorBidi"/>
          <w:lang w:val="en-GB"/>
        </w:rPr>
        <w:lastRenderedPageBreak/>
        <w:t>for developing their national agricultural systems. Its themes will cover the whole range of topics addressed by the Global Strategy, thereby comprising also production of the main crops of livestock products (FAO Statistics Division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the data is 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survey unit </w:t>
      </w:r>
      <w:r w:rsidR="004F65E4" w:rsidRPr="00F31509">
        <w:rPr>
          <w:rFonts w:asciiTheme="majorBidi" w:eastAsia="Times New Roman" w:hAnsiTheme="majorBidi" w:cstheme="majorBidi"/>
          <w:lang w:val="en-GB"/>
        </w:rPr>
        <w:t>needs to be measured. To this end, a variety of methods have been developed. They are reviewed below, first for production of crops, then for production of livestock products.</w:t>
      </w:r>
      <w:r w:rsidR="004F65E4" w:rsidRPr="00F31509">
        <w:rPr>
          <w:rStyle w:val="FootnoteReference"/>
          <w:rFonts w:asciiTheme="majorBidi" w:eastAsia="Times New Roman" w:hAnsiTheme="majorBidi" w:cstheme="majorBidi"/>
          <w:lang w:val="en-GB"/>
        </w:rPr>
        <w:footnoteReference w:id="14"/>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Measurement of primary crops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inquired from farmers,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numerator, </w:t>
      </w:r>
      <w:r w:rsidRPr="00F31509">
        <w:rPr>
          <w:rFonts w:asciiTheme="majorBidi" w:eastAsia="Times New Roman" w:hAnsiTheme="majorBidi" w:cstheme="majorBidi"/>
          <w:i/>
          <w:iCs/>
          <w:lang w:val="en-GB"/>
        </w:rPr>
        <w:t>e.g.</w:t>
      </w:r>
      <w:r w:rsidRPr="00F31509">
        <w:rPr>
          <w:rFonts w:asciiTheme="majorBidi" w:eastAsia="Times New Roman" w:hAnsiTheme="majorBidi" w:cstheme="majorBidi"/>
          <w:lang w:val="en-GB"/>
        </w:rPr>
        <w:t xml:space="preserve"> </w:t>
      </w:r>
      <w:r w:rsidR="00536040" w:rsidRPr="00F31509">
        <w:rPr>
          <w:rFonts w:asciiTheme="majorBidi" w:eastAsia="Times New Roman" w:hAnsiTheme="majorBidi" w:cstheme="majorBidi"/>
          <w:lang w:val="en-GB"/>
        </w:rPr>
        <w:t xml:space="preserve">inspection of </w:t>
      </w:r>
      <w:r w:rsidRPr="00F31509">
        <w:rPr>
          <w:rFonts w:asciiTheme="majorBidi" w:eastAsia="Times New Roman" w:hAnsiTheme="majorBidi" w:cstheme="majorBidi"/>
          <w:lang w:val="en-GB"/>
        </w:rPr>
        <w:t xml:space="preserve">the storage facilities, to prevent false reporting. To reduce recall error, particularly in cases of extended harvest periods, </w:t>
      </w:r>
      <w:r w:rsidR="00536040" w:rsidRPr="00F31509">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so-called crop cards</w:t>
      </w:r>
      <w:r w:rsidR="0053604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 which farmers record the results of each single harvest</w:t>
      </w:r>
      <w:r w:rsidR="00536040" w:rsidRPr="00F31509">
        <w:rPr>
          <w:rFonts w:asciiTheme="majorBidi" w:eastAsia="Times New Roman" w:hAnsiTheme="majorBidi" w:cstheme="majorBidi"/>
          <w:lang w:val="en-GB"/>
        </w:rPr>
        <w:t>, are used</w:t>
      </w:r>
      <w:r w:rsidRPr="00F31509">
        <w:rPr>
          <w:rFonts w:asciiTheme="majorBidi" w:eastAsia="Times New Roman" w:hAnsiTheme="majorBidi" w:cstheme="majorBidi"/>
          <w:lang w:val="en-GB"/>
        </w:rPr>
        <w:t xml:space="preserve">. As under the direct approach only one variable is measured, this approach can in general be expected to lead to smaller measurement error of the production </w:t>
      </w:r>
      <w:r w:rsidR="00536040" w:rsidRPr="00F31509">
        <w:rPr>
          <w:rFonts w:asciiTheme="majorBidi" w:eastAsia="Times New Roman" w:hAnsiTheme="majorBidi" w:cstheme="majorBidi"/>
          <w:lang w:val="en-GB"/>
        </w:rPr>
        <w:t xml:space="preserve">figure </w:t>
      </w:r>
      <w:r w:rsidRPr="00F31509">
        <w:rPr>
          <w:rFonts w:asciiTheme="majorBidi" w:eastAsia="Times New Roman" w:hAnsiTheme="majorBidi" w:cstheme="majorBidi"/>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sidRPr="00F31509">
        <w:rPr>
          <w:rFonts w:asciiTheme="majorBidi" w:hAnsiTheme="majorBidi" w:cstheme="majorBidi"/>
          <w:lang w:val="en-GB"/>
        </w:rPr>
        <w:t>u</w:t>
      </w:r>
      <w:r w:rsidRPr="00F31509">
        <w:rPr>
          <w:rFonts w:asciiTheme="majorBidi" w:hAnsiTheme="majorBidi" w:cstheme="majorBidi"/>
          <w:lang w:val="en-GB"/>
        </w:rPr>
        <w:t>r and extrapolating that proportion by the known area of the entire segment. A more traditional method consists in 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 for example by fitting the area to an equivalent set of rectangles, triangles or other type of polygons, </w:t>
      </w:r>
      <w:r w:rsidR="00E566EB" w:rsidRPr="00F31509">
        <w:rPr>
          <w:rFonts w:asciiTheme="majorBidi" w:hAnsiTheme="majorBidi" w:cstheme="majorBidi"/>
          <w:lang w:val="en-GB"/>
        </w:rPr>
        <w:t xml:space="preserve">and </w:t>
      </w:r>
      <w:r w:rsidRPr="00F31509">
        <w:rPr>
          <w:rFonts w:asciiTheme="majorBidi" w:hAnsiTheme="majorBidi" w:cstheme="majorBidi"/>
          <w:lang w:val="en-GB"/>
        </w:rPr>
        <w:t xml:space="preserve">then measuring the side lengths of these polygons, applying standard geometric formulas to each polygon, and summing the results up. Another method, suggested by FAO (1982) relies on the measurement of the perimeter, which is divided by a number between 4 and 5, depending on the closeness of the area to a square </w:t>
      </w:r>
      <w:r w:rsidR="00536040" w:rsidRPr="00F31509">
        <w:rPr>
          <w:rFonts w:asciiTheme="majorBidi" w:hAnsiTheme="majorBidi" w:cstheme="majorBidi"/>
          <w:lang w:val="en-GB"/>
        </w:rPr>
        <w:t>(associated with a 4)</w:t>
      </w:r>
      <w:r w:rsidR="00D81076" w:rsidRPr="00F31509">
        <w:rPr>
          <w:rFonts w:asciiTheme="majorBidi" w:hAnsiTheme="majorBidi" w:cstheme="majorBidi"/>
          <w:lang w:val="en-GB"/>
        </w:rPr>
        <w:t xml:space="preserve"> </w:t>
      </w:r>
      <w:r w:rsidRPr="00F31509">
        <w:rPr>
          <w:rFonts w:asciiTheme="majorBidi" w:hAnsiTheme="majorBidi" w:cstheme="majorBidi"/>
          <w:lang w:val="en-GB"/>
        </w:rPr>
        <w:t xml:space="preserve">or instead to </w:t>
      </w:r>
      <w:r w:rsidRPr="00F31509">
        <w:rPr>
          <w:rFonts w:asciiTheme="majorBidi" w:hAnsiTheme="majorBidi" w:cstheme="majorBidi"/>
          <w:lang w:val="en-GB"/>
        </w:rPr>
        <w:lastRenderedPageBreak/>
        <w:t>a complex polygon</w:t>
      </w:r>
      <w:r w:rsidR="00D81076" w:rsidRPr="00F31509">
        <w:rPr>
          <w:rFonts w:asciiTheme="majorBidi" w:hAnsiTheme="majorBidi" w:cstheme="majorBidi"/>
          <w:lang w:val="en-GB"/>
        </w:rPr>
        <w:t xml:space="preserve"> (associated with a 5)</w:t>
      </w:r>
      <w:r w:rsidRPr="00F31509">
        <w:rPr>
          <w:rFonts w:asciiTheme="majorBidi" w:hAnsiTheme="majorBidi" w:cstheme="majorBidi"/>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The assessment of the area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grown simultaneously on the same field. In that case, imputations are required to assign a certain amount of area to each individual crop. An overview of different methods is provided by Fermont and Benson (2011, pp. 29-34)</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00F31509">
        <w:rPr>
          <w:rFonts w:asciiTheme="majorBidi" w:eastAsia="Times New Roman" w:hAnsiTheme="majorBidi" w:cstheme="majorBidi"/>
          <w:lang w:val="en-GB"/>
        </w:rPr>
        <w:t xml:space="preserve">According to </w:t>
      </w:r>
      <w:r w:rsidRPr="00F31509">
        <w:rPr>
          <w:rFonts w:asciiTheme="majorBidi" w:eastAsia="Times New Roman" w:hAnsiTheme="majorBidi" w:cstheme="majorBidi"/>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Measurement of 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00F31509">
        <w:rPr>
          <w:rFonts w:asciiTheme="majorBidi" w:eastAsia="Times New Roman" w:hAnsiTheme="majorBidi" w:cstheme="majorBidi"/>
          <w:lang w:val="en-GB"/>
        </w:rPr>
        <w:t xml:space="preserve">as well as </w:t>
      </w:r>
      <w:r w:rsidRPr="00F31509">
        <w:rPr>
          <w:rFonts w:asciiTheme="majorBidi" w:eastAsia="Times New Roman" w:hAnsiTheme="majorBidi" w:cstheme="majorBidi"/>
          <w:lang w:val="en-GB"/>
        </w:rPr>
        <w:t xml:space="preserve">the amount of milk, eggs or wool produced. Carcass weights may be predicted </w:t>
      </w:r>
      <w:r w:rsidR="00EB16E2" w:rsidRPr="00F31509">
        <w:rPr>
          <w:rFonts w:asciiTheme="majorBidi" w:eastAsia="Times New Roman" w:hAnsiTheme="majorBidi" w:cstheme="majorBidi"/>
          <w:lang w:val="en-GB"/>
        </w:rPr>
        <w:t xml:space="preserve">already </w:t>
      </w:r>
      <w:r w:rsidRPr="00F31509">
        <w:rPr>
          <w:rFonts w:asciiTheme="majorBidi" w:eastAsia="Times New Roman" w:hAnsiTheme="majorBidi" w:cstheme="majorBidi"/>
          <w:lang w:val="en-GB"/>
        </w:rPr>
        <w:t xml:space="preserve">before slaughter, based on eye-assessment by experts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F31509" w:rsidRDefault="004F65E4" w:rsidP="0053683D">
      <w:pPr>
        <w:jc w:val="both"/>
        <w:rPr>
          <w:rFonts w:asciiTheme="majorBidi" w:hAnsiTheme="majorBidi" w:cstheme="majorBidi"/>
          <w:lang w:val="en-GB"/>
        </w:rPr>
      </w:pPr>
      <w:r w:rsidRPr="00F31509">
        <w:rPr>
          <w:rFonts w:asciiTheme="majorBidi" w:eastAsia="Times New Roman" w:hAnsiTheme="majorBidi" w:cstheme="majorBidi"/>
          <w:lang w:val="en-GB"/>
        </w:rPr>
        <w:t xml:space="preserve">Certain difficulties </w:t>
      </w:r>
      <w:r w:rsidR="00EB16E2" w:rsidRPr="00F31509">
        <w:rPr>
          <w:rFonts w:asciiTheme="majorBidi" w:eastAsia="Times New Roman" w:hAnsiTheme="majorBidi" w:cstheme="majorBidi"/>
          <w:lang w:val="en-GB"/>
        </w:rPr>
        <w:t xml:space="preserve">that may </w:t>
      </w:r>
      <w:r w:rsidRPr="00F31509">
        <w:rPr>
          <w:rFonts w:asciiTheme="majorBidi" w:eastAsia="Times New Roman" w:hAnsiTheme="majorBidi" w:cstheme="majorBidi"/>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00F31509">
        <w:rPr>
          <w:rFonts w:asciiTheme="majorBidi" w:eastAsia="Times New Roman" w:hAnsiTheme="majorBidi" w:cstheme="majorBidi"/>
          <w:lang w:val="en-GB"/>
        </w:rPr>
        <w:t xml:space="preserve">He </w:t>
      </w:r>
      <w:r w:rsidRPr="00F31509">
        <w:rPr>
          <w:rFonts w:asciiTheme="majorBidi" w:eastAsia="Times New Roman" w:hAnsiTheme="majorBidi" w:cstheme="majorBidi"/>
          <w:lang w:val="en-GB"/>
        </w:rPr>
        <w:t>may in fact not have any land holding at all. In these cases, the respondent</w:t>
      </w:r>
      <w:r w:rsidR="00EB16E2" w:rsidRPr="00F31509">
        <w:rPr>
          <w:rFonts w:asciiTheme="majorBidi" w:eastAsia="Times New Roman" w:hAnsiTheme="majorBidi" w:cstheme="majorBidi"/>
          <w:lang w:val="en-GB"/>
        </w:rPr>
        <w:t>, i.e. the land owner,</w:t>
      </w:r>
      <w:r w:rsidRPr="00F31509">
        <w:rPr>
          <w:rFonts w:asciiTheme="majorBidi" w:eastAsia="Times New Roman" w:hAnsiTheme="majorBidi" w:cstheme="majorBidi"/>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 xml:space="preserve">data collection methods, such as aerial flyover surveys and electronic tagging of animals, combined with remote collection of </w:t>
      </w:r>
      <w:r w:rsidR="00EB16E2"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production data, are required to guarantee </w:t>
      </w:r>
      <w:r w:rsidR="0053683D" w:rsidRPr="00F31509">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coverage and to avoid double-counting. Finally, holdings with intensified animal farming, while including a large number of </w:t>
      </w:r>
      <w:r w:rsidRPr="00F31509">
        <w:rPr>
          <w:rFonts w:asciiTheme="majorBidi" w:eastAsia="Times New Roman" w:hAnsiTheme="majorBidi" w:cstheme="majorBidi"/>
          <w:lang w:val="en-GB"/>
        </w:rPr>
        <w:lastRenderedPageBreak/>
        <w:t xml:space="preserve">animals and producing high output, usually cover small space. </w:t>
      </w:r>
      <w:r w:rsidR="0053683D" w:rsidRPr="00F31509">
        <w:rPr>
          <w:rFonts w:asciiTheme="majorBidi" w:eastAsia="Times New Roman" w:hAnsiTheme="majorBidi" w:cstheme="majorBidi"/>
          <w:lang w:val="en-GB"/>
        </w:rPr>
        <w:t>T</w:t>
      </w:r>
      <w:r w:rsidRPr="00F31509">
        <w:rPr>
          <w:rFonts w:asciiTheme="majorBidi" w:eastAsia="Times New Roman" w:hAnsiTheme="majorBidi" w:cstheme="majorBidi"/>
          <w:lang w:val="en-GB"/>
        </w:rPr>
        <w:t xml:space="preserve">hese holdings’ probability to be included in area-frame based </w:t>
      </w:r>
      <w:r w:rsidR="0053683D" w:rsidRPr="00F31509">
        <w:rPr>
          <w:rFonts w:asciiTheme="majorBidi" w:eastAsia="Times New Roman" w:hAnsiTheme="majorBidi" w:cstheme="majorBidi"/>
          <w:lang w:val="en-GB"/>
        </w:rPr>
        <w:t xml:space="preserve">sample </w:t>
      </w:r>
      <w:r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exceptionally small (Vogel 2015, p. 35).</w:t>
      </w:r>
    </w:p>
    <w:p w:rsidR="004F65E4" w:rsidRPr="00F31509" w:rsidRDefault="00AA2701" w:rsidP="00AA2701">
      <w:pPr>
        <w:pStyle w:val="Heading3"/>
        <w:jc w:val="both"/>
        <w:rPr>
          <w:rFonts w:asciiTheme="majorBidi" w:hAnsiTheme="majorBidi" w:cstheme="majorBidi"/>
          <w:lang w:val="en-GB"/>
        </w:rPr>
      </w:pPr>
      <w:bookmarkStart w:id="60" w:name="_Ref428541227"/>
      <w:r w:rsidRPr="00F31509">
        <w:rPr>
          <w:rFonts w:asciiTheme="majorBidi" w:hAnsiTheme="majorBidi" w:cstheme="majorBidi"/>
          <w:lang w:val="en-GB"/>
        </w:rPr>
        <w:t>Data on i</w:t>
      </w:r>
      <w:r w:rsidR="004F65E4" w:rsidRPr="00F31509">
        <w:rPr>
          <w:rFonts w:asciiTheme="majorBidi" w:hAnsiTheme="majorBidi" w:cstheme="majorBidi"/>
          <w:lang w:val="en-GB"/>
        </w:rPr>
        <w:t xml:space="preserve">mports and </w:t>
      </w:r>
      <w:r w:rsidRPr="00F31509">
        <w:rPr>
          <w:rFonts w:asciiTheme="majorBidi" w:hAnsiTheme="majorBidi" w:cstheme="majorBidi"/>
          <w:lang w:val="en-GB"/>
        </w:rPr>
        <w:t>e</w:t>
      </w:r>
      <w:r w:rsidR="004F65E4" w:rsidRPr="00F31509">
        <w:rPr>
          <w:rFonts w:asciiTheme="majorBidi" w:hAnsiTheme="majorBidi" w:cstheme="majorBidi"/>
          <w:lang w:val="en-GB"/>
        </w:rPr>
        <w:t>xports</w:t>
      </w:r>
      <w:bookmarkEnd w:id="60"/>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00F31509">
        <w:rPr>
          <w:rFonts w:asciiTheme="majorBidi" w:eastAsia="Times New Roman" w:hAnsiTheme="majorBidi" w:cstheme="majorBidi"/>
          <w:lang w:val="en-GB"/>
        </w:rPr>
        <w:t>classification</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5"/>
      </w:r>
      <w:r w:rsidRPr="00F31509">
        <w:rPr>
          <w:rFonts w:asciiTheme="majorBidi" w:eastAsia="Times New Roman" w:hAnsiTheme="majorBidi" w:cstheme="majorBidi"/>
          <w:lang w:val="en-GB"/>
        </w:rPr>
        <w:t xml:space="preserve"> the weight</w:t>
      </w:r>
      <w:r w:rsidR="00E512F4" w:rsidRPr="00F31509">
        <w:rPr>
          <w:rFonts w:asciiTheme="majorBidi" w:eastAsia="Times New Roman" w:hAnsiTheme="majorBidi" w:cstheme="majorBidi"/>
          <w:lang w:val="en-GB"/>
        </w:rPr>
        <w:t>/quantity/number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Errors emerge for example </w:t>
      </w:r>
      <w:r w:rsidR="00AA2701" w:rsidRPr="00F31509">
        <w:rPr>
          <w:rFonts w:asciiTheme="majorBidi" w:eastAsia="Times New Roman" w:hAnsiTheme="majorBidi" w:cstheme="majorBidi"/>
          <w:lang w:val="en-GB"/>
        </w:rPr>
        <w:t xml:space="preserve">from inaccuracies in the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for instance due to 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the </w:t>
      </w:r>
      <w:r w:rsidRPr="00F31509">
        <w:rPr>
          <w:rFonts w:asciiTheme="majorBidi" w:eastAsia="Times New Roman" w:hAnsiTheme="majorBidi" w:cstheme="majorBidi"/>
          <w:lang w:val="en-GB"/>
        </w:rPr>
        <w:t xml:space="preserve">wrong unit of measure, transcription errors or simple typos. Moreover, </w:t>
      </w:r>
      <w:r w:rsidR="00AA2701" w:rsidRPr="00F31509">
        <w:rPr>
          <w:rFonts w:asciiTheme="majorBidi" w:eastAsia="Times New Roman" w:hAnsiTheme="majorBidi" w:cstheme="majorBidi"/>
          <w:lang w:val="en-GB"/>
        </w:rPr>
        <w:t xml:space="preserve">some trade in goods is </w:t>
      </w:r>
      <w:r w:rsidRPr="00F31509">
        <w:rPr>
          <w:rFonts w:asciiTheme="majorBidi" w:eastAsia="Times New Roman" w:hAnsiTheme="majorBidi" w:cstheme="majorBidi"/>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r w:rsidRPr="00F31509">
        <w:rPr>
          <w:rFonts w:asciiTheme="majorBidi" w:eastAsia="Times New Roman" w:hAnsiTheme="majorBidi" w:cstheme="majorBidi"/>
          <w:lang w:val="en-GB"/>
        </w:rPr>
        <w:t>, firstly,</w:t>
      </w:r>
      <w:r w:rsidR="004F65E4" w:rsidRPr="00F31509">
        <w:rPr>
          <w:rFonts w:asciiTheme="majorBidi" w:eastAsia="Times New Roman" w:hAnsiTheme="majorBidi" w:cstheme="majorBidi"/>
          <w:lang w:val="en-GB"/>
        </w:rPr>
        <w:t xml:space="preserve"> by merging the customs records with data from other sources. These may comprise: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foreign shipping manifests prepared for ships, aircrafts and vehicles crossing the border, which list details on their cargo;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which are sometimes prepared on the basis of the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the parcel post and letter post which need to be kept in the majority of 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to record exports and imports of ships and aircrafts, which do not always imply border-crossing of the traded objects;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records compiled for the collection of value 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 xml:space="preserve">UNSD </w:t>
      </w:r>
      <w:r w:rsidRPr="00F31509">
        <w:rPr>
          <w:rFonts w:asciiTheme="majorBidi" w:eastAsia="Times New Roman" w:hAnsiTheme="majorBidi" w:cstheme="majorBidi"/>
        </w:rPr>
        <w:t xml:space="preserve">2004,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F31509">
        <w:rPr>
          <w:rStyle w:val="FootnoteReference"/>
          <w:rFonts w:asciiTheme="majorBidi" w:hAnsiTheme="majorBidi" w:cstheme="majorBidi"/>
          <w:lang w:val="en-GB"/>
        </w:rPr>
        <w:footnoteReference w:id="16"/>
      </w:r>
      <w:r w:rsidRPr="00F31509">
        <w:rPr>
          <w:rFonts w:asciiTheme="majorBidi" w:hAnsiTheme="majorBidi" w:cstheme="majorBidi"/>
          <w:lang w:val="en-GB"/>
        </w:rPr>
        <w:t xml:space="preserve"> </w:t>
      </w:r>
    </w:p>
    <w:p w:rsidR="004F65E4" w:rsidRPr="00F31509" w:rsidRDefault="003F5CAD" w:rsidP="003F5CAD">
      <w:pPr>
        <w:jc w:val="both"/>
        <w:rPr>
          <w:rFonts w:asciiTheme="majorBidi" w:hAnsiTheme="majorBidi" w:cstheme="majorBidi"/>
          <w:lang w:val="en-GB"/>
        </w:rPr>
      </w:pPr>
      <w:r w:rsidRPr="00F31509">
        <w:rPr>
          <w:rFonts w:asciiTheme="majorBidi" w:eastAsia="Times New Roman" w:hAnsiTheme="majorBidi" w:cstheme="majorBidi"/>
          <w:lang w:val="en-GB"/>
        </w:rPr>
        <w:t>Secondly, i</w:t>
      </w:r>
      <w:r w:rsidR="004F65E4" w:rsidRPr="00F31509">
        <w:rPr>
          <w:rFonts w:asciiTheme="majorBidi" w:eastAsia="Times New Roman" w:hAnsiTheme="majorBidi" w:cstheme="majorBidi"/>
          <w:lang w:val="en-GB"/>
        </w:rPr>
        <w:t>t should be ensured that food aid obtained from relief agencies is appropriately measured</w:t>
      </w:r>
      <w:r w:rsidRPr="00F31509">
        <w:rPr>
          <w:rFonts w:asciiTheme="majorBidi" w:eastAsia="Times New Roman" w:hAnsiTheme="majorBidi" w:cstheme="majorBidi"/>
          <w:lang w:val="en-GB"/>
        </w:rPr>
        <w:t xml:space="preserve"> and covered</w:t>
      </w:r>
      <w:r w:rsidR="004F65E4" w:rsidRPr="00F31509">
        <w:rPr>
          <w:rFonts w:asciiTheme="majorBidi" w:eastAsia="Times New Roman" w:hAnsiTheme="majorBidi" w:cstheme="majorBidi"/>
          <w:lang w:val="en-GB"/>
        </w:rPr>
        <w:t>; failing this, additional imputations , for instance</w:t>
      </w:r>
      <w:r w:rsidRPr="00F31509">
        <w:rPr>
          <w:rFonts w:asciiTheme="majorBidi" w:eastAsia="Times New Roman" w:hAnsiTheme="majorBidi" w:cstheme="majorBidi"/>
          <w:lang w:val="en-GB"/>
        </w:rPr>
        <w:t xml:space="preserve"> of </w:t>
      </w:r>
      <w:r w:rsidR="004F65E4" w:rsidRPr="00F31509">
        <w:rPr>
          <w:rFonts w:asciiTheme="majorBidi" w:eastAsia="Times New Roman" w:hAnsiTheme="majorBidi" w:cstheme="majorBidi"/>
          <w:lang w:val="en-GB"/>
        </w:rPr>
        <w:t>data from the Food Aid Information System (WFP 2015)</w:t>
      </w:r>
      <w:r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data on exports (UNSD 2004,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00F31509">
        <w:rPr>
          <w:rFonts w:asciiTheme="majorBidi" w:eastAsia="Times New Roman" w:hAnsiTheme="majorBidi" w:cstheme="majorBidi"/>
          <w:lang w:val="en-GB"/>
        </w:rPr>
        <w:t xml:space="preserve">by dividing 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by imputing </w:t>
      </w:r>
      <w:r w:rsidR="003F5CAD" w:rsidRPr="00F31509">
        <w:rPr>
          <w:rFonts w:asciiTheme="majorBidi" w:eastAsia="Times New Roman" w:hAnsiTheme="majorBidi" w:cstheme="majorBidi"/>
          <w:lang w:val="en-GB"/>
        </w:rPr>
        <w:t xml:space="preserve">mirror data </w:t>
      </w:r>
      <w:r w:rsidR="009A3452" w:rsidRPr="00F31509">
        <w:rPr>
          <w:rFonts w:asciiTheme="majorBidi" w:eastAsia="Times New Roman" w:hAnsiTheme="majorBidi" w:cstheme="majorBidi"/>
          <w:lang w:val="en-GB"/>
        </w:rPr>
        <w:t xml:space="preserve">or by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 specific global consistency checks (minimal net trade). Once all validation and imputation steps are completed, the final data are published on the FAOSTAT website (FAO 2015</w:t>
      </w:r>
      <w:r w:rsidR="002B0985"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7"/>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A particular challenge for the compilation of trade statistics consists i</w:t>
      </w:r>
      <w:r w:rsidR="003A6BD0" w:rsidRPr="00F31509">
        <w:rPr>
          <w:rFonts w:asciiTheme="majorBidi" w:hAnsiTheme="majorBidi" w:cstheme="majorBidi"/>
          <w:lang w:val="en-GB"/>
        </w:rPr>
        <w:t>n</w:t>
      </w:r>
      <w:r w:rsidRPr="00F31509">
        <w:rPr>
          <w:rFonts w:asciiTheme="majorBidi" w:hAnsiTheme="majorBidi" w:cstheme="majorBidi"/>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F31509">
        <w:rPr>
          <w:rFonts w:asciiTheme="majorBidi" w:hAnsiTheme="majorBidi" w:cstheme="majorBidi"/>
          <w:i/>
          <w:lang w:val="en-GB"/>
        </w:rPr>
        <w:t>ibd.</w:t>
      </w:r>
      <w:r w:rsidRPr="00F31509">
        <w:rPr>
          <w:rFonts w:asciiTheme="majorBidi" w:hAnsiTheme="majorBidi" w:cstheme="majorBidi"/>
          <w:lang w:val="en-GB"/>
        </w:rPr>
        <w:t xml:space="preserve">, p.1),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Pr="00F31509">
        <w:rPr>
          <w:rStyle w:val="FootnoteReference"/>
          <w:rFonts w:asciiTheme="majorBidi" w:hAnsiTheme="majorBidi" w:cstheme="majorBidi"/>
          <w:lang w:val="en-GB"/>
        </w:rPr>
        <w:footnoteReference w:id="18"/>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Rwanda and Cameroun estimate shadow trade on the basis of a survey of persons carrying goods and crossing the border at the main border points of the country (Habinshuti 2014; Nguingnang 2014). Non-official data on shadow trade in Eastern and Southern Africa are compiled by the Famine Early Warning Systems Network each quarter year using a similar approach (FEWS Net 2012,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lastRenderedPageBreak/>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or even international relief organizations such as the WFP.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F02494" w:rsidRPr="00F31509">
        <w:rPr>
          <w:rFonts w:asciiTheme="majorBidi" w:eastAsia="Times New Roman" w:hAnsiTheme="majorBidi" w:cstheme="majorBidi"/>
          <w:lang w:val="en-GB"/>
        </w:rPr>
        <w:t xml:space="preserve">with the purpose </w:t>
      </w:r>
      <w:r w:rsidRPr="00F31509">
        <w:rPr>
          <w:rFonts w:asciiTheme="majorBidi" w:eastAsia="Times New Roman" w:hAnsiTheme="majorBidi" w:cstheme="majorBidi"/>
          <w:lang w:val="en-GB"/>
        </w:rPr>
        <w:t>to smooth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settings of 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are also kept as a reserve for insurance against food shortage or, for want of a fully developed rural finance system, as a store of value.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would be through agricultural censuses, but in reality, stocks are rarely an integral part of </w:t>
      </w:r>
      <w:r w:rsidR="00F02494" w:rsidRPr="00F31509">
        <w:rPr>
          <w:rFonts w:asciiTheme="majorBidi" w:hAnsiTheme="majorBidi" w:cstheme="majorBidi"/>
          <w:lang w:val="en-GB"/>
        </w:rPr>
        <w:t>them</w:t>
      </w:r>
      <w:r w:rsidRPr="00F31509">
        <w:rPr>
          <w:rFonts w:asciiTheme="majorBidi" w:hAnsiTheme="majorBidi" w:cstheme="majorBidi"/>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F31509">
        <w:rPr>
          <w:rFonts w:asciiTheme="majorBidi" w:hAnsiTheme="majorBidi" w:cstheme="majorBidi"/>
          <w:lang w:val="en-GB"/>
        </w:rPr>
        <w:t xml:space="preserve">thereby 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stocks</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 term variations limits the usefulness of censuses for the assessment of stocks</w:t>
      </w:r>
      <w:r w:rsidR="00F02494" w:rsidRPr="00F31509">
        <w:rPr>
          <w:rFonts w:asciiTheme="majorBidi" w:hAnsiTheme="majorBidi" w:cstheme="majorBidi"/>
          <w:lang w:val="en-GB"/>
        </w:rPr>
        <w:t xml:space="preserve"> and </w:t>
      </w:r>
      <w:r w:rsidRPr="00F31509">
        <w:rPr>
          <w:rFonts w:asciiTheme="majorBidi" w:hAnsiTheme="majorBidi" w:cstheme="majorBidi"/>
          <w:lang w:val="en-GB"/>
        </w:rPr>
        <w:t xml:space="preserve">interpolations are </w:t>
      </w:r>
      <w:r w:rsidR="00F02494" w:rsidRPr="00F31509">
        <w:rPr>
          <w:rFonts w:asciiTheme="majorBidi" w:hAnsiTheme="majorBidi" w:cstheme="majorBidi"/>
          <w:lang w:val="en-GB"/>
        </w:rPr>
        <w:t xml:space="preserve">therefore </w:t>
      </w:r>
      <w:r w:rsidRPr="00F31509">
        <w:rPr>
          <w:rFonts w:asciiTheme="majorBidi" w:hAnsiTheme="majorBidi" w:cstheme="majorBidi"/>
          <w:lang w:val="en-GB"/>
        </w:rPr>
        <w:t xml:space="preserve">difficult to undertake.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The combination of both farm survey data and data collected from institutional stock holders</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provides a fairly accurate estimate of stocks on a national level. Indeed, the USDA is operating such an approach</w:t>
      </w:r>
      <w:r w:rsidR="00F02494"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where farms are surveyed bi-annually.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6D0BE8" w:rsidP="00126B0D">
      <w:pPr>
        <w:pStyle w:val="Heading3"/>
        <w:jc w:val="both"/>
        <w:rPr>
          <w:rFonts w:asciiTheme="majorBidi" w:hAnsiTheme="majorBidi" w:cstheme="majorBidi"/>
          <w:lang w:val="en-GB"/>
        </w:rPr>
      </w:pPr>
      <w:bookmarkStart w:id="61" w:name="_Ref428814109"/>
      <w:r w:rsidRPr="00F31509">
        <w:rPr>
          <w:rFonts w:asciiTheme="majorBidi" w:hAnsiTheme="majorBidi" w:cstheme="majorBidi"/>
          <w:lang w:val="en-GB"/>
        </w:rPr>
        <w:t>F</w:t>
      </w:r>
      <w:r w:rsidR="004F65E4" w:rsidRPr="00F31509">
        <w:rPr>
          <w:rFonts w:asciiTheme="majorBidi" w:hAnsiTheme="majorBidi" w:cstheme="majorBidi"/>
          <w:lang w:val="en-GB"/>
        </w:rPr>
        <w:t>eed</w:t>
      </w:r>
      <w:bookmarkEnd w:id="61"/>
      <w:r w:rsidRPr="00F31509">
        <w:rPr>
          <w:rFonts w:asciiTheme="majorBidi" w:hAnsiTheme="majorBidi" w:cstheme="majorBidi"/>
          <w:lang w:val="en-GB"/>
        </w:rPr>
        <w:t xml:space="preserve"> use data</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which 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 xml:space="preserve">are important, and their relative weight </w:t>
      </w:r>
      <w:r w:rsidRPr="00F31509">
        <w:rPr>
          <w:rFonts w:asciiTheme="majorBidi" w:eastAsia="Times New Roman" w:hAnsiTheme="majorBidi" w:cstheme="majorBidi"/>
          <w:lang w:val="en-GB"/>
        </w:rPr>
        <w:t xml:space="preserve">in the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 xml:space="preserve">varies across countries, </w:t>
      </w:r>
      <w:r w:rsidR="006051F9" w:rsidRPr="00F31509">
        <w:rPr>
          <w:rFonts w:asciiTheme="majorBidi" w:eastAsia="Times New Roman" w:hAnsiTheme="majorBidi" w:cstheme="majorBidi"/>
          <w:lang w:val="en-GB"/>
        </w:rPr>
        <w:t xml:space="preserve">in accordance with </w:t>
      </w:r>
      <w:r w:rsidRPr="00F31509">
        <w:rPr>
          <w:rFonts w:asciiTheme="majorBidi" w:eastAsia="Times New Roman" w:hAnsiTheme="majorBidi" w:cstheme="majorBidi"/>
          <w:lang w:val="en-GB"/>
        </w:rPr>
        <w:t>the type of the prevailing livestock production systems,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both feeds produced by 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the types of products both farmers and compounders use to produce the feeds. As such surveys are costly, only few representative and comprehensive surveys are actually available (Westcott and Norton 2012, p. 5).</w:t>
      </w:r>
      <w:r w:rsidRPr="00F31509">
        <w:rPr>
          <w:rStyle w:val="FootnoteReference"/>
          <w:rFonts w:asciiTheme="majorBidi" w:eastAsia="Times New Roman" w:hAnsiTheme="majorBidi" w:cstheme="majorBidi"/>
          <w:lang w:val="en-GB"/>
        </w:rPr>
        <w:footnoteReference w:id="19"/>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20"/>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00F31509">
        <w:rPr>
          <w:rFonts w:asciiTheme="majorBidi" w:eastAsia="Times New Roman" w:hAnsiTheme="majorBidi" w:cstheme="majorBidi"/>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00F31509">
        <w:rPr>
          <w:rFonts w:asciiTheme="majorBidi" w:eastAsia="Times New Roman" w:hAnsiTheme="majorBidi" w:cstheme="majorBidi"/>
          <w:lang w:val="en-GB"/>
        </w:rPr>
        <w:t>Combined with the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00F31509">
        <w:rPr>
          <w:rFonts w:asciiTheme="majorBidi" w:eastAsia="Times New Roman" w:hAnsiTheme="majorBidi" w:cstheme="majorBidi"/>
          <w:lang w:val="en-GB"/>
        </w:rPr>
        <w:t xml:space="preserve">what </w:t>
      </w:r>
      <w:r w:rsidR="004F65E4" w:rsidRPr="00F31509">
        <w:rPr>
          <w:rFonts w:asciiTheme="majorBidi" w:eastAsia="Times New Roman" w:hAnsiTheme="majorBidi" w:cstheme="majorBidi"/>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of home, i.e.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to be consistent with the scope and definitions of FBS. For instance, under-representation of particular population groups can be adjusted for by means of re-calculation of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which are meant to reflect the households’ inverse sampling probability and are used to scale up the values surveyed at the household level to the population total</w:t>
      </w:r>
      <w:r w:rsidRPr="00F31509">
        <w:rPr>
          <w:rFonts w:asciiTheme="majorBidi" w:eastAsia="Times New Roman" w:hAnsiTheme="majorBidi" w:cstheme="majorBidi"/>
          <w:lang w:val="en-GB"/>
        </w:rPr>
        <w:t xml:space="preserve">. However, as often only one vector of weights is 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a choice of the variable with </w:t>
      </w:r>
      <w:r w:rsidRPr="00F31509">
        <w:rPr>
          <w:rFonts w:asciiTheme="majorBidi" w:eastAsia="Times New Roman" w:hAnsiTheme="majorBidi" w:cstheme="majorBidi"/>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Moreover, food consumption measured in household surveys needs to be brought up to the food availability definition in the FBS.</w:t>
      </w:r>
      <w:r w:rsidRPr="00F31509">
        <w:rPr>
          <w:rStyle w:val="FootnoteReference"/>
          <w:rFonts w:asciiTheme="majorBidi" w:eastAsia="Times New Roman" w:hAnsiTheme="majorBidi" w:cstheme="majorBidi"/>
          <w:lang w:val="en-GB"/>
        </w:rPr>
        <w:footnoteReference w:id="21"/>
      </w:r>
      <w:r w:rsidRPr="00F31509">
        <w:rPr>
          <w:rFonts w:asciiTheme="majorBidi" w:eastAsia="Times New Roman" w:hAnsiTheme="majorBidi" w:cstheme="majorBidi"/>
          <w:lang w:val="en-GB"/>
        </w:rPr>
        <w:t xml:space="preserve"> This means that all food consumed in collective household needs to be estimated and household survey results need to be </w:t>
      </w:r>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 xml:space="preserve">accordingly. The same holds for food consumed in restaurants or as street food.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amounts to up to two 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FBS, FBS compilers are encouraged to (i) make every effort to fully 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F31509" w:rsidRDefault="004F65E4" w:rsidP="00B44757">
      <w:pPr>
        <w:pStyle w:val="Heading3"/>
        <w:jc w:val="both"/>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measurement of FLW should cover all stages of the food supply chain at which such 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can occur (see e.g. Chapter 3). Data collection could be organized along the food supply chain and cover the entire process from production, storage, processing, retailing down to the final household, i.e. from “farm to fork</w:t>
      </w:r>
      <w:r w:rsidR="00931520"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22"/>
      </w:r>
      <w:r w:rsidRPr="00F31509">
        <w:rPr>
          <w:rFonts w:asciiTheme="majorBidi" w:eastAsia="Times New Roman" w:hAnsiTheme="majorBidi" w:cstheme="majorBidi"/>
          <w:lang w:val="en-GB"/>
        </w:rPr>
        <w:t xml:space="preserve">. Before setting up the data collection system, it is advisable to conduct a general baseline study </w:t>
      </w:r>
      <w:r w:rsidR="00931520" w:rsidRPr="00F31509">
        <w:rPr>
          <w:rFonts w:asciiTheme="majorBidi" w:eastAsia="Times New Roman" w:hAnsiTheme="majorBidi" w:cstheme="majorBidi"/>
          <w:lang w:val="en-GB"/>
        </w:rPr>
        <w:t xml:space="preserve">in the scope of which the most relevant  food supply chains are analyzed and the involved processes and actors identified </w:t>
      </w:r>
      <w:r w:rsidRPr="00F31509">
        <w:rPr>
          <w:rFonts w:asciiTheme="majorBidi" w:eastAsia="Times New Roman" w:hAnsiTheme="majorBidi" w:cstheme="majorBidi"/>
          <w:lang w:val="en-GB"/>
        </w:rPr>
        <w:t xml:space="preserve">(FAO 2015, p. 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F31509">
        <w:rPr>
          <w:rFonts w:asciiTheme="majorBidi" w:hAnsiTheme="majorBidi" w:cstheme="majorBidi"/>
          <w:lang w:val="en-GB"/>
        </w:rPr>
        <w:lastRenderedPageBreak/>
        <w:t>alone instruments, as non-response rates and reporting error are usually high. Product owners are often reluctant to admit large amounts of losses.</w:t>
      </w:r>
      <w:r w:rsidRPr="00F31509">
        <w:rPr>
          <w:rStyle w:val="FootnoteReference"/>
          <w:rFonts w:asciiTheme="majorBidi" w:hAnsiTheme="majorBidi" w:cstheme="majorBidi"/>
          <w:lang w:val="en-GB"/>
        </w:rPr>
        <w:footnoteReference w:id="23"/>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the prevalent food loss in the particular process of the food supply chain. Food losses can take the form of </w:t>
      </w:r>
      <w:r w:rsidRPr="00F31509">
        <w:rPr>
          <w:rFonts w:asciiTheme="majorBidi" w:hAnsiTheme="majorBidi" w:cstheme="majorBidi"/>
          <w:i/>
          <w:lang w:val="en-GB"/>
        </w:rPr>
        <w:t>disappearances</w:t>
      </w:r>
      <w:r w:rsidRPr="00F31509">
        <w:rPr>
          <w:rFonts w:asciiTheme="majorBidi" w:hAnsiTheme="majorBidi" w:cstheme="majorBidi"/>
          <w:lang w:val="en-GB"/>
        </w:rPr>
        <w:t xml:space="preserve">, in the case of which 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F31509">
        <w:rPr>
          <w:rStyle w:val="FootnoteReference"/>
          <w:rFonts w:asciiTheme="majorBidi" w:hAnsiTheme="majorBidi" w:cstheme="majorBidi"/>
          <w:lang w:val="en-GB"/>
        </w:rPr>
        <w:footnoteReference w:id="24"/>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4F65E4"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collecting the dropouts caused by a certain activity</w:t>
      </w:r>
      <w:r w:rsidRPr="00F31509">
        <w:rPr>
          <w:rFonts w:asciiTheme="majorBidi" w:hAnsiTheme="majorBidi" w:cstheme="majorBidi"/>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F31509" w:rsidRDefault="004F65E4"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up food products and comparing their state before and after </w:t>
      </w:r>
      <w:r w:rsidR="00A67CF0" w:rsidRPr="00F31509">
        <w:rPr>
          <w:rFonts w:asciiTheme="majorBidi" w:eastAsia="Times New Roman" w:hAnsiTheme="majorBidi" w:cstheme="majorBidi"/>
          <w:i/>
          <w:iCs/>
        </w:rPr>
        <w:t xml:space="preserve">an </w:t>
      </w:r>
      <w:r w:rsidRPr="00F31509">
        <w:rPr>
          <w:rFonts w:asciiTheme="majorBidi" w:eastAsia="Times New Roman" w:hAnsiTheme="majorBidi" w:cstheme="majorBidi"/>
          <w:i/>
          <w:iCs/>
        </w:rPr>
        <w:t>activity</w:t>
      </w:r>
      <w:r w:rsidRPr="00F31509">
        <w:rPr>
          <w:rFonts w:asciiTheme="majorBidi" w:eastAsia="Times New Roman" w:hAnsiTheme="majorBidi" w:cstheme="majorBidi"/>
        </w:rPr>
        <w:t>, which is the predominant method for the estimation of losses during transport, and which can also be easily applied for example to measuring losses during wholesale and retail trading when scanning-systems are in place;</w:t>
      </w:r>
      <w:r w:rsidRPr="00F31509">
        <w:rPr>
          <w:rStyle w:val="FootnoteReference"/>
          <w:rFonts w:asciiTheme="majorBidi" w:eastAsia="Times New Roman" w:hAnsiTheme="majorBidi" w:cstheme="majorBidi"/>
        </w:rPr>
        <w:footnoteReference w:id="25"/>
      </w:r>
    </w:p>
    <w:p w:rsidR="004F65E4" w:rsidRPr="00F31509" w:rsidRDefault="004F65E4"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 xml:space="preserve">comparison of the outcomes of an activity with and without taking particular care for prevention of losses, </w:t>
      </w:r>
      <w:r w:rsidRPr="00F31509">
        <w:rPr>
          <w:rFonts w:asciiTheme="majorBidi" w:hAnsiTheme="majorBidi" w:cstheme="majorBidi"/>
        </w:rPr>
        <w:t>which has been recommended, for example, for measurement of the grain damage caused by threshing.</w:t>
      </w:r>
      <w:r w:rsidRPr="00F31509">
        <w:rPr>
          <w:rStyle w:val="FootnoteReference"/>
          <w:rFonts w:asciiTheme="majorBidi" w:hAnsiTheme="majorBidi" w:cstheme="majorBidi"/>
        </w:rPr>
        <w:footnoteReference w:id="26"/>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For the measurement of </w:t>
      </w:r>
      <w:r w:rsidR="00AA4884" w:rsidRPr="00F31509">
        <w:rPr>
          <w:rFonts w:asciiTheme="majorBidi" w:hAnsiTheme="majorBidi" w:cstheme="majorBidi"/>
          <w:i/>
          <w:lang w:val="en-GB"/>
        </w:rPr>
        <w:t>biodegradation</w:t>
      </w:r>
      <w:r w:rsidRPr="00F31509">
        <w:rPr>
          <w:rFonts w:asciiTheme="majorBidi" w:hAnsiTheme="majorBidi" w:cstheme="majorBidi"/>
          <w:lang w:val="en-GB"/>
        </w:rPr>
        <w:t>, a traditional and relatively precise method consists in the so</w:t>
      </w:r>
      <w:r w:rsidR="00660C76" w:rsidRPr="00F31509">
        <w:rPr>
          <w:rFonts w:asciiTheme="majorBidi" w:hAnsiTheme="majorBidi" w:cstheme="majorBidi"/>
          <w:lang w:val="en-GB"/>
        </w:rPr>
        <w:t>-</w:t>
      </w:r>
      <w:r w:rsidRPr="00F31509">
        <w:rPr>
          <w:rFonts w:asciiTheme="majorBidi" w:hAnsiTheme="majorBidi" w:cstheme="majorBidi"/>
          <w:lang w:val="en-GB"/>
        </w:rPr>
        <w:t>called count-and weigh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the measurement of grain loss during storage. Under this method, first, 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 xml:space="preserve">ed in a laboratory to assess the weight loss per grain, under the perspective of adequacy for consumption as food; then, the weight loss per grain is extrapolated to the total weight loss in the sample by taking into account the </w:t>
      </w:r>
      <w:r w:rsidRPr="00F31509">
        <w:rPr>
          <w:rFonts w:asciiTheme="majorBidi" w:hAnsiTheme="majorBidi" w:cstheme="majorBidi"/>
          <w:lang w:val="en-GB"/>
        </w:rPr>
        <w:lastRenderedPageBreak/>
        <w:t xml:space="preserve">proportion of damaged grain (Harris and Lindblad 1978, p. 90f). A main disadvantage of </w:t>
      </w:r>
      <w:r w:rsidR="00660C76" w:rsidRPr="00F31509">
        <w:rPr>
          <w:rFonts w:asciiTheme="majorBidi" w:hAnsiTheme="majorBidi" w:cstheme="majorBidi"/>
          <w:lang w:val="en-GB"/>
        </w:rPr>
        <w:t xml:space="preserve">that </w:t>
      </w:r>
      <w:r w:rsidRPr="00F31509">
        <w:rPr>
          <w:rFonts w:asciiTheme="majorBidi" w:hAnsiTheme="majorBidi" w:cstheme="majorBidi"/>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sidRPr="00F31509">
        <w:rPr>
          <w:rFonts w:asciiTheme="majorBidi" w:hAnsiTheme="majorBidi" w:cstheme="majorBidi"/>
          <w:lang w:val="en-GB"/>
        </w:rPr>
        <w:t xml:space="preserve">that analysis </w:t>
      </w:r>
      <w:r w:rsidRPr="00F31509">
        <w:rPr>
          <w:rFonts w:asciiTheme="majorBidi" w:hAnsiTheme="majorBidi" w:cstheme="majorBidi"/>
          <w:lang w:val="en-GB"/>
        </w:rPr>
        <w:t xml:space="preserve">may considerably reduce their 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Pr="00F31509">
        <w:rPr>
          <w:rFonts w:asciiTheme="majorBidi" w:hAnsiTheme="majorBidi" w:cstheme="majorBidi"/>
          <w:lang w:val="en-GB"/>
        </w:rPr>
        <w:t>the loss measurement</w:t>
      </w:r>
      <w:r w:rsidR="00A67CF0" w:rsidRPr="00F31509">
        <w:rPr>
          <w:rFonts w:asciiTheme="majorBidi" w:hAnsiTheme="majorBidi" w:cstheme="majorBidi"/>
          <w:lang w:val="en-GB"/>
        </w:rPr>
        <w:t xml:space="preserve"> survey</w:t>
      </w:r>
      <w:r w:rsidRPr="00F31509">
        <w:rPr>
          <w:rFonts w:asciiTheme="majorBidi" w:hAnsiTheme="majorBidi" w:cstheme="majorBidi"/>
          <w:lang w:val="en-GB"/>
        </w:rPr>
        <w:t>. To overcome these disadvantages, the African Postharvest Losses Information System (APHLIS) suggests a simplified method based on visual scales (Hodges 2013). A visual scale consists in a set of images of 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previously on the basis of laboratory analysis. For the </w:t>
      </w:r>
      <w:r w:rsidR="00A67CF0" w:rsidRPr="00F31509">
        <w:rPr>
          <w:rFonts w:asciiTheme="majorBidi" w:hAnsiTheme="majorBidi" w:cstheme="majorBidi"/>
          <w:lang w:val="en-GB"/>
        </w:rPr>
        <w:t xml:space="preserve">loss </w:t>
      </w:r>
      <w:r w:rsidRPr="00F31509">
        <w:rPr>
          <w:rFonts w:asciiTheme="majorBidi" w:hAnsiTheme="majorBidi" w:cstheme="majorBidi"/>
          <w:lang w:val="en-GB"/>
        </w:rPr>
        <w:t xml:space="preserve">measurement, the enumerator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 xml:space="preserve">grain with the pictures on the visual scale, </w:t>
      </w:r>
      <w:r w:rsidR="00A67CF0" w:rsidRPr="00F31509">
        <w:rPr>
          <w:rFonts w:asciiTheme="majorBidi" w:hAnsiTheme="majorBidi" w:cstheme="majorBidi"/>
          <w:lang w:val="en-GB"/>
        </w:rPr>
        <w:t xml:space="preserve">jointly </w:t>
      </w:r>
      <w:r w:rsidRPr="00F31509">
        <w:rPr>
          <w:rFonts w:asciiTheme="majorBidi" w:hAnsiTheme="majorBidi" w:cstheme="majorBidi"/>
          <w:lang w:val="en-GB"/>
        </w:rPr>
        <w:t xml:space="preserve">with the grain owner, 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percentage weight loss to calculate to 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for measuring seed use is to include questions on seed use in the questionnaire of an agricultural survey. These usually address only the use of own production for seed. </w:t>
      </w:r>
      <w:r w:rsidR="00A67CF0" w:rsidRPr="00F31509">
        <w:rPr>
          <w:rFonts w:asciiTheme="majorBidi" w:eastAsia="Times New Roman" w:hAnsiTheme="majorBidi" w:cstheme="majorBidi"/>
          <w:lang w:val="en-GB"/>
        </w:rPr>
        <w:t>Of course, f</w:t>
      </w:r>
      <w:r w:rsidRPr="00F31509">
        <w:rPr>
          <w:rFonts w:asciiTheme="majorBidi" w:eastAsia="Times New Roman" w:hAnsiTheme="majorBidi" w:cstheme="majorBidi"/>
          <w:lang w:val="en-GB"/>
        </w:rPr>
        <w:t xml:space="preserve">armers may also buy seeds on the market, but these seeds consist mostly of so-called ‘improved’ seed only. Data on the use of seed purchased on the market 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above for the measurement of area harvested (see section “Production”), and multiply 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It may be surveyed from farmers or known from other sources, </w:t>
      </w:r>
      <w:r w:rsidR="00993611" w:rsidRPr="00F31509">
        <w:rPr>
          <w:rFonts w:asciiTheme="majorBidi" w:hAnsiTheme="majorBidi" w:cstheme="majorBidi"/>
          <w:lang w:val="en-GB"/>
        </w:rPr>
        <w:t xml:space="preserve">also from past periods, given that the seed </w:t>
      </w:r>
      <w:r w:rsidRPr="00F31509">
        <w:rPr>
          <w:rFonts w:asciiTheme="majorBidi" w:hAnsiTheme="majorBidi" w:cstheme="majorBidi"/>
          <w:lang w:val="en-GB"/>
        </w:rPr>
        <w:t xml:space="preserve">rate usually does not 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may be approximated by area harvested, </w:t>
      </w:r>
      <w:r w:rsidR="00E512F4" w:rsidRPr="00F31509">
        <w:rPr>
          <w:rFonts w:asciiTheme="majorBidi" w:hAnsiTheme="majorBidi" w:cstheme="majorBidi"/>
          <w:lang w:val="en-GB"/>
        </w:rPr>
        <w:t xml:space="preserve">on the understanding that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certainly higher </w:t>
      </w:r>
      <w:r w:rsidRPr="00F31509">
        <w:rPr>
          <w:rFonts w:asciiTheme="majorBidi" w:hAnsiTheme="majorBidi" w:cstheme="majorBidi"/>
          <w:lang w:val="en-GB"/>
        </w:rPr>
        <w:t xml:space="preserve">than the 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of the crop while it is grown, </w:t>
      </w:r>
      <w:r w:rsidR="00993611" w:rsidRPr="00F31509">
        <w:rPr>
          <w:rFonts w:asciiTheme="majorBidi" w:hAnsiTheme="majorBidi" w:cstheme="majorBidi"/>
          <w:lang w:val="en-GB"/>
        </w:rPr>
        <w:t xml:space="preserve">as a consequence of </w:t>
      </w:r>
      <w:r w:rsidRPr="00F31509">
        <w:rPr>
          <w:rFonts w:asciiTheme="majorBidi" w:hAnsiTheme="majorBidi" w:cstheme="majorBidi"/>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 p. 9f.).</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carried out among tourists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the </w:t>
      </w:r>
      <w:r w:rsidR="00E512F4" w:rsidRPr="00F31509">
        <w:rPr>
          <w:rFonts w:asciiTheme="majorBidi" w:eastAsia="Times New Roman" w:hAnsiTheme="majorBidi" w:cstheme="majorBidi"/>
          <w:lang w:val="en-GB"/>
        </w:rPr>
        <w:t>respondents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to measure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5F1781" w:rsidRPr="00F31509">
        <w:rPr>
          <w:rFonts w:asciiTheme="majorBidi" w:eastAsia="Times New Roman" w:hAnsiTheme="majorBidi" w:cstheme="majorBidi"/>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 </w:t>
      </w:r>
    </w:p>
    <w:p w:rsidR="004F65E4" w:rsidRPr="00F31509" w:rsidRDefault="005F1781" w:rsidP="005F178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Furthermore, the United Nations World Tourist Organization collects d</w:t>
      </w:r>
      <w:r w:rsidR="004F65E4" w:rsidRPr="00F31509">
        <w:rPr>
          <w:rFonts w:asciiTheme="majorBidi" w:eastAsia="Times New Roman" w:hAnsiTheme="majorBidi" w:cstheme="majorBidi"/>
          <w:lang w:val="en-GB"/>
        </w:rPr>
        <w:t xml:space="preserve">ata on the number of tourists entering a given country, including their origin and duration of stay,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 xml:space="preserve">dataset </w:t>
      </w:r>
      <w:r w:rsidRPr="00F31509">
        <w:rPr>
          <w:rFonts w:asciiTheme="majorBidi" w:eastAsia="Times New Roman" w:hAnsiTheme="majorBidi" w:cstheme="majorBidi"/>
          <w:lang w:val="en-GB"/>
        </w:rPr>
        <w:t xml:space="preserve">thereby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62" w:name="_Toc428383826"/>
      <w:bookmarkStart w:id="63" w:name="_Toc428436048"/>
      <w:bookmarkStart w:id="64" w:name="_Toc428436349"/>
      <w:bookmarkStart w:id="65" w:name="_Toc428436475"/>
      <w:r w:rsidRPr="00F31509">
        <w:lastRenderedPageBreak/>
        <w:t>References</w:t>
      </w:r>
      <w:bookmarkEnd w:id="62"/>
      <w:bookmarkEnd w:id="63"/>
      <w:bookmarkEnd w:id="64"/>
      <w:bookmarkEnd w:id="65"/>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Afrika, J.K. &amp; Ajumbo, G. 2012, Informal Cross-Border Trade in Africa: Implications and Policy Recommendations, African Development Bank, Africa Economic Brief, 3/10.</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Eurostat 2009, MEDSTAT II: Asymmetry in Foreign Trade Statistics in Mediterranean Partner Countries, Eurostat Methodologies and Working Papers, Office for Official Publications of the European Communities, Luxembourg.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FLWP (Food Loss and Waste Protocol) 2015, FLW Protocol Accounting and Reporting Standard (FLW Standard),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(Food and Agriculture Organization of the United Nations) 1982, Estimation of Crop Areas and Yields in Agricultural Statistics, FAO Economic and Social Development Paper, 22, Rome.</w:t>
      </w:r>
    </w:p>
    <w:p w:rsidR="00497F56" w:rsidRPr="00F31509" w:rsidRDefault="00497F56" w:rsidP="00E512F4">
      <w:pPr>
        <w:rPr>
          <w:rFonts w:asciiTheme="majorBidi" w:hAnsiTheme="majorBidi" w:cstheme="majorBidi"/>
          <w:lang w:val="en-GB"/>
        </w:rPr>
      </w:pPr>
      <w:r w:rsidRPr="00F31509">
        <w:rPr>
          <w:rFonts w:asciiTheme="majorBidi" w:eastAsia="Times New Roman" w:hAnsiTheme="majorBidi" w:cstheme="majorBidi"/>
          <w:lang w:val="en-GB"/>
        </w:rPr>
        <w:t>FAO 2015a, World Programme for the Census of Agriculture 2020, Volume 1 - Programme, Concepts and Definitions, Rome.</w:t>
      </w:r>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FAO 2015</w:t>
      </w:r>
      <w:r w:rsidR="00497F56"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 FAOSTAT, available from: </w:t>
      </w:r>
      <w:hyperlink r:id="rId14" w:history="1">
        <w:r w:rsidRPr="00F31509">
          <w:rPr>
            <w:rStyle w:val="Hyperlink"/>
            <w:rFonts w:asciiTheme="majorBidi" w:eastAsia="Times New Roman" w:hAnsiTheme="majorBidi" w:cstheme="majorBidi"/>
            <w:lang w:val="en-GB"/>
          </w:rPr>
          <w:t>http://faostat3.fao.org</w:t>
        </w:r>
      </w:hyperlink>
      <w:r w:rsidRPr="00F31509">
        <w:rPr>
          <w:rFonts w:asciiTheme="majorBidi" w:eastAsia="Times New Roman"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2015a, Agricultural and Rural Integrated Survey (AGRIS),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Fermont, A. &amp; Benson, T. 2011, Estimating Yield of Food Crops Grown by Smallholder Farmers. A Review in the Uganda Context, International Food Policy Research Institute, IFPRI Discussion Paper 01097.</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2012. Informal Cross Border Trade in Southern Africa, Issue 78.</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2015, East Africa Crossborder Trade Bulletin, vol. 9.</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FIO (Feed Industry Office) &amp; CFIA (China Feed Industry Association) 2012, Almanac of the Feed Industry, China Agricultural Press, 2012.</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Fonteneau, F. 2014, Grain Stocks Direct Measurement: Contribution from AMIS/BMGF Project, presentation on 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organized by AMIS, 3-4 December, Manila.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Grünberger 2014, Reconciling Food Balance Sheets and National Household Surveys.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GTIS (Global Trade Information System) 2015, Global Trade Atlas, available from: </w:t>
      </w:r>
      <w:hyperlink r:id="rId15" w:history="1">
        <w:r w:rsidRPr="00F31509">
          <w:rPr>
            <w:rStyle w:val="Hyperlink"/>
            <w:rFonts w:asciiTheme="majorBidi" w:hAnsiTheme="majorBidi" w:cstheme="majorBidi"/>
            <w:lang w:val="en-GB"/>
          </w:rPr>
          <w:t>http://www.gtis.com/english/GTIS_GTA.html</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Habinshuti, V. 2014, Informal Cross Border Trade Statistics in Rwanda,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Harris, K.L. &amp; Lindblad, C.J. (eds) 1978, Postharvest Grain Loss Assessment Methods, National Academy of Sciences,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KSH (Koezponti Statisztikai Hivatal) 2014, Metainformation, available from: </w:t>
      </w:r>
      <w:hyperlink r:id="rId16" w:history="1">
        <w:r w:rsidRPr="00F31509">
          <w:rPr>
            <w:rStyle w:val="Hyperlink"/>
            <w:rFonts w:asciiTheme="majorBidi" w:hAnsiTheme="majorBidi" w:cstheme="majorBidi"/>
            <w:szCs w:val="24"/>
            <w:lang w:val="en-GB"/>
          </w:rPr>
          <w:t>http://www.ksh.hu/apps/meta.main?p_lang=EN</w:t>
        </w:r>
      </w:hyperlink>
      <w:r w:rsidRPr="00F31509">
        <w:rPr>
          <w:rFonts w:asciiTheme="majorBidi" w:hAnsiTheme="majorBidi" w:cstheme="majorBidi"/>
          <w:lang w:val="en-GB"/>
        </w:rPr>
        <w:t xml:space="preserve"> [November 2014].</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Moss, J., Baker, D., Morley, P., Al-Moedhen, H. &amp; Downie, R. 2015, Improving Methods for Estimating Livestock Production and Productivity. Literature Review, FAO. Draft,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Møller, H., Hanssen, O.J., Gustavsson, J., Östergren, K. &amp; Stenmarck, Å. 2014, Report on Review of (Food) Waste Reporting Methodology and Practice, FUSIONS Reducing Food Waste through Social Innovation.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NISR (National Institute of Statistics of Rwanda) 2014, Seasonal Agricultural Survey Report 2013, Kigali.</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O’Connor, C., Östergren, K., Quested, T., Soethoud, H., Stenmarck, Å., Svanes, E. &amp; Tostivint, C. 2015, Food Waste Quantification Manual, FUSIONS Reducing Food Waste through Social Innovation, Deliverable No. D1.7, Working Document,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 xml:space="preserve">United Nations 2014, UN Comtrade Database, available from: </w:t>
      </w:r>
      <w:hyperlink r:id="rId17" w:history="1">
        <w:r w:rsidRPr="00F31509">
          <w:rPr>
            <w:rStyle w:val="Hyperlink"/>
            <w:rFonts w:asciiTheme="majorBidi" w:hAnsiTheme="majorBidi" w:cstheme="majorBidi"/>
            <w:lang w:val="en-GB"/>
          </w:rPr>
          <w:t>http://comtrade.un.org</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UNSD (United Nations Statistics Division) 2004, International Merchandise Trade Statistics. Compilers Manual, New York.</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UNWTO (United Nations World Tourist Organization) 2015, Tourism Statistics, available from </w:t>
      </w:r>
      <w:hyperlink r:id="rId18" w:history="1">
        <w:r w:rsidRPr="00F31509">
          <w:rPr>
            <w:rStyle w:val="Hyperlink"/>
            <w:rFonts w:asciiTheme="majorBidi" w:hAnsiTheme="majorBidi" w:cstheme="majorBidi"/>
            <w:lang w:val="en-GB"/>
          </w:rPr>
          <w:t>http://www.e-unwto.org/toc/unwtotfb/current</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Vogel, F. 2015, Defining the Master Sampling Frame for Agricultural Statistics – Basic Principles, in FAO, Handbook on Master Sampling Frame for Agriculture. Final Draft, not for publication.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Westcott, P. C. &amp; Norton, J. D. 2012, Implications of an Early Corn Crop Harvest for Feed and Residual Use Estimates, United States Department for Agriculture, Economic Research Service, FDS-12f-01.</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WFP (World Food Programme) 2015, Food Aid Information System, available from: </w:t>
      </w:r>
      <w:hyperlink r:id="rId19" w:history="1">
        <w:r w:rsidRPr="00F31509">
          <w:rPr>
            <w:rStyle w:val="Hyperlink"/>
            <w:rFonts w:asciiTheme="majorBidi" w:hAnsiTheme="majorBidi" w:cstheme="majorBidi"/>
            <w:lang w:val="en-GB"/>
          </w:rPr>
          <w:t>http://www.wfp.org/fais/</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World Bank 2011, Global Strategy to Improve Agricultural and Rural Statistics, Report no. 56719-GLB, Washington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374C82">
      <w:pPr>
        <w:pStyle w:val="Heading1"/>
        <w:rPr>
          <w:rFonts w:asciiTheme="majorBidi" w:hAnsiTheme="majorBidi" w:cstheme="majorBidi"/>
        </w:rPr>
      </w:pPr>
      <w:bookmarkStart w:id="66" w:name="_Toc428383827"/>
      <w:bookmarkStart w:id="67" w:name="_Toc428436049"/>
      <w:bookmarkStart w:id="68" w:name="_Toc428436350"/>
      <w:bookmarkStart w:id="69" w:name="_Toc428436476"/>
      <w:bookmarkStart w:id="70" w:name="_Toc421025835"/>
      <w:r w:rsidRPr="00F31509">
        <w:rPr>
          <w:rFonts w:asciiTheme="majorBidi" w:hAnsiTheme="majorBidi" w:cstheme="majorBidi"/>
        </w:rPr>
        <w:lastRenderedPageBreak/>
        <w:t>Balancing and standardization</w:t>
      </w:r>
      <w:bookmarkEnd w:id="66"/>
      <w:bookmarkEnd w:id="67"/>
      <w:bookmarkEnd w:id="68"/>
      <w:bookmarkEnd w:id="6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F31509" w:rsidRDefault="004F65E4" w:rsidP="00C4334D">
      <w:pPr>
        <w:pStyle w:val="Heading2"/>
      </w:pPr>
      <w:bookmarkStart w:id="71" w:name="_Toc428383828"/>
      <w:bookmarkStart w:id="72" w:name="_Toc428436050"/>
      <w:bookmarkStart w:id="73" w:name="_Toc428436351"/>
      <w:bookmarkStart w:id="74" w:name="_Toc428436477"/>
      <w:r w:rsidRPr="00F31509">
        <w:t>The basic balance and the balancing mechanism</w:t>
      </w:r>
      <w:bookmarkEnd w:id="70"/>
      <w:bookmarkEnd w:id="71"/>
      <w:bookmarkEnd w:id="72"/>
      <w:bookmarkEnd w:id="73"/>
      <w:bookmarkEnd w:id="74"/>
    </w:p>
    <w:p w:rsidR="004F65E4" w:rsidRPr="00F31509" w:rsidRDefault="004F65E4" w:rsidP="009571C8">
      <w:pPr>
        <w:pStyle w:val="Heading3"/>
        <w:rPr>
          <w:rFonts w:asciiTheme="majorBidi" w:hAnsiTheme="majorBidi" w:cstheme="majorBidi"/>
          <w:lang w:val="en-GB"/>
        </w:rPr>
      </w:pPr>
      <w:bookmarkStart w:id="75" w:name="_Toc421025836"/>
      <w:r w:rsidRPr="00F31509">
        <w:rPr>
          <w:rFonts w:asciiTheme="majorBidi" w:hAnsiTheme="majorBidi" w:cstheme="majorBidi"/>
          <w:lang w:val="en-GB"/>
        </w:rPr>
        <w:t>Introduction</w:t>
      </w:r>
      <w:bookmarkEnd w:id="7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Domestic Supply = Domestic Utilization</w:t>
      </w:r>
    </w:p>
    <w:p w:rsidR="004F65E4" w:rsidRPr="00F31509" w:rsidRDefault="00B80079" w:rsidP="004F65E4">
      <w:pPr>
        <w:pStyle w:val="Caption"/>
        <w:jc w:val="center"/>
        <w:rPr>
          <w:rFonts w:asciiTheme="majorBidi" w:hAnsiTheme="majorBidi" w:cstheme="majorBidi"/>
          <w:b/>
          <w:color w:val="000000" w:themeColor="text1"/>
          <w:sz w:val="22"/>
          <w:szCs w:val="22"/>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dSt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Lo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Se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IU</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ROU</m:t>
            </m:r>
          </m:e>
          <m:sub>
            <m:r>
              <m:rPr>
                <m:sty m:val="bi"/>
              </m:rPr>
              <w:rPr>
                <w:rFonts w:ascii="Cambria Math" w:hAnsi="Cambria Math" w:cstheme="majorBidi"/>
                <w:color w:val="000000" w:themeColor="text1"/>
                <w:lang w:val="en-GB"/>
              </w:rPr>
              <m:t>ij</m:t>
            </m:r>
          </m:sub>
        </m:sSub>
      </m:oMath>
      <w:ins w:id="76" w:author="Josh Browning" w:date="2015-10-01T13:50:00Z">
        <w:r w:rsidR="0090296E">
          <w:rPr>
            <w:rStyle w:val="FootnoteReference"/>
            <w:rFonts w:asciiTheme="majorBidi" w:hAnsiTheme="majorBidi" w:cstheme="majorBidi"/>
            <w:color w:val="000000" w:themeColor="text1"/>
            <w:sz w:val="22"/>
            <w:szCs w:val="22"/>
            <w:lang w:val="en-GB"/>
          </w:rPr>
          <w:footnoteReference w:id="27"/>
        </w:r>
      </w:ins>
      <w:r w:rsidR="004F65E4" w:rsidRPr="00F31509">
        <w:rPr>
          <w:rFonts w:asciiTheme="majorBidi" w:hAnsiTheme="majorBidi" w:cstheme="majorBidi"/>
          <w:color w:val="000000" w:themeColor="text1"/>
          <w:sz w:val="22"/>
          <w:szCs w:val="22"/>
          <w:lang w:val="en-GB"/>
        </w:rPr>
        <w:t xml:space="preserve">  (Equation </w:t>
      </w:r>
      <w:r w:rsidRPr="00F31509">
        <w:rPr>
          <w:rFonts w:asciiTheme="majorBidi" w:hAnsiTheme="majorBidi" w:cstheme="majorBidi"/>
          <w:b/>
          <w:color w:val="000000" w:themeColor="text1"/>
          <w:sz w:val="22"/>
          <w:szCs w:val="22"/>
          <w:lang w:val="en-GB"/>
        </w:rPr>
        <w:fldChar w:fldCharType="begin"/>
      </w:r>
      <w:r w:rsidR="004F65E4" w:rsidRPr="00F31509">
        <w:rPr>
          <w:rFonts w:asciiTheme="majorBidi" w:hAnsiTheme="majorBidi" w:cstheme="majorBidi"/>
          <w:color w:val="000000" w:themeColor="text1"/>
          <w:sz w:val="22"/>
          <w:szCs w:val="22"/>
          <w:lang w:val="en-GB"/>
        </w:rPr>
        <w:instrText xml:space="preserve"> SEQ Equation \* ARABIC </w:instrText>
      </w:r>
      <w:r w:rsidRPr="00F31509">
        <w:rPr>
          <w:rFonts w:asciiTheme="majorBidi" w:hAnsiTheme="majorBidi" w:cstheme="majorBidi"/>
          <w:b/>
          <w:color w:val="000000" w:themeColor="text1"/>
          <w:sz w:val="22"/>
          <w:szCs w:val="22"/>
          <w:lang w:val="en-GB"/>
        </w:rPr>
        <w:fldChar w:fldCharType="separate"/>
      </w:r>
      <w:r w:rsidR="000B360D" w:rsidRPr="00F31509">
        <w:rPr>
          <w:rFonts w:asciiTheme="majorBidi" w:hAnsiTheme="majorBidi" w:cstheme="majorBidi"/>
          <w:noProof/>
          <w:color w:val="000000" w:themeColor="text1"/>
          <w:sz w:val="22"/>
          <w:szCs w:val="22"/>
          <w:lang w:val="en-GB"/>
        </w:rPr>
        <w:t>1</w:t>
      </w:r>
      <w:r w:rsidRPr="00F31509">
        <w:rPr>
          <w:rFonts w:asciiTheme="majorBidi" w:hAnsiTheme="majorBidi" w:cstheme="majorBidi"/>
          <w:b/>
          <w:color w:val="000000" w:themeColor="text1"/>
          <w:sz w:val="22"/>
          <w:szCs w:val="22"/>
          <w:lang w:val="en-GB"/>
        </w:rPr>
        <w:fldChar w:fldCharType="end"/>
      </w:r>
      <w:r w:rsidR="004F65E4" w:rsidRPr="00F31509">
        <w:rPr>
          <w:rFonts w:asciiTheme="majorBidi" w:hAnsiTheme="majorBidi" w:cstheme="majorBidi"/>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Total Supply = Total Utilization</w:t>
      </w:r>
    </w:p>
    <w:p w:rsidR="004F65E4" w:rsidRPr="00F31509" w:rsidRDefault="00B80079"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F35597" w:rsidP="004F65E4">
      <w:pPr>
        <w:rPr>
          <w:rFonts w:asciiTheme="majorBidi" w:hAnsiTheme="majorBidi" w:cstheme="majorBidi"/>
          <w:color w:val="000000" w:themeColor="text1"/>
          <w:sz w:val="20"/>
          <w:szCs w:val="18"/>
          <w:lang w:val="en-GB"/>
        </w:rPr>
      </w:pPr>
      <w:r w:rsidRPr="00F31509">
        <w:rPr>
          <w:rFonts w:asciiTheme="majorBidi" w:eastAsia="Times New Roman" w:hAnsiTheme="majorBidi" w:cstheme="majorBidi"/>
          <w:color w:val="000000" w:themeColor="text1"/>
          <w:sz w:val="20"/>
          <w:szCs w:val="20"/>
          <w:lang w:val="en-GB"/>
        </w:rPr>
        <w:t>where</w:t>
      </w:r>
      <w:r w:rsidR="004F65E4" w:rsidRPr="00F31509">
        <w:rPr>
          <w:rFonts w:asciiTheme="majorBidi" w:eastAsia="Times New Roman" w:hAnsiTheme="majorBidi" w:cstheme="majorBidi"/>
          <w:color w:val="000000" w:themeColor="text1"/>
          <w:sz w:val="20"/>
          <w:szCs w:val="20"/>
          <w:lang w:val="en-GB"/>
        </w:rPr>
        <w:t xml:space="preserve"> </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dSt</m:t>
            </m:r>
          </m:e>
          <m:sub>
            <m:r>
              <w:rPr>
                <w:rFonts w:ascii="Cambria Math" w:hAnsi="Cambria Math" w:cstheme="majorBidi"/>
                <w:color w:val="000000" w:themeColor="text1"/>
                <w:sz w:val="20"/>
                <w:szCs w:val="20"/>
                <w:lang w:val="en-GB"/>
              </w:rPr>
              <m:t>t</m:t>
            </m:r>
          </m:sub>
        </m:sSub>
      </m:oMath>
      <w:r w:rsidR="004F65E4" w:rsidRPr="00F31509">
        <w:rPr>
          <w:rFonts w:asciiTheme="majorBidi" w:eastAsia="Times New Roman" w:hAnsiTheme="majorBidi" w:cstheme="majorBidi"/>
          <w:color w:val="000000" w:themeColor="text1"/>
          <w:sz w:val="20"/>
          <w:szCs w:val="20"/>
          <w:lang w:val="en-GB"/>
        </w:rPr>
        <w:t>=</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m:t>
            </m:r>
          </m:sub>
        </m:sSub>
        <m:r>
          <w:rPr>
            <w:rFonts w:ascii="Cambria Math" w:hAnsi="Cambria Math" w:cstheme="majorBidi"/>
            <w:color w:val="000000" w:themeColor="text1"/>
            <w:sz w:val="20"/>
            <w:szCs w:val="18"/>
            <w:lang w:val="en-GB"/>
          </w:rPr>
          <m:t xml:space="preserve">- </m:t>
        </m:r>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t-1</m:t>
            </m:r>
          </m:sub>
        </m:sSub>
      </m:oMath>
      <w:r w:rsidR="004F65E4" w:rsidRPr="00F31509">
        <w:rPr>
          <w:rFonts w:asciiTheme="majorBidi" w:eastAsia="Times New Roman" w:hAnsiTheme="majorBidi" w:cstheme="majorBidi"/>
          <w:color w:val="000000" w:themeColor="text1"/>
          <w:sz w:val="20"/>
          <w:szCs w:val="20"/>
          <w:lang w:val="en-GB"/>
        </w:rPr>
        <w:t xml:space="preserve">, P=Production, I=Imports, X=Exports, </w:t>
      </w:r>
      <w:ins w:id="79" w:author="Josh Browning" w:date="2015-10-01T13:45:00Z">
        <w:r w:rsidR="00D15A87">
          <w:rPr>
            <w:rFonts w:asciiTheme="majorBidi" w:eastAsia="Times New Roman" w:hAnsiTheme="majorBidi" w:cstheme="majorBidi"/>
            <w:color w:val="000000" w:themeColor="text1"/>
            <w:sz w:val="20"/>
            <w:szCs w:val="20"/>
            <w:lang w:val="en-GB"/>
          </w:rPr>
          <w:t xml:space="preserve">S=Stock level, </w:t>
        </w:r>
      </w:ins>
      <w:r w:rsidR="004F65E4" w:rsidRPr="00F31509">
        <w:rPr>
          <w:rFonts w:asciiTheme="majorBidi" w:eastAsia="Times New Roman" w:hAnsiTheme="majorBidi" w:cstheme="majorBidi"/>
          <w:color w:val="000000" w:themeColor="text1"/>
          <w:sz w:val="20"/>
          <w:szCs w:val="20"/>
          <w:lang w:val="en-GB"/>
        </w:rPr>
        <w:t>Fo=Food, Fe=Feed, Lo=Losses &amp; waste, Se=Seed, IU=industrial use</w:t>
      </w:r>
      <w:ins w:id="80" w:author="Josh Browning" w:date="2015-10-01T13:53:00Z">
        <w:r w:rsidR="0090296E">
          <w:rPr>
            <w:rStyle w:val="FootnoteReference"/>
            <w:rFonts w:asciiTheme="majorBidi" w:eastAsia="Times New Roman" w:hAnsiTheme="majorBidi" w:cstheme="majorBidi"/>
            <w:color w:val="000000" w:themeColor="text1"/>
            <w:sz w:val="20"/>
            <w:szCs w:val="20"/>
            <w:lang w:val="en-GB"/>
          </w:rPr>
          <w:footnoteReference w:id="28"/>
        </w:r>
      </w:ins>
      <w:r w:rsidR="004F65E4" w:rsidRPr="00F31509">
        <w:rPr>
          <w:rFonts w:asciiTheme="majorBidi" w:eastAsia="Times New Roman" w:hAnsiTheme="majorBidi" w:cstheme="majorBidi"/>
          <w:color w:val="000000" w:themeColor="text1"/>
          <w:sz w:val="20"/>
          <w:szCs w:val="20"/>
          <w:lang w:val="en-GB"/>
        </w:rPr>
        <w:t>, T=Tourist consumption, ROI=Residual Other Use</w:t>
      </w:r>
      <w:del w:id="85" w:author="Josh Browning" w:date="2015-10-01T13:49:00Z">
        <w:r w:rsidR="004F65E4" w:rsidRPr="00F31509" w:rsidDel="0090296E">
          <w:rPr>
            <w:rStyle w:val="FootnoteReference"/>
            <w:rFonts w:asciiTheme="majorBidi" w:eastAsia="Times New Roman" w:hAnsiTheme="majorBidi" w:cstheme="majorBidi"/>
            <w:color w:val="000000" w:themeColor="text1"/>
            <w:sz w:val="20"/>
            <w:szCs w:val="20"/>
            <w:lang w:val="en-GB"/>
          </w:rPr>
          <w:footnoteReference w:id="29"/>
        </w:r>
      </w:del>
      <w:r w:rsidRPr="00F31509">
        <w:rPr>
          <w:rFonts w:asciiTheme="majorBidi" w:eastAsia="Times New Roman" w:hAnsiTheme="majorBidi" w:cstheme="majorBidi"/>
          <w:color w:val="000000" w:themeColor="text1"/>
          <w:sz w:val="20"/>
          <w:szCs w:val="20"/>
          <w:lang w:val="en-GB"/>
        </w:rPr>
        <w:t>.</w:t>
      </w:r>
      <w:r w:rsidR="004F65E4" w:rsidRPr="00F31509">
        <w:rPr>
          <w:rStyle w:val="FootnoteReference"/>
          <w:rFonts w:asciiTheme="majorBidi" w:eastAsia="Times New Roman" w:hAnsiTheme="majorBidi" w:cstheme="majorBidi"/>
          <w:color w:val="000000" w:themeColor="text1"/>
          <w:sz w:val="20"/>
          <w:szCs w:val="20"/>
          <w:lang w:val="en-GB"/>
        </w:rPr>
        <w:footnoteReference w:id="30"/>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F31509">
        <w:rPr>
          <w:rStyle w:val="FootnoteReference"/>
          <w:rFonts w:asciiTheme="majorBidi" w:hAnsiTheme="majorBidi" w:cstheme="majorBidi"/>
          <w:color w:val="000000" w:themeColor="text1"/>
          <w:lang w:val="en-GB"/>
        </w:rPr>
        <w:footnoteReference w:id="31"/>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 xml:space="preserve">balancing item/residual will be 0.  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other elements</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will inevitably cause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 xml:space="preserve">balancing item/residual.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F31509" w:rsidRDefault="004F65E4" w:rsidP="009571C8">
      <w:pPr>
        <w:pStyle w:val="Heading3"/>
        <w:rPr>
          <w:rFonts w:asciiTheme="majorBidi" w:hAnsiTheme="majorBidi" w:cstheme="majorBidi"/>
          <w:lang w:val="en-GB"/>
        </w:rPr>
      </w:pPr>
      <w:bookmarkStart w:id="88" w:name="_Toc421025837"/>
      <w:r w:rsidRPr="00F31509">
        <w:rPr>
          <w:rFonts w:asciiTheme="majorBidi" w:hAnsiTheme="majorBidi" w:cstheme="majorBidi"/>
          <w:lang w:val="en-GB"/>
        </w:rPr>
        <w:t>The approach in detail</w:t>
      </w:r>
      <w:bookmarkEnd w:id="88"/>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32"/>
      </w:r>
      <w:r w:rsidRPr="00F31509">
        <w:rPr>
          <w:rFonts w:asciiTheme="majorBidi" w:hAnsiTheme="majorBidi" w:cstheme="majorBidi"/>
          <w:color w:val="000000" w:themeColor="text1"/>
          <w:lang w:val="en-GB"/>
        </w:rPr>
        <w:t xml:space="preserve"> equation, at least if the estimates enter </w:t>
      </w:r>
      <w:r w:rsidRPr="00F31509">
        <w:rPr>
          <w:rFonts w:asciiTheme="majorBidi" w:hAnsiTheme="majorBidi" w:cstheme="majorBidi"/>
          <w:color w:val="000000" w:themeColor="text1"/>
          <w:lang w:val="en-GB"/>
        </w:rPr>
        <w:lastRenderedPageBreak/>
        <w:t>this equation as point estimates, i.e. only with their expected value. To overcome this problem, we use for every variable an expected value as well as 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or an approximation of the measurement error.</w:t>
      </w:r>
    </w:p>
    <w:p w:rsidR="004F65E4" w:rsidRPr="00F31509" w:rsidRDefault="00B80079"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details on how these measurement errors can be approximated are outlined in a later section </w:t>
      </w:r>
      <w:commentRangeStart w:id="89"/>
      <w:r w:rsidR="00A25C44" w:rsidRPr="00F31509">
        <w:rPr>
          <w:rFonts w:asciiTheme="majorBidi" w:hAnsiTheme="majorBidi" w:cstheme="majorBidi"/>
          <w:color w:val="000000" w:themeColor="text1"/>
          <w:lang w:val="en-GB"/>
        </w:rPr>
        <w:t>xx</w:t>
      </w:r>
      <w:r w:rsidRPr="00F31509">
        <w:rPr>
          <w:rFonts w:asciiTheme="majorBidi" w:hAnsiTheme="majorBidi" w:cstheme="majorBidi"/>
          <w:color w:val="000000" w:themeColor="text1"/>
          <w:lang w:val="en-GB"/>
        </w:rPr>
        <w:t xml:space="preserve"> </w:t>
      </w:r>
      <w:commentRangeEnd w:id="89"/>
      <w:r w:rsidR="00F75238">
        <w:rPr>
          <w:rStyle w:val="CommentReference"/>
        </w:rPr>
        <w:commentReference w:id="89"/>
      </w:r>
      <w:r w:rsidRPr="00F31509">
        <w:rPr>
          <w:rFonts w:asciiTheme="majorBidi" w:hAnsiTheme="majorBidi" w:cstheme="majorBidi"/>
          <w:color w:val="000000" w:themeColor="text1"/>
          <w:lang w:val="en-GB"/>
        </w:rPr>
        <w:t xml:space="preserve">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ins w:id="90" w:author="Josh Browning" w:date="2015-10-05T11:50:00Z">
        <w:r w:rsidR="00F75238">
          <w:rPr>
            <w:rFonts w:asciiTheme="majorBidi" w:hAnsiTheme="majorBidi" w:cstheme="majorBidi"/>
            <w:color w:val="000000" w:themeColor="text1"/>
            <w:lang w:val="en-GB"/>
          </w:rPr>
          <w:t>It should also be noted here that this approach does not change official data</w:t>
        </w:r>
      </w:ins>
      <w:ins w:id="91" w:author="Josh Browning" w:date="2015-10-05T11:51:00Z">
        <w:r w:rsidR="00F75238">
          <w:rPr>
            <w:rFonts w:asciiTheme="majorBidi" w:hAnsiTheme="majorBidi" w:cstheme="majorBidi"/>
            <w:color w:val="000000" w:themeColor="text1"/>
            <w:lang w:val="en-GB"/>
          </w:rPr>
          <w:t xml:space="preserve"> as we assume that official data has a measurement error of zero</w:t>
        </w:r>
      </w:ins>
      <w:ins w:id="92" w:author="Josh Browning" w:date="2015-10-05T11:50:00Z">
        <w:r w:rsidR="00F75238">
          <w:rPr>
            <w:rFonts w:asciiTheme="majorBidi" w:hAnsiTheme="majorBidi" w:cstheme="majorBidi"/>
            <w:color w:val="000000" w:themeColor="text1"/>
            <w:lang w:val="en-GB"/>
          </w:rPr>
          <w:t>.</w:t>
        </w:r>
      </w:ins>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For 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sidRPr="00F31509">
        <w:rPr>
          <w:rFonts w:asciiTheme="majorBidi" w:eastAsia="Times New Roman" w:hAnsiTheme="majorBidi" w:cstheme="majorBidi"/>
          <w:color w:val="000000" w:themeColor="text1"/>
          <w:lang w:val="en-GB"/>
        </w:rPr>
        <w:t xml:space="preserve">, i.e. a process that selects the combination where the product of all likelihoods has a maximum value. </w:t>
      </w:r>
    </w:p>
    <w:p w:rsidR="004F65E4" w:rsidRPr="00F31509" w:rsidRDefault="00B80079"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F31509">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of the balance (i.e.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are chosen in a way so as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then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oMath>
      <w:r w:rsidRPr="00F31509">
        <w:rPr>
          <w:rFonts w:asciiTheme="majorBidi" w:hAnsiTheme="majorBidi" w:cstheme="majorBidi"/>
          <w:color w:val="000000" w:themeColor="text1"/>
        </w:rPr>
        <w:t>by computing</w:t>
      </w:r>
    </w:p>
    <w:p w:rsidR="00C32ED8" w:rsidRPr="00F31509" w:rsidRDefault="00B8007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B8007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B8007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B8007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B80079"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r w:rsidR="00C32ED8" w:rsidRPr="00F31509">
        <w:rPr>
          <w:rFonts w:asciiTheme="majorBidi" w:hAnsiTheme="majorBidi" w:cstheme="majorBidi"/>
          <w:color w:val="000000" w:themeColor="text1"/>
        </w:rPr>
        <w:t>and so on, where the sign is positive for variables which have negative signs in the calculation of the imbalance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rsidR="004F65E4" w:rsidRPr="00F31509" w:rsidRDefault="004F65E4" w:rsidP="009571C8">
      <w:pPr>
        <w:pStyle w:val="Heading3"/>
        <w:rPr>
          <w:rFonts w:asciiTheme="majorBidi" w:hAnsiTheme="majorBidi" w:cstheme="majorBidi"/>
          <w:lang w:val="en-GB"/>
        </w:rPr>
      </w:pPr>
      <w:bookmarkStart w:id="93" w:name="_Toc421025838"/>
      <w:r w:rsidRPr="00F31509">
        <w:rPr>
          <w:rFonts w:asciiTheme="majorBidi" w:hAnsiTheme="majorBidi" w:cstheme="majorBidi"/>
          <w:lang w:val="en-GB"/>
        </w:rPr>
        <w:t>Constraints</w:t>
      </w:r>
      <w:bookmarkEnd w:id="93"/>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F31509">
        <w:rPr>
          <w:rStyle w:val="FootnoteReference"/>
          <w:rFonts w:asciiTheme="majorBidi" w:hAnsiTheme="majorBidi" w:cstheme="majorBidi"/>
          <w:color w:val="000000" w:themeColor="text1"/>
          <w:lang w:val="en-GB"/>
        </w:rPr>
        <w:footnoteReference w:id="33"/>
      </w:r>
      <w:r w:rsidRPr="00F31509">
        <w:rPr>
          <w:rFonts w:asciiTheme="majorBidi"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94" w:name="_Toc421025839"/>
      <w:r w:rsidRPr="00F31509">
        <w:rPr>
          <w:rFonts w:asciiTheme="majorBidi" w:hAnsiTheme="majorBidi" w:cstheme="majorBidi"/>
          <w:lang w:val="en-GB"/>
        </w:rPr>
        <w:t>Possible problems, infeasibilities</w:t>
      </w:r>
      <w:bookmarkEnd w:id="94"/>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Different cases of constraints and infeasibilities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demand</w:t>
      </w:r>
      <w:r w:rsidR="004F65E4" w:rsidRPr="00F31509">
        <w:rPr>
          <w:rFonts w:asciiTheme="majorBidi" w:eastAsia="Times New Roman" w:hAnsiTheme="majorBidi" w:cstheme="majorBidi"/>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F31509">
        <w:rPr>
          <w:rFonts w:asciiTheme="majorBidi" w:eastAsia="Times New Roman" w:hAnsiTheme="majorBidi" w:cstheme="majorBidi"/>
          <w:color w:val="000000" w:themeColor="text1"/>
        </w:rPr>
        <w:t xml:space="preserve">us </w:t>
      </w:r>
      <w:r w:rsidR="00A25C44" w:rsidRPr="00F31509">
        <w:rPr>
          <w:rFonts w:asciiTheme="majorBidi" w:eastAsia="Times New Roman" w:hAnsiTheme="majorBidi" w:cstheme="majorBidi"/>
          <w:color w:val="000000" w:themeColor="text1"/>
        </w:rPr>
        <w:t>to reach a balanced identity.</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Solution at row level, infeasibility for column constraints</w:t>
      </w:r>
      <w:r w:rsidR="004F65E4" w:rsidRPr="00F31509">
        <w:rPr>
          <w:rFonts w:asciiTheme="majorBidi" w:hAnsiTheme="majorBidi" w:cstheme="majorBidi"/>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and column level, infeasibility for multi-year constraints</w:t>
      </w:r>
      <w:r w:rsidR="004F65E4" w:rsidRPr="00F31509">
        <w:rPr>
          <w:rFonts w:asciiTheme="majorBidi" w:hAnsiTheme="majorBidi" w:cstheme="majorBidi"/>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4F65E4" w:rsidRPr="00F31509">
        <w:rPr>
          <w:rFonts w:asciiTheme="majorBidi" w:hAnsiTheme="majorBidi" w:cstheme="majorBidi"/>
          <w:color w:val="000000" w:themeColor="text1"/>
        </w:rPr>
        <w:t xml:space="preserve">. In this case, the food balance sheet can be considered ready for an inspection by a food specialist and refined where and as necessary. </w:t>
      </w:r>
    </w:p>
    <w:p w:rsidR="004F65E4" w:rsidRPr="00F31509" w:rsidRDefault="00B80079" w:rsidP="004F65E4">
      <w:pPr>
        <w:rPr>
          <w:rFonts w:asciiTheme="majorBidi" w:hAnsiTheme="majorBidi" w:cstheme="majorBidi"/>
          <w:color w:val="000000" w:themeColor="text1"/>
          <w:lang w:val="en-GB"/>
        </w:rPr>
      </w:pPr>
      <w:fldSimple w:instr=" REF _Ref419979972 \h  \* MERGEFORMAT ">
        <w:r w:rsidR="00AA4884" w:rsidRPr="00F31509">
          <w:rPr>
            <w:rFonts w:asciiTheme="majorBidi" w:eastAsia="Times New Roman" w:hAnsiTheme="majorBidi" w:cstheme="majorBidi"/>
            <w:color w:val="000000" w:themeColor="text1"/>
            <w:lang w:val="en-GB"/>
          </w:rPr>
          <w:t>Figure 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US.</w:t>
      </w:r>
    </w:p>
    <w:p w:rsidR="004F65E4" w:rsidRPr="00F31509" w:rsidRDefault="00040401" w:rsidP="004F65E4">
      <w:pPr>
        <w:keepNext/>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38906"/>
                    </a:xfrm>
                    <a:prstGeom prst="rect">
                      <a:avLst/>
                    </a:prstGeom>
                    <a:noFill/>
                    <a:ln>
                      <a:noFill/>
                    </a:ln>
                  </pic:spPr>
                </pic:pic>
              </a:graphicData>
            </a:graphic>
          </wp:inline>
        </w:drawing>
      </w:r>
    </w:p>
    <w:p w:rsidR="004F65E4" w:rsidRPr="00F31509" w:rsidRDefault="004F65E4" w:rsidP="004F65E4">
      <w:pPr>
        <w:pStyle w:val="Caption"/>
        <w:rPr>
          <w:rFonts w:asciiTheme="majorBidi" w:hAnsiTheme="majorBidi" w:cstheme="majorBidi"/>
          <w:b/>
          <w:bCs/>
          <w:color w:val="000000" w:themeColor="text1"/>
          <w:lang w:val="en-GB"/>
        </w:rPr>
      </w:pPr>
      <w:bookmarkStart w:id="95" w:name="_Ref419979972"/>
      <w:bookmarkStart w:id="96" w:name="_Toc421026208"/>
      <w:bookmarkStart w:id="97" w:name="_Toc428383852"/>
      <w:bookmarkStart w:id="98" w:name="_Toc430872503"/>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w:t>
      </w:r>
      <w:r w:rsidR="00B80079" w:rsidRPr="00F31509">
        <w:rPr>
          <w:rFonts w:asciiTheme="majorBidi" w:hAnsiTheme="majorBidi" w:cstheme="majorBidi"/>
          <w:lang w:val="en-GB"/>
        </w:rPr>
        <w:fldChar w:fldCharType="end"/>
      </w:r>
      <w:bookmarkEnd w:id="95"/>
      <w:r w:rsidRPr="00F31509">
        <w:rPr>
          <w:rFonts w:asciiTheme="majorBidi" w:eastAsia="Times New Roman" w:hAnsiTheme="majorBidi" w:cstheme="majorBidi"/>
          <w:color w:val="000000" w:themeColor="text1"/>
          <w:lang w:val="en-GB"/>
        </w:rPr>
        <w:t>: US wheat, unbalanced (top pane), balanced (bottom pane)</w:t>
      </w:r>
      <w:r w:rsidR="00722C67" w:rsidRPr="00F31509">
        <w:rPr>
          <w:rFonts w:asciiTheme="majorBidi" w:eastAsia="Times New Roman" w:hAnsiTheme="majorBidi" w:cstheme="majorBidi"/>
          <w:color w:val="000000" w:themeColor="text1"/>
          <w:lang w:val="en-GB"/>
        </w:rPr>
        <w:t xml:space="preserve">. </w:t>
      </w:r>
      <w:r w:rsidR="00AA4884" w:rsidRPr="00F31509">
        <w:rPr>
          <w:rFonts w:asciiTheme="majorBidi" w:eastAsia="Times New Roman" w:hAnsiTheme="majorBidi" w:cstheme="majorBidi"/>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96"/>
      <w:bookmarkEnd w:id="97"/>
      <w:bookmarkEnd w:id="98"/>
      <w:r w:rsidRPr="00F31509">
        <w:rPr>
          <w:rFonts w:asciiTheme="majorBidi" w:eastAsia="Times New Roman"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99" w:name="_Toc421025841"/>
      <w:r w:rsidRPr="00F31509">
        <w:rPr>
          <w:rFonts w:asciiTheme="majorBidi" w:hAnsiTheme="majorBidi" w:cstheme="majorBidi"/>
          <w:lang w:val="en-GB"/>
        </w:rPr>
        <w:t>Pros and cons</w:t>
      </w:r>
      <w:bookmarkEnd w:id="9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Pros </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lastRenderedPageBreak/>
        <w:t>No residual necessary</w:t>
      </w:r>
      <w:r w:rsidR="004F65E4" w:rsidRPr="00F31509">
        <w:rPr>
          <w:rFonts w:asciiTheme="majorBidi" w:eastAsia="Times New Roman" w:hAnsiTheme="majorBidi" w:cstheme="majorBidi"/>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r w:rsidR="00C91D55" w:rsidRPr="00F31509">
        <w:rPr>
          <w:rFonts w:asciiTheme="majorBidi" w:eastAsia="Times New Roman" w:hAnsiTheme="majorBidi" w:cstheme="majorBidi"/>
          <w:color w:val="000000" w:themeColor="text1"/>
        </w:rPr>
        <w:t>the inherent</w:t>
      </w:r>
      <w:r w:rsidR="004F65E4" w:rsidRPr="00F31509">
        <w:rPr>
          <w:rFonts w:asciiTheme="majorBidi" w:eastAsia="Times New Roman" w:hAnsiTheme="majorBidi" w:cstheme="majorBidi"/>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Harnesses all information</w:t>
      </w:r>
      <w:r w:rsidR="004F65E4" w:rsidRPr="00F31509">
        <w:rPr>
          <w:rFonts w:asciiTheme="majorBidi" w:hAnsiTheme="majorBidi" w:cstheme="majorBidi"/>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4F65E4" w:rsidRPr="00F31509">
        <w:rPr>
          <w:rFonts w:asciiTheme="majorBidi" w:hAnsiTheme="majorBidi" w:cstheme="majorBidi"/>
          <w:color w:val="000000" w:themeColor="text1"/>
        </w:rPr>
        <w:t>. The identification of every variable follows a rules-based process. The same holds for the optimization process. This allows tracing decisions and reproducing results.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4F65E4" w:rsidRPr="00F31509">
        <w:rPr>
          <w:rFonts w:asciiTheme="majorBidi" w:hAnsiTheme="majorBidi" w:cstheme="majorBidi"/>
          <w:color w:val="000000" w:themeColor="text1"/>
        </w:rPr>
        <w:t>. The overall solution is a most likely outcome, based on a probability maximizing algorithm, not one of many possible (notionally infinite) 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4F65E4" w:rsidRPr="00F31509">
        <w:rPr>
          <w:rFonts w:asciiTheme="majorBidi" w:hAnsiTheme="majorBidi" w:cstheme="majorBidi"/>
          <w:color w:val="000000" w:themeColor="text1"/>
        </w:rPr>
        <w:t>. At any stage and for every variable, both expected values and confidence intervals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Cons</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Knowledge of prior information must be formalized</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 and IT 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is now required for each element</w:t>
      </w:r>
      <w:r w:rsidR="004F65E4" w:rsidRPr="00F31509">
        <w:rPr>
          <w:rFonts w:asciiTheme="majorBidi" w:hAnsiTheme="majorBidi" w:cstheme="majorBidi"/>
          <w:color w:val="000000" w:themeColor="text1"/>
        </w:rPr>
        <w:t>.  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lastRenderedPageBreak/>
        <w:t>Measurement errors/confidence intervals</w:t>
      </w:r>
      <w:r w:rsidRPr="00F31509">
        <w:rPr>
          <w:rStyle w:val="FootnoteReference"/>
          <w:rFonts w:asciiTheme="majorBidi" w:hAnsiTheme="majorBidi" w:cstheme="majorBidi"/>
          <w:color w:val="000000" w:themeColor="text1"/>
          <w:lang w:val="en-GB"/>
        </w:rPr>
        <w:footnoteReference w:id="34"/>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The FAO metadata/flags system</w:t>
      </w:r>
    </w:p>
    <w:p w:rsidR="004F65E4" w:rsidRPr="00F31509" w:rsidRDefault="004F65E4" w:rsidP="004F65E4">
      <w:pPr>
        <w:pStyle w:val="ListParagraph"/>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 xml:space="preserve"> </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to arrive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 is provided below:</w:t>
      </w:r>
    </w:p>
    <w:p w:rsidR="004F65E4" w:rsidRPr="00F31509" w:rsidRDefault="004F65E4" w:rsidP="004F65E4">
      <w:pPr>
        <w:pStyle w:val="Caption"/>
        <w:rPr>
          <w:rFonts w:asciiTheme="majorBidi" w:hAnsiTheme="majorBidi" w:cstheme="majorBidi"/>
          <w:i w:val="0"/>
          <w:lang w:val="en-GB"/>
        </w:rPr>
      </w:pPr>
      <w:bookmarkStart w:id="100" w:name="_Toc421026236"/>
      <w:bookmarkStart w:id="101" w:name="_Toc428423542"/>
      <w:r w:rsidRPr="00F31509">
        <w:rPr>
          <w:rFonts w:asciiTheme="majorBidi" w:hAnsiTheme="majorBidi" w:cstheme="majorBidi"/>
          <w:i w:val="0"/>
          <w:lang w:val="en-GB"/>
        </w:rPr>
        <w:t xml:space="preserve">Table </w:t>
      </w:r>
      <w:r w:rsidR="00B80079" w:rsidRPr="00F31509">
        <w:rPr>
          <w:rFonts w:asciiTheme="majorBidi" w:hAnsiTheme="majorBidi" w:cstheme="majorBidi"/>
          <w:i w:val="0"/>
          <w:lang w:val="en-GB"/>
        </w:rPr>
        <w:fldChar w:fldCharType="begin"/>
      </w:r>
      <w:r w:rsidR="00867AA1" w:rsidRPr="00F31509">
        <w:rPr>
          <w:rFonts w:asciiTheme="majorBidi" w:hAnsiTheme="majorBidi" w:cstheme="majorBidi"/>
          <w:i w:val="0"/>
          <w:lang w:val="en-GB"/>
        </w:rPr>
        <w:instrText xml:space="preserve"> SEQ Table \* ARABIC </w:instrText>
      </w:r>
      <w:r w:rsidR="00B80079" w:rsidRPr="00F31509">
        <w:rPr>
          <w:rFonts w:asciiTheme="majorBidi" w:hAnsiTheme="majorBidi" w:cstheme="majorBidi"/>
          <w:i w:val="0"/>
          <w:lang w:val="en-GB"/>
        </w:rPr>
        <w:fldChar w:fldCharType="separate"/>
      </w:r>
      <w:r w:rsidR="000B360D" w:rsidRPr="00F31509">
        <w:rPr>
          <w:rFonts w:asciiTheme="majorBidi" w:hAnsiTheme="majorBidi" w:cstheme="majorBidi"/>
          <w:i w:val="0"/>
          <w:noProof/>
          <w:lang w:val="en-GB"/>
        </w:rPr>
        <w:t>3</w:t>
      </w:r>
      <w:r w:rsidR="00B80079" w:rsidRPr="00F31509">
        <w:rPr>
          <w:rFonts w:asciiTheme="majorBidi" w:hAnsiTheme="majorBidi" w:cstheme="majorBidi"/>
          <w:i w:val="0"/>
          <w:lang w:val="en-GB"/>
        </w:rPr>
        <w:fldChar w:fldCharType="end"/>
      </w:r>
      <w:r w:rsidRPr="00F31509">
        <w:rPr>
          <w:rStyle w:val="Strong"/>
          <w:rFonts w:asciiTheme="majorBidi" w:hAnsiTheme="majorBidi" w:cstheme="majorBidi"/>
          <w:bCs w:val="0"/>
          <w:i w:val="0"/>
          <w:lang w:val="en-GB"/>
        </w:rPr>
        <w:t>:</w:t>
      </w:r>
      <w:r w:rsidRPr="00F31509">
        <w:rPr>
          <w:rStyle w:val="Strong"/>
          <w:rFonts w:asciiTheme="majorBidi" w:hAnsiTheme="majorBidi" w:cstheme="majorBidi"/>
          <w:b w:val="0"/>
          <w:i w:val="0"/>
          <w:lang w:val="en-GB"/>
        </w:rPr>
        <w:t xml:space="preserve"> Confidence levels based on FAOSTAT flags</w:t>
      </w:r>
      <w:bookmarkEnd w:id="100"/>
      <w:bookmarkEnd w:id="101"/>
    </w:p>
    <w:tbl>
      <w:tblPr>
        <w:tblStyle w:val="TableClassic1"/>
        <w:tblW w:w="0" w:type="auto"/>
        <w:tblLook w:val="04A0"/>
      </w:tblPr>
      <w:tblGrid>
        <w:gridCol w:w="1377"/>
        <w:gridCol w:w="1218"/>
        <w:gridCol w:w="2697"/>
      </w:tblGrid>
      <w:tr w:rsidR="004F65E4" w:rsidRPr="00F31509" w:rsidTr="009571C8">
        <w:trPr>
          <w:cnfStyle w:val="100000000000"/>
        </w:trPr>
        <w:tc>
          <w:tcPr>
            <w:cnfStyle w:val="001000000000"/>
            <w:tcW w:w="0" w:type="auto"/>
          </w:tcPr>
          <w:p w:rsidR="004F65E4" w:rsidRPr="00F31509" w:rsidRDefault="004F65E4" w:rsidP="004F65E4">
            <w:pPr>
              <w:pStyle w:val="TableContents"/>
              <w:jc w:val="center"/>
              <w:rPr>
                <w:rFonts w:asciiTheme="majorBidi" w:hAnsiTheme="majorBidi" w:cstheme="majorBidi"/>
                <w:lang w:val="en-GB"/>
              </w:rPr>
            </w:pPr>
            <w:r w:rsidRPr="00F31509">
              <w:rPr>
                <w:rFonts w:asciiTheme="majorBidi" w:hAnsiTheme="majorBidi" w:cstheme="majorBidi"/>
                <w:lang w:val="en-GB"/>
              </w:rPr>
              <w:t>Source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Confidence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Implied Measurement Error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lastRenderedPageBreak/>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Quality of a country’s statistical system</w:t>
      </w:r>
    </w:p>
    <w:p w:rsidR="004F65E4" w:rsidRPr="00F31509" w:rsidRDefault="004F65E4" w:rsidP="004F65E4">
      <w:pPr>
        <w:pStyle w:val="ListParagraph"/>
        <w:ind w:left="0"/>
        <w:jc w:val="both"/>
        <w:rPr>
          <w:rFonts w:asciiTheme="majorBidi" w:hAnsiTheme="majorBidi" w:cstheme="majorBidi"/>
          <w:b/>
          <w:bCs/>
          <w:i/>
          <w:iCs/>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r w:rsidR="00992213" w:rsidRPr="00F31509">
        <w:rPr>
          <w:rFonts w:asciiTheme="majorBidi" w:eastAsia="Times New Roman" w:hAnsiTheme="majorBidi" w:cstheme="majorBidi"/>
          <w:color w:val="000000" w:themeColor="text1"/>
        </w:rPr>
        <w:t>, which however do not provide a full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country level may want to use the FAO confidence intervals as a first approximation of the quality of the estimates. Country level FBS compilers are likely to have more </w:t>
      </w:r>
      <w:r w:rsidR="00EB3FCC" w:rsidRPr="00F31509">
        <w:rPr>
          <w:rFonts w:asciiTheme="majorBidi" w:eastAsia="Times New Roman" w:hAnsiTheme="majorBidi" w:cstheme="majorBidi"/>
          <w:color w:val="000000" w:themeColor="text1"/>
        </w:rPr>
        <w:t xml:space="preserve">information available, </w:t>
      </w:r>
      <w:r w:rsidRPr="00F31509">
        <w:rPr>
          <w:rFonts w:asciiTheme="majorBidi" w:eastAsia="Times New Roman" w:hAnsiTheme="majorBidi" w:cstheme="majorBidi"/>
          <w:color w:val="000000" w:themeColor="text1"/>
        </w:rPr>
        <w:t>and more reliable information</w:t>
      </w:r>
      <w:r w:rsidR="00EB3FCC"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F31509" w:rsidRDefault="004F65E4" w:rsidP="00C4334D">
      <w:pPr>
        <w:pStyle w:val="Heading2"/>
      </w:pPr>
      <w:bookmarkStart w:id="102" w:name="_Toc421025843"/>
      <w:bookmarkStart w:id="103" w:name="_Toc428383829"/>
      <w:bookmarkStart w:id="104" w:name="_Toc428436051"/>
      <w:bookmarkStart w:id="105" w:name="_Toc428436352"/>
      <w:bookmarkStart w:id="106" w:name="_Toc428436478"/>
      <w:r w:rsidRPr="00F31509">
        <w:t>Standardization</w:t>
      </w:r>
      <w:bookmarkEnd w:id="102"/>
      <w:bookmarkEnd w:id="103"/>
      <w:bookmarkEnd w:id="104"/>
      <w:bookmarkEnd w:id="105"/>
      <w:bookmarkEnd w:id="106"/>
    </w:p>
    <w:p w:rsidR="004F65E4" w:rsidRPr="00F31509" w:rsidRDefault="004F65E4" w:rsidP="009571C8">
      <w:pPr>
        <w:pStyle w:val="Heading3"/>
        <w:rPr>
          <w:rFonts w:asciiTheme="majorBidi" w:hAnsiTheme="majorBidi" w:cstheme="majorBidi"/>
          <w:lang w:val="en-GB"/>
        </w:rPr>
      </w:pPr>
      <w:bookmarkStart w:id="107" w:name="_Toc421025844"/>
      <w:r w:rsidRPr="00F31509">
        <w:rPr>
          <w:rFonts w:asciiTheme="majorBidi" w:hAnsiTheme="majorBidi" w:cstheme="majorBidi"/>
          <w:lang w:val="en-GB"/>
        </w:rPr>
        <w:t>FBS</w:t>
      </w:r>
      <w:r w:rsidR="00312896" w:rsidRPr="00F31509">
        <w:rPr>
          <w:rFonts w:asciiTheme="majorBidi" w:hAnsiTheme="majorBidi" w:cstheme="majorBidi"/>
          <w:lang w:val="en-GB"/>
        </w:rPr>
        <w:t>s</w:t>
      </w:r>
      <w:r w:rsidRPr="00F31509">
        <w:rPr>
          <w:rFonts w:asciiTheme="majorBidi" w:hAnsiTheme="majorBidi" w:cstheme="majorBidi"/>
          <w:lang w:val="en-GB"/>
        </w:rPr>
        <w:t xml:space="preserve"> and SUAs</w:t>
      </w:r>
      <w:bookmarkEnd w:id="10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Pr="00F31509">
        <w:rPr>
          <w:rStyle w:val="FootnoteReference"/>
          <w:rFonts w:asciiTheme="majorBidi" w:eastAsia="Times New Roman" w:hAnsiTheme="majorBidi" w:cstheme="majorBidi"/>
          <w:color w:val="000000" w:themeColor="text1"/>
          <w:lang w:val="en-GB"/>
        </w:rPr>
        <w:footnoteReference w:id="35"/>
      </w:r>
      <w:r w:rsidRPr="00F31509">
        <w:rPr>
          <w:rFonts w:asciiTheme="majorBidi" w:eastAsia="Times New Roman" w:hAnsiTheme="majorBidi" w:cstheme="majorBidi"/>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or only partially available. Imports or exports of wheat, for instance, take place in the form of wheat, but also in the form of different wheat products such as flour (1</w:t>
      </w:r>
      <w:r w:rsidRPr="00F31509">
        <w:rPr>
          <w:rFonts w:asciiTheme="majorBidi" w:eastAsia="Times New Roman" w:hAnsiTheme="majorBidi" w:cstheme="majorBidi"/>
          <w:color w:val="000000" w:themeColor="text1"/>
          <w:vertAlign w:val="superscript"/>
          <w:lang w:val="en-GB"/>
        </w:rPr>
        <w:t>st</w:t>
      </w:r>
      <w:r w:rsidRPr="00F31509">
        <w:rPr>
          <w:rFonts w:asciiTheme="majorBidi" w:eastAsia="Times New Roman" w:hAnsiTheme="majorBidi" w:cstheme="majorBidi"/>
          <w:color w:val="000000" w:themeColor="text1"/>
          <w:lang w:val="en-GB"/>
        </w:rPr>
        <w:t xml:space="preserve"> level of processing), bread or pastry (2</w:t>
      </w:r>
      <w:r w:rsidRPr="00F31509">
        <w:rPr>
          <w:rFonts w:asciiTheme="majorBidi" w:eastAsia="Times New Roman" w:hAnsiTheme="majorBidi" w:cstheme="majorBidi"/>
          <w:color w:val="000000" w:themeColor="text1"/>
          <w:vertAlign w:val="superscript"/>
          <w:lang w:val="en-GB"/>
        </w:rPr>
        <w:t>nd</w:t>
      </w:r>
      <w:r w:rsidRPr="00F31509">
        <w:rPr>
          <w:rFonts w:asciiTheme="majorBidi" w:eastAsia="Times New Roman" w:hAnsiTheme="majorBidi" w:cstheme="majorBidi"/>
          <w:color w:val="000000" w:themeColor="text1"/>
          <w:lang w:val="en-GB"/>
        </w:rPr>
        <w:t xml:space="preserve"> level of processing)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indeed many primary products.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fact that all variables of the balance (bar production) occur in practice in forms other than their primary form, all variables need to be converted back to primary equivalents. This allows comparisons of the various variables with each other, and eventually the union of them together into a balance. </w:t>
      </w:r>
      <w:r w:rsidR="00C84C98" w:rsidRPr="00F31509">
        <w:rPr>
          <w:rFonts w:asciiTheme="majorBidi" w:eastAsia="Times New Roman" w:hAnsiTheme="majorBidi" w:cstheme="majorBidi"/>
          <w:color w:val="000000" w:themeColor="text1"/>
          <w:lang w:val="en-GB"/>
        </w:rPr>
        <w:t>Put d</w:t>
      </w:r>
      <w:r w:rsidRPr="00F31509">
        <w:rPr>
          <w:rFonts w:asciiTheme="majorBidi" w:eastAsia="Times New Roman" w:hAnsiTheme="majorBidi" w:cstheme="majorBidi"/>
          <w:color w:val="000000" w:themeColor="text1"/>
          <w:lang w:val="en-GB"/>
        </w:rPr>
        <w:t xml:space="preserve">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w:t>
      </w:r>
      <w:r w:rsidRPr="00F31509">
        <w:rPr>
          <w:rFonts w:asciiTheme="majorBidi" w:eastAsia="Times New Roman" w:hAnsiTheme="majorBidi" w:cstheme="majorBidi"/>
          <w:color w:val="000000" w:themeColor="text1"/>
          <w:lang w:val="en-GB"/>
        </w:rPr>
        <w:lastRenderedPageBreak/>
        <w:t>Division.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ins w:id="108" w:author="Josh Browning" w:date="2015-10-01T14:19:00Z">
        <w:r w:rsidR="00C80AD9">
          <w:rPr>
            <w:rFonts w:asciiTheme="majorBidi" w:hAnsiTheme="majorBidi" w:cstheme="majorBidi"/>
            <w:color w:val="000000" w:themeColor="text1"/>
            <w:szCs w:val="24"/>
            <w:lang w:val="en-GB"/>
          </w:rPr>
          <w:t xml:space="preserve"> </w:t>
        </w:r>
      </w:ins>
      <w:ins w:id="109" w:author="Josh Browning" w:date="2015-10-01T14:21:00Z">
        <w:r w:rsidR="00C80AD9">
          <w:rPr>
            <w:rFonts w:asciiTheme="majorBidi" w:hAnsiTheme="majorBidi" w:cstheme="majorBidi"/>
            <w:color w:val="000000" w:themeColor="text1"/>
            <w:szCs w:val="24"/>
            <w:lang w:val="en-GB"/>
          </w:rPr>
          <w:t xml:space="preserve">Please </w:t>
        </w:r>
      </w:ins>
      <w:ins w:id="110" w:author="Josh Browning" w:date="2015-10-01T14:19:00Z">
        <w:r w:rsidR="00C80AD9">
          <w:rPr>
            <w:rFonts w:asciiTheme="majorBidi" w:hAnsiTheme="majorBidi" w:cstheme="majorBidi"/>
            <w:color w:val="000000" w:themeColor="text1"/>
            <w:szCs w:val="24"/>
            <w:lang w:val="en-GB"/>
          </w:rPr>
          <w:t xml:space="preserve">see </w:t>
        </w:r>
      </w:ins>
      <w:ins w:id="111" w:author="Josh Browning" w:date="2015-10-01T14:21:00Z">
        <w:r w:rsidR="00C80AD9">
          <w:rPr>
            <w:rFonts w:asciiTheme="majorBidi" w:hAnsiTheme="majorBidi" w:cstheme="majorBidi"/>
            <w:color w:val="000000" w:themeColor="text1"/>
            <w:szCs w:val="24"/>
            <w:lang w:val="en-GB"/>
          </w:rPr>
          <w:t xml:space="preserve">the </w:t>
        </w:r>
      </w:ins>
      <w:ins w:id="112" w:author="Josh Browning" w:date="2015-10-01T14:22:00Z">
        <w:r w:rsidR="00C80AD9">
          <w:rPr>
            <w:rFonts w:asciiTheme="majorBidi" w:hAnsiTheme="majorBidi" w:cstheme="majorBidi"/>
            <w:color w:val="000000" w:themeColor="text1"/>
            <w:szCs w:val="24"/>
            <w:lang w:val="en-GB"/>
          </w:rPr>
          <w:t xml:space="preserve">section </w:t>
        </w:r>
      </w:ins>
      <w:ins w:id="113" w:author="Josh Browning" w:date="2015-10-01T14:21:00Z">
        <w:r w:rsidR="00C80AD9">
          <w:rPr>
            <w:rFonts w:asciiTheme="majorBidi" w:hAnsiTheme="majorBidi" w:cstheme="majorBidi"/>
            <w:color w:val="000000" w:themeColor="text1"/>
            <w:szCs w:val="24"/>
            <w:lang w:val="en-GB"/>
          </w:rPr>
          <w:t xml:space="preserve">beginning on page </w:t>
        </w:r>
        <w:r w:rsidR="00B80079">
          <w:rPr>
            <w:rFonts w:asciiTheme="majorBidi" w:hAnsiTheme="majorBidi" w:cstheme="majorBidi"/>
            <w:color w:val="000000" w:themeColor="text1"/>
            <w:szCs w:val="24"/>
            <w:lang w:val="en-GB"/>
          </w:rPr>
          <w:fldChar w:fldCharType="begin"/>
        </w:r>
        <w:r w:rsidR="00C80AD9">
          <w:rPr>
            <w:rFonts w:asciiTheme="majorBidi" w:hAnsiTheme="majorBidi" w:cstheme="majorBidi"/>
            <w:color w:val="000000" w:themeColor="text1"/>
            <w:szCs w:val="24"/>
            <w:lang w:val="en-GB"/>
          </w:rPr>
          <w:instrText xml:space="preserve"> PAGEREF _Ref431472589 \h </w:instrText>
        </w:r>
      </w:ins>
      <w:r w:rsidR="00B80079">
        <w:rPr>
          <w:rFonts w:asciiTheme="majorBidi" w:hAnsiTheme="majorBidi" w:cstheme="majorBidi"/>
          <w:color w:val="000000" w:themeColor="text1"/>
          <w:szCs w:val="24"/>
          <w:lang w:val="en-GB"/>
        </w:rPr>
      </w:r>
      <w:r w:rsidR="00B80079">
        <w:rPr>
          <w:rFonts w:asciiTheme="majorBidi" w:hAnsiTheme="majorBidi" w:cstheme="majorBidi"/>
          <w:color w:val="000000" w:themeColor="text1"/>
          <w:szCs w:val="24"/>
          <w:lang w:val="en-GB"/>
        </w:rPr>
        <w:fldChar w:fldCharType="separate"/>
      </w:r>
      <w:ins w:id="114" w:author="Josh Browning" w:date="2015-10-01T14:21:00Z">
        <w:r w:rsidR="00C80AD9">
          <w:rPr>
            <w:rFonts w:asciiTheme="majorBidi" w:hAnsiTheme="majorBidi" w:cstheme="majorBidi"/>
            <w:noProof/>
            <w:color w:val="000000" w:themeColor="text1"/>
            <w:szCs w:val="24"/>
            <w:lang w:val="en-GB"/>
          </w:rPr>
          <w:t>89</w:t>
        </w:r>
        <w:r w:rsidR="00B80079">
          <w:rPr>
            <w:rFonts w:asciiTheme="majorBidi" w:hAnsiTheme="majorBidi" w:cstheme="majorBidi"/>
            <w:color w:val="000000" w:themeColor="text1"/>
            <w:szCs w:val="24"/>
            <w:lang w:val="en-GB"/>
          </w:rPr>
          <w:fldChar w:fldCharType="end"/>
        </w:r>
        <w:r w:rsidR="00C80AD9">
          <w:rPr>
            <w:rFonts w:asciiTheme="majorBidi" w:hAnsiTheme="majorBidi" w:cstheme="majorBidi"/>
            <w:color w:val="000000" w:themeColor="text1"/>
            <w:szCs w:val="24"/>
            <w:lang w:val="en-GB"/>
          </w:rPr>
          <w:t xml:space="preserve"> for a concrete description of the standardization</w:t>
        </w:r>
      </w:ins>
      <w:ins w:id="115" w:author="Josh Browning" w:date="2015-10-01T14:22:00Z">
        <w:r w:rsidR="00C80AD9">
          <w:rPr>
            <w:rFonts w:asciiTheme="majorBidi" w:hAnsiTheme="majorBidi" w:cstheme="majorBidi"/>
            <w:color w:val="000000" w:themeColor="text1"/>
            <w:szCs w:val="24"/>
            <w:lang w:val="en-GB"/>
          </w:rPr>
          <w:t xml:space="preserve"> process</w:t>
        </w:r>
      </w:ins>
      <w:ins w:id="116" w:author="Josh Browning" w:date="2015-10-01T14:21:00Z">
        <w:r w:rsidR="00C80AD9">
          <w:rPr>
            <w:rFonts w:asciiTheme="majorBidi" w:hAnsiTheme="majorBidi" w:cstheme="majorBidi"/>
            <w:color w:val="000000" w:themeColor="text1"/>
            <w:szCs w:val="24"/>
            <w:lang w:val="en-GB"/>
          </w:rPr>
          <w:t>.</w:t>
        </w:r>
      </w:ins>
    </w:p>
    <w:p w:rsidR="004F65E4" w:rsidRPr="00F31509" w:rsidRDefault="004F65E4" w:rsidP="00F17666">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Extraction rates (ERs).</w:t>
      </w:r>
      <w:r w:rsidRPr="00F31509">
        <w:rPr>
          <w:rFonts w:asciiTheme="majorBidi" w:eastAsia="Times New Roman" w:hAnsiTheme="majorBidi" w:cstheme="majorBidi"/>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w:t>
      </w:r>
      <w:r w:rsidR="00F17666">
        <w:rPr>
          <w:rFonts w:asciiTheme="majorBidi" w:eastAsia="Times New Roman" w:hAnsiTheme="majorBidi" w:cstheme="majorBidi"/>
          <w:color w:val="000000" w:themeColor="text1"/>
          <w:lang w:val="en-GB"/>
        </w:rPr>
        <w:t>mention that</w:t>
      </w:r>
      <w:r w:rsidRPr="00F31509">
        <w:rPr>
          <w:rFonts w:asciiTheme="majorBidi" w:eastAsia="Times New Roman" w:hAnsiTheme="majorBidi" w:cstheme="majorBidi"/>
          <w:color w:val="000000" w:themeColor="text1"/>
          <w:lang w:val="en-GB"/>
        </w:rPr>
        <w:t xml:space="preserve">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00F31509">
        <w:rPr>
          <w:rFonts w:asciiTheme="majorBidi" w:eastAsia="Times New Roman" w:hAnsiTheme="majorBidi" w:cstheme="majorBidi"/>
          <w:color w:val="000000" w:themeColor="text1"/>
          <w:lang w:val="en-GB"/>
        </w:rPr>
        <w:t xml:space="preserve">in this case </w:t>
      </w:r>
      <w:r w:rsidRPr="00F31509">
        <w:rPr>
          <w:rFonts w:asciiTheme="majorBidi" w:eastAsia="Times New Roman" w:hAnsiTheme="majorBidi" w:cstheme="majorBidi"/>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Default="004F65E4" w:rsidP="004F65E4">
      <w:pPr>
        <w:jc w:val="both"/>
        <w:rPr>
          <w:ins w:id="117" w:author="Josh Browning" w:date="2015-10-02T13:51:00Z"/>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Nutrient conversion factors.</w:t>
      </w:r>
      <w:r w:rsidRPr="00F31509">
        <w:rPr>
          <w:rFonts w:asciiTheme="majorBidi" w:hAnsiTheme="majorBidi" w:cstheme="majorBidi"/>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ED1B4C" w:rsidRPr="00F31509" w:rsidRDefault="00ED1B4C" w:rsidP="004F65E4">
      <w:pPr>
        <w:jc w:val="both"/>
        <w:rPr>
          <w:rFonts w:asciiTheme="majorBidi" w:hAnsiTheme="majorBidi" w:cstheme="majorBidi"/>
          <w:color w:val="000000" w:themeColor="text1"/>
          <w:szCs w:val="24"/>
          <w:lang w:val="en-GB"/>
        </w:rPr>
      </w:pPr>
      <w:ins w:id="118" w:author="Josh Browning" w:date="2015-10-02T13:51:00Z">
        <w:r w:rsidRPr="00F31509">
          <w:rPr>
            <w:rFonts w:asciiTheme="majorBidi" w:eastAsia="Times New Roman" w:hAnsiTheme="majorBidi" w:cstheme="majorBidi"/>
            <w:i/>
            <w:iCs/>
            <w:color w:val="000000" w:themeColor="text1"/>
            <w:lang w:val="en-GB"/>
          </w:rPr>
          <w:t>Product specificity</w:t>
        </w:r>
        <w:r w:rsidRPr="00F31509">
          <w:rPr>
            <w:rFonts w:asciiTheme="majorBidi" w:eastAsia="Times New Roman" w:hAnsiTheme="majorBidi" w:cstheme="majorBidi"/>
            <w:color w:val="000000" w:themeColor="text1"/>
            <w:lang w:val="en-GB"/>
          </w:rPr>
          <w:t xml:space="preserve">. Products of the same name and classification but from different provenances may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w:t>
        </w:r>
        <w:r>
          <w:rPr>
            <w:rFonts w:asciiTheme="majorBidi" w:eastAsia="Times New Roman" w:hAnsiTheme="majorBidi" w:cstheme="majorBidi"/>
            <w:color w:val="000000" w:themeColor="text1"/>
            <w:lang w:val="en-GB"/>
          </w:rPr>
          <w:t xml:space="preserve">Additionally, such factors should be continuously studied over time and adjusted when necessary.  </w:t>
        </w:r>
        <w:r w:rsidRPr="00F31509">
          <w:rPr>
            <w:rFonts w:asciiTheme="majorBidi" w:eastAsia="Times New Roman" w:hAnsiTheme="majorBidi" w:cstheme="majorBidi"/>
            <w:color w:val="000000" w:themeColor="text1"/>
            <w:lang w:val="en-GB"/>
          </w:rPr>
          <w:t xml:space="preserve">There are plans to </w:t>
        </w:r>
        <w:r w:rsidRPr="00F31509">
          <w:rPr>
            <w:rFonts w:asciiTheme="majorBidi" w:eastAsia="Times New Roman" w:hAnsiTheme="majorBidi" w:cstheme="majorBidi"/>
            <w:color w:val="000000" w:themeColor="text1"/>
            <w:lang w:val="en-GB"/>
          </w:rPr>
          <w:lastRenderedPageBreak/>
          <w:t xml:space="preserve">account for these specificities in future versions of the SUA/FBS system. While there is awareness of the problem, the specificities are limited to region-specific calorie conversion factors. </w:t>
        </w:r>
      </w:ins>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different uses. </w:t>
      </w:r>
      <w:r w:rsidRPr="00F31509">
        <w:rPr>
          <w:rFonts w:asciiTheme="majorBidi" w:hAnsiTheme="majorBidi" w:cstheme="majorBidi"/>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ins w:id="119" w:author="Josh Browning" w:date="2015-10-02T12:26:00Z">
        <w:r w:rsidR="00D46A0C">
          <w:rPr>
            <w:rFonts w:asciiTheme="majorBidi" w:hAnsiTheme="majorBidi" w:cstheme="majorBidi"/>
            <w:color w:val="000000" w:themeColor="text1"/>
            <w:szCs w:val="24"/>
            <w:lang w:val="en-GB"/>
          </w:rPr>
          <w:t xml:space="preserve">Such shares can be based on </w:t>
        </w:r>
      </w:ins>
      <w:ins w:id="120" w:author="Josh Browning" w:date="2015-10-02T12:27:00Z">
        <w:r w:rsidR="00D46A0C">
          <w:rPr>
            <w:rFonts w:asciiTheme="majorBidi" w:hAnsiTheme="majorBidi" w:cstheme="majorBidi"/>
            <w:color w:val="000000" w:themeColor="text1"/>
            <w:szCs w:val="24"/>
            <w:lang w:val="en-GB"/>
          </w:rPr>
          <w:t>historical allocations in such processes, if available, or from global average allocations.</w:t>
        </w:r>
      </w:ins>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food manufacture. </w:t>
      </w:r>
      <w:r w:rsidRPr="00F31509">
        <w:rPr>
          <w:rFonts w:asciiTheme="majorBidi" w:hAnsiTheme="majorBidi" w:cstheme="majorBidi"/>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ins w:id="121" w:author="Josh Browning" w:date="2015-10-01T14:33:00Z">
        <w:r w:rsidR="00534A92">
          <w:rPr>
            <w:rFonts w:asciiTheme="majorBidi" w:hAnsiTheme="majorBidi" w:cstheme="majorBidi"/>
            <w:color w:val="000000" w:themeColor="text1"/>
            <w:szCs w:val="24"/>
            <w:lang w:val="en-GB"/>
          </w:rPr>
          <w:t xml:space="preserve"> All other products will be standardized </w:t>
        </w:r>
      </w:ins>
      <w:ins w:id="122" w:author="Josh Browning" w:date="2015-10-01T14:34:00Z">
        <w:r w:rsidR="00534A92">
          <w:rPr>
            <w:rFonts w:asciiTheme="majorBidi" w:hAnsiTheme="majorBidi" w:cstheme="majorBidi"/>
            <w:color w:val="000000" w:themeColor="text1"/>
            <w:szCs w:val="24"/>
            <w:lang w:val="en-GB"/>
          </w:rPr>
          <w:t xml:space="preserve">up </w:t>
        </w:r>
      </w:ins>
      <w:ins w:id="123" w:author="Josh Browning" w:date="2015-10-01T14:33:00Z">
        <w:r w:rsidR="00534A92">
          <w:rPr>
            <w:rFonts w:asciiTheme="majorBidi" w:hAnsiTheme="majorBidi" w:cstheme="majorBidi"/>
            <w:color w:val="000000" w:themeColor="text1"/>
            <w:szCs w:val="24"/>
            <w:lang w:val="en-GB"/>
          </w:rPr>
          <w:t>the</w:t>
        </w:r>
      </w:ins>
      <w:ins w:id="124" w:author="Josh Browning" w:date="2015-10-01T14:34:00Z">
        <w:r w:rsidR="00534A92">
          <w:rPr>
            <w:rFonts w:asciiTheme="majorBidi" w:hAnsiTheme="majorBidi" w:cstheme="majorBidi"/>
            <w:color w:val="000000" w:themeColor="text1"/>
            <w:szCs w:val="24"/>
            <w:lang w:val="en-GB"/>
          </w:rPr>
          <w:t xml:space="preserve"> commodity tree from which they were produced. </w:t>
        </w:r>
      </w:ins>
    </w:p>
    <w:p w:rsidR="004F65E4" w:rsidRPr="00F31509" w:rsidRDefault="004F65E4" w:rsidP="00C4334D">
      <w:pPr>
        <w:pStyle w:val="Heading2"/>
      </w:pPr>
      <w:bookmarkStart w:id="125" w:name="_Toc421025845"/>
      <w:bookmarkStart w:id="126" w:name="_Toc428383830"/>
      <w:bookmarkStart w:id="127" w:name="_Toc428436052"/>
      <w:bookmarkStart w:id="128" w:name="_Toc428436353"/>
      <w:bookmarkStart w:id="129" w:name="_Toc428436479"/>
      <w:r w:rsidRPr="00F31509">
        <w:t>SUAs and processed products</w:t>
      </w:r>
      <w:bookmarkEnd w:id="125"/>
      <w:bookmarkEnd w:id="126"/>
      <w:bookmarkEnd w:id="127"/>
      <w:bookmarkEnd w:id="128"/>
      <w:bookmarkEnd w:id="129"/>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food-processing sector is characterized by a vast variety of different products; the further one goes down the processing chain, the more possible combinations and varieties of food products there are. Information from the USDA database on food nutrients (ARS SR 27</w:t>
      </w:r>
      <w:r w:rsidRPr="00F31509">
        <w:rPr>
          <w:rStyle w:val="FootnoteReference"/>
          <w:rFonts w:asciiTheme="majorBidi" w:hAnsiTheme="majorBidi" w:cstheme="majorBidi"/>
          <w:color w:val="000000" w:themeColor="text1"/>
          <w:szCs w:val="24"/>
          <w:lang w:val="en-GB"/>
        </w:rPr>
        <w:footnoteReference w:id="36"/>
      </w:r>
      <w:r w:rsidRPr="00F31509">
        <w:rPr>
          <w:rFonts w:asciiTheme="majorBidi" w:hAnsiTheme="majorBidi" w:cstheme="majorBidi"/>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F31509" w:rsidRDefault="004F65E4" w:rsidP="00C4334D">
      <w:pPr>
        <w:pStyle w:val="Heading2"/>
      </w:pPr>
      <w:bookmarkStart w:id="130" w:name="_Toc421025846"/>
      <w:bookmarkStart w:id="131" w:name="_Toc428383831"/>
      <w:bookmarkStart w:id="132" w:name="_Toc428436053"/>
      <w:bookmarkStart w:id="133" w:name="_Toc428436354"/>
      <w:bookmarkStart w:id="134" w:name="_Toc428436480"/>
      <w:r w:rsidRPr="00F31509">
        <w:t>SUAs and commodity trees</w:t>
      </w:r>
      <w:bookmarkEnd w:id="130"/>
      <w:bookmarkEnd w:id="131"/>
      <w:bookmarkEnd w:id="132"/>
      <w:bookmarkEnd w:id="133"/>
      <w:bookmarkEnd w:id="13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w:t>
      </w:r>
      <w:r w:rsidRPr="00F31509">
        <w:rPr>
          <w:rFonts w:asciiTheme="majorBidi" w:eastAsia="Times New Roman" w:hAnsiTheme="majorBidi" w:cstheme="majorBidi"/>
          <w:color w:val="000000" w:themeColor="text1"/>
          <w:lang w:val="en-GB"/>
        </w:rPr>
        <w:lastRenderedPageBreak/>
        <w:t xml:space="preserve">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AA4884" w:rsidRPr="00F31509">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below and other examples in section on classification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35" w:name="_Ref421004099"/>
      <w:bookmarkStart w:id="136" w:name="_Toc421026209"/>
      <w:bookmarkStart w:id="137" w:name="_Toc428383853"/>
      <w:bookmarkStart w:id="138" w:name="_Toc430872504"/>
      <w:r w:rsidRPr="00F31509">
        <w:rPr>
          <w:rFonts w:asciiTheme="majorBidi" w:hAnsiTheme="majorBidi" w:cstheme="majorBidi"/>
          <w:sz w:val="22"/>
          <w:szCs w:val="22"/>
          <w:lang w:val="en-GB"/>
        </w:rPr>
        <w:t xml:space="preserve">Figure </w:t>
      </w:r>
      <w:r w:rsidR="00B80079"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B80079"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2</w:t>
      </w:r>
      <w:r w:rsidR="00B80079" w:rsidRPr="00F31509">
        <w:rPr>
          <w:rFonts w:asciiTheme="majorBidi" w:hAnsiTheme="majorBidi" w:cstheme="majorBidi"/>
          <w:b/>
          <w:bCs/>
          <w:sz w:val="22"/>
          <w:szCs w:val="22"/>
          <w:lang w:val="en-GB"/>
        </w:rPr>
        <w:fldChar w:fldCharType="end"/>
      </w:r>
      <w:bookmarkEnd w:id="135"/>
      <w:r w:rsidRPr="00F31509">
        <w:rPr>
          <w:rFonts w:asciiTheme="majorBidi" w:hAnsiTheme="majorBidi" w:cstheme="majorBidi"/>
          <w:sz w:val="22"/>
          <w:szCs w:val="22"/>
          <w:lang w:val="en-GB"/>
        </w:rPr>
        <w:t>: Standardization of wheat, processing flows</w:t>
      </w:r>
      <w:bookmarkEnd w:id="136"/>
      <w:bookmarkEnd w:id="137"/>
      <w:bookmarkEnd w:id="138"/>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by-product of flour milling is connected to the feed balance (see section on feed use).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AA4884" w:rsidRPr="00F31509">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w:t>
      </w:r>
      <w:r w:rsidRPr="00F31509">
        <w:rPr>
          <w:rFonts w:asciiTheme="majorBidi" w:eastAsia="Times New Roman" w:hAnsiTheme="majorBidi" w:cstheme="majorBidi"/>
          <w:color w:val="000000" w:themeColor="text1"/>
          <w:lang w:val="en-GB"/>
        </w:rPr>
        <w:lastRenderedPageBreak/>
        <w:t xml:space="preserve">appropriate shares, identical commodity trees for different variables/elements of the balance and more reasonable extraction rates. </w:t>
      </w:r>
      <w:ins w:id="139" w:author="Josh Browning" w:date="2015-10-02T12:18:00Z">
        <w:r w:rsidR="00D46A0C">
          <w:rPr>
            <w:rFonts w:asciiTheme="majorBidi" w:eastAsia="Times New Roman" w:hAnsiTheme="majorBidi" w:cstheme="majorBidi"/>
            <w:color w:val="000000" w:themeColor="text1"/>
            <w:lang w:val="en-GB"/>
          </w:rPr>
          <w:t>These rates should be periodically reviewed and updated to ensure they remain valid.</w:t>
        </w:r>
      </w:ins>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40" w:name="_Ref420067962"/>
      <w:bookmarkStart w:id="141" w:name="_Toc420402581"/>
      <w:bookmarkStart w:id="142" w:name="_Toc420745884"/>
      <w:bookmarkStart w:id="143" w:name="_Ref420913719"/>
      <w:bookmarkStart w:id="144" w:name="_Toc421026210"/>
      <w:bookmarkStart w:id="145" w:name="_Toc428383854"/>
      <w:bookmarkStart w:id="146" w:name="_Toc430872505"/>
      <w:r w:rsidRPr="00F31509">
        <w:rPr>
          <w:rFonts w:asciiTheme="majorBidi" w:hAnsiTheme="majorBidi" w:cstheme="majorBidi"/>
          <w:color w:val="000000" w:themeColor="text1"/>
          <w:lang w:val="en-GB"/>
        </w:rPr>
        <w:t xml:space="preserve">Figure </w:t>
      </w:r>
      <w:r w:rsidR="00B80079"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B80079" w:rsidRPr="00F31509">
        <w:rPr>
          <w:rFonts w:asciiTheme="majorBidi" w:hAnsiTheme="majorBidi" w:cstheme="majorBidi"/>
          <w:b/>
          <w:color w:val="000000" w:themeColor="text1"/>
          <w:lang w:val="en-GB"/>
        </w:rPr>
        <w:fldChar w:fldCharType="end"/>
      </w:r>
      <w:bookmarkEnd w:id="140"/>
      <w:r w:rsidRPr="00F31509">
        <w:rPr>
          <w:rFonts w:asciiTheme="majorBidi" w:hAnsiTheme="majorBidi" w:cstheme="majorBidi"/>
          <w:color w:val="000000" w:themeColor="text1"/>
          <w:lang w:val="en-GB"/>
        </w:rPr>
        <w:t>: Standardization and negative utilization</w:t>
      </w:r>
      <w:bookmarkEnd w:id="141"/>
      <w:bookmarkEnd w:id="142"/>
      <w:bookmarkEnd w:id="143"/>
      <w:bookmarkEnd w:id="144"/>
      <w:bookmarkEnd w:id="145"/>
      <w:bookmarkEnd w:id="146"/>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C4334D">
      <w:pPr>
        <w:pStyle w:val="Heading2"/>
      </w:pPr>
      <w:bookmarkStart w:id="147" w:name="_Toc421025847"/>
      <w:bookmarkStart w:id="148" w:name="_Toc428383832"/>
      <w:bookmarkStart w:id="149" w:name="_Toc428436054"/>
      <w:bookmarkStart w:id="150" w:name="_Toc428436355"/>
      <w:bookmarkStart w:id="151" w:name="_Toc428436481"/>
      <w:r w:rsidRPr="00F31509">
        <w:t>Standardization and trade</w:t>
      </w:r>
      <w:bookmarkEnd w:id="147"/>
      <w:bookmarkEnd w:id="148"/>
      <w:bookmarkEnd w:id="149"/>
      <w:bookmarkEnd w:id="150"/>
      <w:bookmarkEnd w:id="15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Pr="00F31509">
        <w:rPr>
          <w:rFonts w:asciiTheme="majorBidi" w:eastAsia="Times New Roman" w:hAnsiTheme="majorBidi" w:cstheme="majorBidi"/>
          <w:color w:val="000000" w:themeColor="text1"/>
          <w:lang w:val="en-GB"/>
        </w:rPr>
        <w:t xml:space="preserve">of 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 xml:space="preserve">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w:t>
      </w:r>
      <w:commentRangeStart w:id="152"/>
      <w:r w:rsidRPr="00F31509">
        <w:rPr>
          <w:rFonts w:asciiTheme="majorBidi" w:eastAsia="Times New Roman" w:hAnsiTheme="majorBidi" w:cstheme="majorBidi"/>
          <w:color w:val="000000" w:themeColor="text1"/>
          <w:lang w:val="en-GB"/>
        </w:rPr>
        <w:t>There are a number of aspects that deserve particular attention before trade can be standardized.</w:t>
      </w:r>
      <w:commentRangeEnd w:id="152"/>
      <w:r w:rsidR="00ED1B4C">
        <w:rPr>
          <w:rStyle w:val="CommentReference"/>
        </w:rPr>
        <w:commentReference w:id="152"/>
      </w:r>
    </w:p>
    <w:p w:rsidR="004F65E4" w:rsidRPr="00F31509" w:rsidDel="00ED1B4C" w:rsidRDefault="004F65E4" w:rsidP="004F65E4">
      <w:pPr>
        <w:jc w:val="both"/>
        <w:rPr>
          <w:del w:id="153" w:author="Josh Browning" w:date="2015-10-02T13:51:00Z"/>
          <w:rFonts w:asciiTheme="majorBidi" w:hAnsiTheme="majorBidi" w:cstheme="majorBidi"/>
          <w:color w:val="000000" w:themeColor="text1"/>
          <w:szCs w:val="24"/>
          <w:lang w:val="en-GB"/>
        </w:rPr>
      </w:pPr>
      <w:del w:id="154" w:author="Josh Browning" w:date="2015-10-02T13:51:00Z">
        <w:r w:rsidRPr="00F31509" w:rsidDel="00ED1B4C">
          <w:rPr>
            <w:rFonts w:asciiTheme="majorBidi" w:eastAsia="Times New Roman" w:hAnsiTheme="majorBidi" w:cstheme="majorBidi"/>
            <w:i/>
            <w:iCs/>
            <w:color w:val="000000" w:themeColor="text1"/>
            <w:lang w:val="en-GB"/>
          </w:rPr>
          <w:delText>Product specificity</w:delText>
        </w:r>
        <w:r w:rsidRPr="00F31509" w:rsidDel="00ED1B4C">
          <w:rPr>
            <w:rFonts w:asciiTheme="majorBidi" w:eastAsia="Times New Roman" w:hAnsiTheme="majorBidi" w:cstheme="majorBidi"/>
            <w:color w:val="000000" w:themeColor="text1"/>
            <w:lang w:val="en-GB"/>
          </w:rPr>
          <w:delText xml:space="preserve">. Products of the same name and classification but from different provenances </w:delText>
        </w:r>
        <w:r w:rsidR="00300017" w:rsidRPr="00F31509" w:rsidDel="00ED1B4C">
          <w:rPr>
            <w:rFonts w:asciiTheme="majorBidi" w:eastAsia="Times New Roman" w:hAnsiTheme="majorBidi" w:cstheme="majorBidi"/>
            <w:color w:val="000000" w:themeColor="text1"/>
            <w:lang w:val="en-GB"/>
          </w:rPr>
          <w:delText xml:space="preserve">may </w:delText>
        </w:r>
        <w:r w:rsidRPr="00F31509" w:rsidDel="00ED1B4C">
          <w:rPr>
            <w:rFonts w:asciiTheme="majorBidi" w:eastAsia="Times New Roman" w:hAnsiTheme="majorBidi" w:cstheme="majorBidi"/>
            <w:color w:val="000000" w:themeColor="text1"/>
            <w:lang w:val="en-GB"/>
          </w:rPr>
          <w:delTex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delText>
        </w:r>
      </w:del>
    </w:p>
    <w:p w:rsidR="004F65E4" w:rsidRPr="00F31509" w:rsidRDefault="004F65E4" w:rsidP="00C4334D">
      <w:pPr>
        <w:pStyle w:val="Heading2"/>
      </w:pPr>
    </w:p>
    <w:p w:rsidR="009571C8" w:rsidRPr="00F31509" w:rsidRDefault="004F65E4" w:rsidP="00A25C44">
      <w:pPr>
        <w:jc w:val="both"/>
        <w:rPr>
          <w:rFonts w:asciiTheme="majorBidi" w:hAnsiTheme="majorBidi" w:cstheme="majorBidi"/>
          <w:bCs/>
          <w:color w:val="000000" w:themeColor="text1"/>
          <w:lang w:val="en-GB"/>
        </w:rPr>
      </w:pPr>
      <w:bookmarkStart w:id="155" w:name="example"/>
      <w:bookmarkEnd w:id="155"/>
      <w:r w:rsidRPr="00F31509">
        <w:rPr>
          <w:rStyle w:val="Strong"/>
          <w:rFonts w:asciiTheme="majorBidi" w:hAnsiTheme="majorBidi" w:cstheme="majorBidi"/>
          <w:color w:val="000000" w:themeColor="text1"/>
          <w:lang w:val="en-GB"/>
        </w:rPr>
        <w:br w:type="page"/>
      </w:r>
      <w:bookmarkStart w:id="156" w:name="_Toc421025850"/>
    </w:p>
    <w:p w:rsidR="00312896" w:rsidRPr="00F31509" w:rsidRDefault="00312896" w:rsidP="00374C82">
      <w:pPr>
        <w:pStyle w:val="Heading1"/>
        <w:rPr>
          <w:rFonts w:asciiTheme="majorBidi" w:hAnsiTheme="majorBidi" w:cstheme="majorBidi"/>
        </w:rPr>
      </w:pPr>
      <w:bookmarkStart w:id="157" w:name="_Toc428383833"/>
      <w:bookmarkStart w:id="158" w:name="_Toc428436055"/>
      <w:bookmarkStart w:id="159" w:name="_Toc428436356"/>
      <w:bookmarkStart w:id="160" w:name="_Toc428436482"/>
      <w:r w:rsidRPr="00F31509">
        <w:rPr>
          <w:rFonts w:asciiTheme="majorBidi" w:hAnsiTheme="majorBidi" w:cstheme="majorBidi"/>
        </w:rPr>
        <w:lastRenderedPageBreak/>
        <w:t>Imputation Methods</w:t>
      </w:r>
      <w:bookmarkEnd w:id="157"/>
      <w:bookmarkEnd w:id="158"/>
      <w:bookmarkEnd w:id="159"/>
      <w:bookmarkEnd w:id="160"/>
    </w:p>
    <w:p w:rsidR="004F65E4" w:rsidRPr="00F31509" w:rsidRDefault="004F65E4" w:rsidP="00C4334D">
      <w:pPr>
        <w:pStyle w:val="Heading2"/>
      </w:pPr>
      <w:bookmarkStart w:id="161" w:name="_Toc428383834"/>
      <w:bookmarkStart w:id="162" w:name="_Toc428436056"/>
      <w:bookmarkStart w:id="163" w:name="_Toc428436357"/>
      <w:bookmarkStart w:id="164" w:name="_Toc428436483"/>
      <w:r w:rsidRPr="00F31509">
        <w:t>Production</w:t>
      </w:r>
      <w:bookmarkEnd w:id="156"/>
      <w:bookmarkEnd w:id="161"/>
      <w:bookmarkEnd w:id="162"/>
      <w:bookmarkEnd w:id="163"/>
      <w:bookmarkEnd w:id="164"/>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 in most cases</w:t>
      </w:r>
      <w:r w:rsidRPr="00F31509">
        <w:rPr>
          <w:rStyle w:val="FootnoteReference"/>
          <w:rFonts w:asciiTheme="majorBidi" w:hAnsiTheme="majorBidi" w:cstheme="majorBidi"/>
          <w:color w:val="000000" w:themeColor="text1"/>
          <w:szCs w:val="24"/>
          <w:lang w:val="en-GB"/>
        </w:rPr>
        <w:footnoteReference w:id="37"/>
      </w:r>
      <w:r w:rsidRPr="00F31509">
        <w:rPr>
          <w:rFonts w:asciiTheme="majorBidi" w:hAnsiTheme="majorBidi" w:cstheme="majorBidi"/>
          <w:color w:val="000000" w:themeColor="text1"/>
          <w:szCs w:val="24"/>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lack of data provided in the questionnaires reflects the lack of data available at country level and in setting up their own FBSs</w:t>
      </w:r>
      <w:r w:rsidR="0063355B"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00F31509">
        <w:rPr>
          <w:rFonts w:asciiTheme="majorBidi" w:eastAsia="Times New Roman" w:hAnsiTheme="majorBidi" w:cstheme="majorBidi"/>
          <w:color w:val="000000" w:themeColor="text1"/>
          <w:lang w:val="en-GB"/>
        </w:rPr>
        <w:t xml:space="preserve">feed </w:t>
      </w:r>
      <w:r w:rsidRPr="00F31509">
        <w:rPr>
          <w:rFonts w:asciiTheme="majorBidi" w:eastAsia="Times New Roman" w:hAnsiTheme="majorBidi" w:cstheme="majorBidi"/>
          <w:color w:val="000000" w:themeColor="text1"/>
          <w:lang w:val="en-GB"/>
        </w:rPr>
        <w:t xml:space="preserve">section </w:t>
      </w:r>
      <w:r w:rsidR="00E85A3D" w:rsidRPr="00F31509">
        <w:rPr>
          <w:rFonts w:asciiTheme="majorBidi" w:eastAsia="Times New Roman" w:hAnsiTheme="majorBidi" w:cstheme="majorBidi"/>
          <w:color w:val="000000" w:themeColor="text1"/>
          <w:lang w:val="en-GB"/>
        </w:rPr>
        <w:t xml:space="preserve">on page </w:t>
      </w:r>
      <w:r w:rsidR="00B80079" w:rsidRPr="00F31509">
        <w:rPr>
          <w:rFonts w:asciiTheme="majorBidi" w:hAnsiTheme="majorBidi" w:cstheme="majorBidi"/>
          <w:lang w:val="en-GB"/>
        </w:rPr>
        <w:fldChar w:fldCharType="begin"/>
      </w:r>
      <w:r w:rsidR="00E85A3D" w:rsidRPr="00F31509">
        <w:rPr>
          <w:rFonts w:asciiTheme="majorBidi" w:hAnsiTheme="majorBidi" w:cstheme="majorBidi"/>
          <w:color w:val="000000" w:themeColor="text1"/>
          <w:szCs w:val="24"/>
          <w:lang w:val="en-GB"/>
        </w:rPr>
        <w:instrText xml:space="preserve"> PAGEREF _Ref428814109 \h </w:instrText>
      </w:r>
      <w:r w:rsidR="00B80079" w:rsidRPr="00F31509">
        <w:rPr>
          <w:rFonts w:asciiTheme="majorBidi" w:hAnsiTheme="majorBidi" w:cstheme="majorBidi"/>
          <w:lang w:val="en-GB"/>
        </w:rPr>
      </w:r>
      <w:r w:rsidR="00B80079" w:rsidRPr="00B8007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30</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Default="004F65E4" w:rsidP="004F65E4">
      <w:pPr>
        <w:spacing w:after="0"/>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240BF" w:rsidRDefault="004240BF" w:rsidP="004F65E4">
      <w:pPr>
        <w:spacing w:after="0"/>
        <w:jc w:val="both"/>
        <w:rPr>
          <w:rFonts w:asciiTheme="majorBidi" w:hAnsiTheme="majorBidi" w:cstheme="majorBidi"/>
          <w:bCs/>
          <w:color w:val="000000" w:themeColor="text1"/>
          <w:szCs w:val="24"/>
          <w:lang w:val="en-GB"/>
        </w:rPr>
      </w:pPr>
    </w:p>
    <w:p w:rsidR="004240BF" w:rsidRPr="00F31509" w:rsidRDefault="004240BF" w:rsidP="004F65E4">
      <w:pPr>
        <w:spacing w:after="0"/>
        <w:jc w:val="both"/>
        <w:rPr>
          <w:rFonts w:asciiTheme="majorBidi" w:hAnsiTheme="majorBidi" w:cstheme="majorBidi"/>
          <w:color w:val="000000" w:themeColor="text1"/>
          <w:szCs w:val="24"/>
          <w:lang w:val="en-GB"/>
        </w:rPr>
      </w:pPr>
      <w:r>
        <w:rPr>
          <w:rFonts w:asciiTheme="majorBidi" w:hAnsiTheme="majorBidi" w:cstheme="majorBidi"/>
          <w:bCs/>
          <w:color w:val="000000" w:themeColor="text1"/>
          <w:szCs w:val="24"/>
          <w:lang w:val="en-GB"/>
        </w:rPr>
        <w:t>The classification scheme used is the UN Central Product Classification (CPC) expanded for agricultural statistics.</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C4334D">
      <w:pPr>
        <w:pStyle w:val="Heading2"/>
      </w:pPr>
      <w:bookmarkStart w:id="165" w:name="_Toc428383835"/>
      <w:bookmarkStart w:id="166" w:name="_Toc428436057"/>
      <w:bookmarkStart w:id="167" w:name="_Toc428436358"/>
      <w:bookmarkStart w:id="168" w:name="_Toc428436484"/>
      <w:bookmarkStart w:id="169" w:name="_Toc421025852"/>
      <w:r w:rsidRPr="00F31509">
        <w:t>Imputation of production data</w:t>
      </w:r>
      <w:bookmarkEnd w:id="165"/>
      <w:bookmarkEnd w:id="166"/>
      <w:bookmarkEnd w:id="167"/>
      <w:bookmarkEnd w:id="168"/>
      <w:r w:rsidRPr="00F31509">
        <w:t xml:space="preserve"> </w:t>
      </w:r>
      <w:bookmarkEnd w:id="169"/>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w:t>
      </w:r>
      <w:r w:rsidRPr="00F31509">
        <w:rPr>
          <w:rFonts w:asciiTheme="majorBidi" w:eastAsia="Times New Roman" w:hAnsiTheme="majorBidi" w:cstheme="majorBidi"/>
          <w:color w:val="000000" w:themeColor="text1"/>
          <w:lang w:val="en-GB"/>
        </w:rPr>
        <w:lastRenderedPageBreak/>
        <w:t xml:space="preserve">obvious gaps, and so forth. A general concept towards improved data quality is laid out in </w:t>
      </w:r>
      <w:r w:rsidR="00375CF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Quality Assurance Framework (SQAF)</w:t>
      </w:r>
      <w:r w:rsidRPr="00F31509">
        <w:rPr>
          <w:rStyle w:val="FootnoteReference"/>
          <w:rFonts w:asciiTheme="majorBidi" w:eastAsia="Times New Roman" w:hAnsiTheme="majorBidi" w:cstheme="majorBidi"/>
          <w:color w:val="000000" w:themeColor="text1"/>
          <w:lang w:val="en-GB"/>
        </w:rPr>
        <w:footnoteReference w:id="38"/>
      </w:r>
      <w:r w:rsidRPr="00F31509">
        <w:rPr>
          <w:rFonts w:asciiTheme="majorBidi" w:eastAsia="Times New Roman" w:hAnsiTheme="majorBidi" w:cstheme="majorBidi"/>
          <w:color w:val="000000" w:themeColor="text1"/>
          <w:lang w:val="en-GB"/>
        </w:rPr>
        <w:t xml:space="preserve"> of FAO, which is also available to all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The imputation procedure</w:t>
      </w: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Once the QA/QC has been undertaken, outliers weeded out, and data gaps filled with information available from alternative sources</w:t>
      </w:r>
      <w:r w:rsidRPr="00F31509">
        <w:rPr>
          <w:rStyle w:val="FootnoteReference"/>
          <w:rFonts w:asciiTheme="majorBidi" w:hAnsiTheme="majorBidi" w:cstheme="majorBidi"/>
          <w:color w:val="000000" w:themeColor="text1"/>
          <w:szCs w:val="24"/>
          <w:lang w:val="en-GB"/>
        </w:rPr>
        <w:footnoteReference w:id="39"/>
      </w:r>
      <w:r w:rsidRPr="00F31509">
        <w:rPr>
          <w:rFonts w:asciiTheme="majorBidi" w:hAnsiTheme="majorBidi" w:cstheme="majorBidi"/>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have also shown that the particular strength of the ensemble model is in successfully handling the great heterogeneity across different countries</w:t>
      </w:r>
      <w:r w:rsidR="00375CFB" w:rsidRPr="00F31509">
        <w:rPr>
          <w:rFonts w:asciiTheme="majorBidi" w:eastAsia="Times New Roman" w:hAnsiTheme="majorBidi" w:cstheme="majorBidi"/>
          <w:color w:val="000000" w:themeColor="text1"/>
          <w:lang w:val="en-GB"/>
        </w:rPr>
        <w:t xml:space="preserve">; however, </w:t>
      </w:r>
      <w:r w:rsidRPr="00F31509">
        <w:rPr>
          <w:rFonts w:asciiTheme="majorBidi" w:eastAsia="Times New Roman" w:hAnsiTheme="majorBidi" w:cstheme="majorBidi"/>
          <w:color w:val="000000" w:themeColor="text1"/>
          <w:lang w:val="en-GB"/>
        </w:rPr>
        <w:t xml:space="preserve">FBS compilers at country level may 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their individual country imputation challenges.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00F31509">
        <w:rPr>
          <w:rFonts w:asciiTheme="majorBidi" w:eastAsia="Times New Roman" w:hAnsiTheme="majorBidi" w:cstheme="majorBidi"/>
          <w:color w:val="000000" w:themeColor="text1"/>
          <w:lang w:val="en-GB"/>
        </w:rPr>
        <w:t xml:space="preserve">for that </w:t>
      </w:r>
      <w:r w:rsidRPr="00F31509">
        <w:rPr>
          <w:rFonts w:asciiTheme="majorBidi" w:eastAsia="Times New Roman" w:hAnsiTheme="majorBidi" w:cstheme="majorBidi"/>
          <w:color w:val="000000" w:themeColor="text1"/>
          <w:lang w:val="en-GB"/>
        </w:rPr>
        <w:t>commodit</w:t>
      </w:r>
      <w:r w:rsidR="00375CFB" w:rsidRPr="00F31509">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method  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qualitative assessment suggest that the new method is superior to previously employed methods and approaches taken by other institutions. </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312896">
      <w:pPr>
        <w:pStyle w:val="Heading4"/>
        <w:rPr>
          <w:rFonts w:asciiTheme="majorBidi" w:hAnsiTheme="majorBidi" w:cstheme="majorBidi"/>
          <w:lang w:val="en-GB"/>
        </w:rPr>
      </w:pPr>
      <w:bookmarkStart w:id="170" w:name="_Toc421025853"/>
      <w:r w:rsidRPr="00F31509">
        <w:rPr>
          <w:rFonts w:asciiTheme="majorBidi" w:hAnsiTheme="majorBidi" w:cstheme="majorBidi"/>
          <w:lang w:val="en-GB"/>
        </w:rPr>
        <w:lastRenderedPageBreak/>
        <w:t>The new imputation approach in detail</w:t>
      </w:r>
      <w:bookmarkEnd w:id="170"/>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4F65E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p>
    <w:p w:rsidR="004F65E4" w:rsidRPr="00F31509" w:rsidRDefault="004F65E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4F65E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p>
    <w:p w:rsidR="00BC2CDF" w:rsidRPr="00F31509" w:rsidRDefault="00BC2CDF"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BC2CDF" w:rsidP="00BC2CDF">
      <w:pPr>
        <w:rPr>
          <w:rFonts w:asciiTheme="majorBidi" w:hAnsiTheme="majorBidi" w:cstheme="majorBidi"/>
          <w:lang w:val="en-GB" w:eastAsia="en-US"/>
        </w:rPr>
      </w:pPr>
      <w:bookmarkStart w:id="171" w:name="_Toc421025854"/>
      <w:r w:rsidRPr="00F31509">
        <w:rPr>
          <w:rFonts w:asciiTheme="majorBidi" w:hAnsiTheme="majorBidi" w:cstheme="majorBidi"/>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sidRPr="00F31509">
        <w:rPr>
          <w:rFonts w:asciiTheme="majorBidi" w:hAnsiTheme="majorBidi" w:cstheme="majorBidi"/>
          <w:lang w:val="en-GB" w:eastAsia="en-US"/>
        </w:rPr>
        <w:t xml:space="preserve"> in the final step.</w:t>
      </w:r>
    </w:p>
    <w:p w:rsidR="004F65E4" w:rsidRPr="00F31509" w:rsidRDefault="004F65E4" w:rsidP="00312896">
      <w:pPr>
        <w:pStyle w:val="Heading4"/>
        <w:rPr>
          <w:rFonts w:asciiTheme="majorBidi" w:hAnsiTheme="majorBidi" w:cstheme="majorBidi"/>
          <w:lang w:val="en-GB" w:eastAsia="en-US"/>
        </w:rPr>
      </w:pPr>
      <w:r w:rsidRPr="00F31509">
        <w:rPr>
          <w:rFonts w:asciiTheme="majorBidi" w:hAnsiTheme="majorBidi" w:cstheme="majorBidi"/>
          <w:lang w:val="en-GB" w:eastAsia="en-US"/>
        </w:rPr>
        <w:t>Productivity imputation</w:t>
      </w:r>
      <w:bookmarkEnd w:id="171"/>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Mean: This model computes a simple mean of all observations and imputes 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 to the available data, and predictions from this model are used to estimate missing values:</w:t>
      </w:r>
    </w:p>
    <w:p w:rsidR="004F65E4" w:rsidRPr="00F31509" w:rsidRDefault="00B80079"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 but the exponential of time is used:</w:t>
      </w:r>
    </w:p>
    <w:p w:rsidR="004F65E4" w:rsidRPr="00F31509" w:rsidRDefault="00B80079"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 to the data:</w:t>
      </w:r>
    </w:p>
    <w:p w:rsidR="004F65E4" w:rsidRPr="00F31509" w:rsidRDefault="00B80079"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  For observations outside the range of the observed data, the nearest observation is carried forward or backward.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ARIMA: Several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uto</w:t>
      </w:r>
      <w:r w:rsidRPr="00F31509">
        <w:rPr>
          <w:rFonts w:asciiTheme="majorBidi" w:eastAsia="Times New Roman" w:hAnsiTheme="majorBidi" w:cstheme="majorBidi"/>
          <w:color w:val="000000" w:themeColor="text1"/>
          <w:szCs w:val="24"/>
          <w:u w:val="single"/>
        </w:rPr>
        <w:t>r</w:t>
      </w:r>
      <w:r w:rsidRPr="00F31509">
        <w:rPr>
          <w:rFonts w:asciiTheme="majorBidi" w:eastAsia="Times New Roman" w:hAnsiTheme="majorBidi" w:cstheme="majorBidi"/>
          <w:color w:val="000000" w:themeColor="text1"/>
          <w:szCs w:val="24"/>
        </w:rPr>
        <w:t xml:space="preserve">egressive </w:t>
      </w:r>
      <w:r w:rsidRPr="00F31509">
        <w:rPr>
          <w:rFonts w:asciiTheme="majorBidi" w:eastAsia="Times New Roman" w:hAnsiTheme="majorBidi" w:cstheme="majorBidi"/>
          <w:color w:val="000000" w:themeColor="text1"/>
          <w:szCs w:val="24"/>
          <w:u w:val="single"/>
        </w:rPr>
        <w:t>I</w:t>
      </w:r>
      <w:r w:rsidRPr="00F31509">
        <w:rPr>
          <w:rFonts w:asciiTheme="majorBidi" w:eastAsia="Times New Roman" w:hAnsiTheme="majorBidi" w:cstheme="majorBidi"/>
          <w:color w:val="000000" w:themeColor="text1"/>
          <w:szCs w:val="24"/>
        </w:rPr>
        <w:t xml:space="preserve">ntegrated </w:t>
      </w:r>
      <w:r w:rsidRPr="00F31509">
        <w:rPr>
          <w:rFonts w:asciiTheme="majorBidi" w:eastAsia="Times New Roman" w:hAnsiTheme="majorBidi" w:cstheme="majorBidi"/>
          <w:color w:val="000000" w:themeColor="text1"/>
          <w:szCs w:val="24"/>
          <w:u w:val="single"/>
        </w:rPr>
        <w:t>M</w:t>
      </w:r>
      <w:r w:rsidRPr="00F31509">
        <w:rPr>
          <w:rFonts w:asciiTheme="majorBidi" w:eastAsia="Times New Roman" w:hAnsiTheme="majorBidi" w:cstheme="majorBidi"/>
          <w:color w:val="000000" w:themeColor="text1"/>
          <w:szCs w:val="24"/>
        </w:rPr>
        <w:t xml:space="preserve">oving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verage time series models are fit to the data, and the best one is selected based on the AICC.  Then, imputation of new values from this model is done via Kalman Filter smoothing.</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MARS: A Multivariate Adaptive Regression Spline, which is a mathematical model appropriate for piecewise linear time series, is fit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w:t>
      </w:r>
      <w:r w:rsidRPr="00F31509">
        <w:rPr>
          <w:rFonts w:asciiTheme="majorBidi" w:eastAsia="Times New Roman" w:hAnsiTheme="majorBidi" w:cstheme="majorBidi"/>
          <w:color w:val="000000" w:themeColor="text1"/>
          <w:szCs w:val="24"/>
          <w:lang w:val="en-GB" w:eastAsia="en-US"/>
        </w:rPr>
        <w:lastRenderedPageBreak/>
        <w:t xml:space="preserve">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B80079"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4F65E4" w:rsidRPr="00F31509">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00F31509">
        <w:rPr>
          <w:rFonts w:asciiTheme="majorBidi" w:eastAsia="Times New Roman" w:hAnsiTheme="majorBidi" w:cstheme="majorBidi"/>
          <w:color w:val="000000" w:themeColor="text1"/>
          <w:lang w:val="en-GB" w:eastAsia="en-US"/>
        </w:rPr>
        <w:t xml:space="preserve">  Note that in this case, all weights must be adjusted to ensure they still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12896">
      <w:pPr>
        <w:pStyle w:val="Heading4"/>
        <w:rPr>
          <w:rFonts w:asciiTheme="majorBidi" w:hAnsiTheme="majorBidi" w:cstheme="majorBidi"/>
          <w:lang w:val="en-GB" w:eastAsia="en-US"/>
        </w:rPr>
      </w:pPr>
      <w:bookmarkStart w:id="172" w:name="_Toc421025855"/>
      <w:r w:rsidRPr="00F31509">
        <w:rPr>
          <w:rFonts w:asciiTheme="majorBidi" w:hAnsiTheme="majorBidi" w:cstheme="majorBidi"/>
          <w:lang w:val="en-GB" w:eastAsia="en-US"/>
        </w:rPr>
        <w:t>Imputation by balancing</w:t>
      </w:r>
      <w:bookmarkEnd w:id="172"/>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00F31509">
        <w:rPr>
          <w:rFonts w:asciiTheme="majorBidi" w:eastAsia="Times New Roman" w:hAnsiTheme="majorBidi" w:cstheme="majorBidi"/>
          <w:color w:val="000000" w:themeColor="text1"/>
          <w:lang w:val="en-GB" w:eastAsia="en-US"/>
        </w:rPr>
        <w:t xml:space="preserve">  Likewise, if productivity and production are available, we impute activity by the identity activity = production/productivity.</w:t>
      </w:r>
    </w:p>
    <w:p w:rsidR="004F65E4" w:rsidRPr="00F31509" w:rsidRDefault="004F65E4" w:rsidP="00312896">
      <w:pPr>
        <w:pStyle w:val="Heading4"/>
        <w:rPr>
          <w:rFonts w:asciiTheme="majorBidi" w:hAnsiTheme="majorBidi" w:cstheme="majorBidi"/>
          <w:lang w:val="en-GB" w:eastAsia="en-US"/>
        </w:rPr>
      </w:pPr>
      <w:bookmarkStart w:id="173" w:name="_Toc421025856"/>
      <w:r w:rsidRPr="00F31509">
        <w:rPr>
          <w:rFonts w:asciiTheme="majorBidi" w:hAnsiTheme="majorBidi" w:cstheme="majorBidi"/>
          <w:lang w:val="en-GB" w:eastAsia="en-US"/>
        </w:rPr>
        <w:t>Production imputation</w:t>
      </w:r>
      <w:bookmarkEnd w:id="173"/>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A concrete example as to how the entire imputation process works and what results it renders is available in Chapter 3.</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C4334D">
      <w:pPr>
        <w:pStyle w:val="Heading2"/>
      </w:pPr>
      <w:r w:rsidRPr="00F31509">
        <w:br w:type="page"/>
      </w:r>
      <w:bookmarkStart w:id="174" w:name="_Toc421025858"/>
      <w:bookmarkStart w:id="175" w:name="_Toc428383836"/>
      <w:bookmarkStart w:id="176" w:name="_Toc428436058"/>
      <w:bookmarkStart w:id="177" w:name="_Toc428436359"/>
      <w:bookmarkStart w:id="178" w:name="_Toc428436485"/>
      <w:r w:rsidRPr="00F31509">
        <w:lastRenderedPageBreak/>
        <w:t>Trade</w:t>
      </w:r>
      <w:bookmarkEnd w:id="174"/>
      <w:bookmarkEnd w:id="175"/>
      <w:bookmarkEnd w:id="176"/>
      <w:bookmarkEnd w:id="177"/>
      <w:bookmarkEnd w:id="178"/>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 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00F31509">
        <w:rPr>
          <w:rFonts w:asciiTheme="majorBidi" w:eastAsia="Times New Roman" w:hAnsiTheme="majorBidi" w:cstheme="majorBidi"/>
          <w:color w:val="000000" w:themeColor="text1"/>
          <w:lang w:val="en-GB"/>
        </w:rPr>
        <w:t>chapter</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trade data used </w:t>
      </w:r>
      <w:r w:rsidR="00E0298F" w:rsidRPr="009616CB">
        <w:rPr>
          <w:rFonts w:ascii="Times New Roman" w:hAnsi="Times New Roman" w:cs="Times New Roman"/>
          <w:color w:val="000000" w:themeColor="text1"/>
          <w:szCs w:val="24"/>
          <w:lang w:val="en-GB"/>
        </w:rPr>
        <w:t xml:space="preserve">and compiled by </w:t>
      </w:r>
      <w:r w:rsidR="00F17666">
        <w:rPr>
          <w:rFonts w:ascii="Times New Roman" w:hAnsi="Times New Roman" w:cs="Times New Roman"/>
          <w:color w:val="000000" w:themeColor="text1"/>
          <w:szCs w:val="24"/>
          <w:lang w:val="en-GB"/>
        </w:rPr>
        <w:t>the Statistics Division 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Comtrade). UN Comtrade provides access to standardized data from its website at </w:t>
      </w:r>
      <w:hyperlink r:id="rId24" w:history="1">
        <w:r w:rsidRPr="00F31509">
          <w:rPr>
            <w:rStyle w:val="Hyperlink"/>
            <w:rFonts w:asciiTheme="majorBidi" w:hAnsiTheme="majorBidi" w:cstheme="majorBidi"/>
            <w:color w:val="000000" w:themeColor="text1"/>
            <w:szCs w:val="24"/>
            <w:lang w:val="en-GB"/>
          </w:rPr>
          <w:t>http://comtrade.un.org/</w:t>
        </w:r>
      </w:hyperlink>
      <w:r w:rsidRPr="00F31509">
        <w:rPr>
          <w:rFonts w:asciiTheme="majorBidi" w:hAnsiTheme="majorBidi" w:cstheme="majorBidi"/>
          <w:color w:val="000000" w:themeColor="text1"/>
          <w:szCs w:val="24"/>
          <w:lang w:val="en-GB"/>
        </w:rPr>
        <w:t>. It also offers a detailed description of the methodology used in compiling trade data (</w:t>
      </w:r>
      <w:hyperlink r:id="rId25" w:history="1">
        <w:r w:rsidRPr="00F31509">
          <w:rPr>
            <w:rStyle w:val="Hyperlink"/>
            <w:rFonts w:asciiTheme="majorBidi" w:hAnsiTheme="majorBidi" w:cstheme="majorBidi"/>
            <w:color w:val="000000" w:themeColor="text1"/>
            <w:szCs w:val="24"/>
            <w:lang w:val="en-GB"/>
          </w:rPr>
          <w:t>http://unstats.un.org/unsd/trade/methodology%20imts.htm</w:t>
        </w:r>
      </w:hyperlink>
      <w:r w:rsidRPr="00F31509">
        <w:rPr>
          <w:rFonts w:asciiTheme="majorBidi" w:hAnsiTheme="majorBidi" w:cstheme="majorBidi"/>
          <w:color w:val="000000" w:themeColor="text1"/>
          <w:szCs w:val="24"/>
          <w:lang w:val="en-GB"/>
        </w:rPr>
        <w:t xml:space="preserve"> and in </w:t>
      </w:r>
      <w:hyperlink r:id="rId26" w:history="1">
        <w:r w:rsidRPr="00F31509">
          <w:rPr>
            <w:rStyle w:val="Hyperlink"/>
            <w:rFonts w:asciiTheme="majorBidi" w:hAnsiTheme="majorBidi" w:cstheme="majorBidi"/>
            <w:color w:val="000000" w:themeColor="text1"/>
            <w:szCs w:val="24"/>
            <w:lang w:val="en-GB"/>
          </w:rPr>
          <w:t>http://unstats.un.org/unsd/trade/imts/imts_default.htm</w:t>
        </w:r>
      </w:hyperlink>
      <w:r w:rsidRPr="00F31509">
        <w:rPr>
          <w:rFonts w:asciiTheme="majorBidi" w:hAnsiTheme="majorBidi" w:cstheme="majorBidi"/>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available at different levels of </w:t>
      </w:r>
      <w:r w:rsidR="00CF730D" w:rsidRPr="00F31509">
        <w:rPr>
          <w:rFonts w:asciiTheme="majorBidi" w:hAnsiTheme="majorBidi" w:cstheme="majorBidi"/>
          <w:color w:val="000000" w:themeColor="text1"/>
          <w:szCs w:val="24"/>
          <w:lang w:val="en-GB"/>
        </w:rPr>
        <w:t>disaggregation which</w:t>
      </w:r>
      <w:r w:rsidR="00B80EB9"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F31509">
        <w:rPr>
          <w:rStyle w:val="FootnoteReference"/>
          <w:rFonts w:asciiTheme="majorBidi" w:hAnsiTheme="majorBidi" w:cstheme="majorBidi"/>
          <w:color w:val="000000" w:themeColor="text1"/>
          <w:szCs w:val="24"/>
          <w:lang w:val="en-GB"/>
        </w:rPr>
        <w:footnoteReference w:id="40"/>
      </w:r>
      <w:r w:rsidRPr="00F31509">
        <w:rPr>
          <w:rFonts w:asciiTheme="majorBidi" w:hAnsiTheme="majorBidi" w:cstheme="majorBidi"/>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1F1472" w:rsidRDefault="004F65E4" w:rsidP="000154A1">
      <w:pPr>
        <w:spacing w:before="100" w:beforeAutospacing="1" w:after="120"/>
        <w:jc w:val="both"/>
        <w:rPr>
          <w:rFonts w:asciiTheme="majorBidi" w:hAnsiTheme="majorBidi" w:cstheme="majorBidi"/>
          <w:szCs w:val="24"/>
          <w:lang w:val="en-GB"/>
        </w:rPr>
      </w:pPr>
      <w:r w:rsidRPr="00F31509">
        <w:rPr>
          <w:rFonts w:asciiTheme="majorBidi" w:eastAsia="Times New Roman" w:hAnsiTheme="majorBidi" w:cstheme="majorBidi"/>
          <w:color w:val="000000" w:themeColor="text1"/>
          <w:lang w:val="en-GB"/>
        </w:rPr>
        <w:t xml:space="preserve">The HS system is a hierarchically structured classification of products and distinguishes different levels of disaggregation. The first 6 digits of the HS </w:t>
      </w:r>
      <w:r w:rsidRPr="001F1472">
        <w:rPr>
          <w:rFonts w:asciiTheme="majorBidi" w:eastAsia="Times New Roman" w:hAnsiTheme="majorBidi" w:cstheme="majorBidi"/>
          <w:lang w:val="en-GB"/>
        </w:rPr>
        <w:t xml:space="preserve">system 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(that 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Pr="001F1472">
        <w:rPr>
          <w:rFonts w:asciiTheme="majorBidi" w:eastAsia="Times New Roman" w:hAnsiTheme="majorBidi" w:cstheme="majorBidi"/>
          <w:lang w:val="en-GB"/>
        </w:rPr>
        <w:t xml:space="preserve">  To </w:t>
      </w:r>
      <w:r w:rsidR="00C35402" w:rsidRPr="001F1472">
        <w:rPr>
          <w:rFonts w:asciiTheme="majorBidi" w:eastAsia="Times New Roman" w:hAnsiTheme="majorBidi" w:cstheme="majorBidi"/>
          <w:lang w:val="en-GB"/>
        </w:rPr>
        <w:t xml:space="preserve">capture as much detail as </w:t>
      </w:r>
      <w:r w:rsidR="00C35402" w:rsidRPr="001F1472">
        <w:rPr>
          <w:rFonts w:asciiTheme="majorBidi" w:eastAsia="Times New Roman" w:hAnsiTheme="majorBidi" w:cstheme="majorBidi"/>
          <w:lang w:val="en-GB"/>
        </w:rPr>
        <w:lastRenderedPageBreak/>
        <w:t>possible</w:t>
      </w:r>
      <w:r w:rsidRPr="001F1472">
        <w:rPr>
          <w:rFonts w:asciiTheme="majorBidi" w:eastAsia="Times New Roman" w:hAnsiTheme="majorBidi" w:cstheme="majorBidi"/>
          <w:lang w:val="en-GB"/>
        </w:rPr>
        <w:t xml:space="preserve">, it was decided to harvest trade data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This data is 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(CPC expanded for agricultural statistics)</w:t>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The 6-digit level</w:t>
      </w:r>
      <w:r w:rsidR="00C35402" w:rsidRPr="001F1472">
        <w:rPr>
          <w:rFonts w:asciiTheme="majorBidi" w:eastAsia="Times New Roman" w:hAnsiTheme="majorBidi" w:cstheme="majorBidi"/>
          <w:lang w:val="en-GB"/>
        </w:rPr>
        <w:t>, however,</w:t>
      </w:r>
      <w:r w:rsidRPr="001F1472">
        <w:rPr>
          <w:rFonts w:asciiTheme="majorBidi" w:eastAsia="Times New Roman" w:hAnsiTheme="majorBidi" w:cstheme="majorBidi"/>
          <w:lang w:val="en-GB"/>
        </w:rPr>
        <w:t xml:space="preserve"> is also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HS and CPC, see section on classifications </w:t>
      </w:r>
      <w:r w:rsidR="00C35402" w:rsidRPr="001F1472">
        <w:rPr>
          <w:rFonts w:asciiTheme="majorBidi" w:eastAsia="Times New Roman" w:hAnsiTheme="majorBidi" w:cstheme="majorBidi"/>
          <w:lang w:val="en-GB"/>
        </w:rPr>
        <w:t xml:space="preserve">on page </w:t>
      </w:r>
      <w:r w:rsidR="00B80079" w:rsidRPr="001F1472">
        <w:rPr>
          <w:rFonts w:asciiTheme="majorBidi" w:hAnsiTheme="majorBidi" w:cstheme="majorBidi"/>
          <w:lang w:val="en-GB"/>
        </w:rPr>
        <w:fldChar w:fldCharType="begin"/>
      </w:r>
      <w:r w:rsidR="00C35402" w:rsidRPr="001F1472">
        <w:rPr>
          <w:rFonts w:asciiTheme="majorBidi" w:hAnsiTheme="majorBidi" w:cstheme="majorBidi"/>
          <w:szCs w:val="24"/>
          <w:lang w:val="en-GB"/>
        </w:rPr>
        <w:instrText xml:space="preserve"> PAGEREF _Ref428817515 \h </w:instrText>
      </w:r>
      <w:r w:rsidR="00B80079" w:rsidRPr="001F1472">
        <w:rPr>
          <w:rFonts w:asciiTheme="majorBidi" w:hAnsiTheme="majorBidi" w:cstheme="majorBidi"/>
          <w:lang w:val="en-GB"/>
        </w:rPr>
      </w:r>
      <w:r w:rsidR="00B80079" w:rsidRPr="00B80079">
        <w:rPr>
          <w:rFonts w:asciiTheme="majorBidi" w:hAnsiTheme="majorBidi" w:cstheme="majorBidi"/>
          <w:szCs w:val="24"/>
          <w:lang w:val="en-GB"/>
        </w:rPr>
        <w:fldChar w:fldCharType="separate"/>
      </w:r>
      <w:r w:rsidR="000B360D" w:rsidRPr="001F1472">
        <w:rPr>
          <w:rFonts w:asciiTheme="majorBidi" w:eastAsia="Times New Roman" w:hAnsiTheme="majorBidi" w:cstheme="majorBidi"/>
          <w:noProof/>
          <w:lang w:val="en-GB"/>
        </w:rPr>
        <w:t>154</w:t>
      </w:r>
      <w:r w:rsidR="00B80079" w:rsidRPr="001F1472">
        <w:rPr>
          <w:rFonts w:asciiTheme="majorBidi" w:hAnsiTheme="majorBidi" w:cstheme="majorBidi"/>
          <w:lang w:val="en-GB"/>
        </w:rPr>
        <w:fldChar w:fldCharType="end"/>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of this document. </w:t>
      </w:r>
    </w:p>
    <w:p w:rsidR="004F65E4" w:rsidRPr="00F31509" w:rsidRDefault="004F65E4" w:rsidP="00312896">
      <w:pPr>
        <w:pStyle w:val="Heading4"/>
        <w:rPr>
          <w:rFonts w:asciiTheme="majorBidi" w:hAnsiTheme="majorBidi" w:cstheme="majorBidi"/>
          <w:lang w:val="en-GB"/>
        </w:rPr>
      </w:pPr>
      <w:bookmarkStart w:id="179" w:name="_Toc421025860"/>
      <w:r w:rsidRPr="00F31509">
        <w:rPr>
          <w:rFonts w:asciiTheme="majorBidi" w:hAnsiTheme="majorBidi" w:cstheme="majorBidi"/>
          <w:lang w:val="en-GB"/>
        </w:rPr>
        <w:t>Processing UN Comtrade data</w:t>
      </w:r>
      <w:bookmarkEnd w:id="179"/>
      <w:r w:rsidRPr="00F31509">
        <w:rPr>
          <w:rFonts w:asciiTheme="majorBidi" w:hAnsiTheme="majorBidi" w:cstheme="majorBidi"/>
          <w:lang w:val="en-GB"/>
        </w:rPr>
        <w:t xml:space="preserve"> </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00AA4884" w:rsidRPr="00F31509">
          <w:rPr>
            <w:rFonts w:asciiTheme="majorBidi" w:hAnsiTheme="majorBidi" w:cstheme="majorBidi"/>
            <w:color w:val="000000" w:themeColor="text1"/>
            <w:szCs w:val="24"/>
            <w:lang w:val="en-GB"/>
          </w:rPr>
          <w:t>Table 4</w:t>
        </w:r>
      </w:fldSimple>
      <w:r w:rsidRPr="00F31509">
        <w:rPr>
          <w:rFonts w:asciiTheme="majorBidi" w:hAnsiTheme="majorBidi" w:cstheme="majorBidi"/>
          <w:color w:val="000000" w:themeColor="text1"/>
          <w:szCs w:val="24"/>
          <w:lang w:val="en-GB"/>
        </w:rPr>
        <w:t xml:space="preserve"> below) but there are also other needs, including the FBS/SUA, as well as many other datasets such as trade of fertilizer and pesticides, machinery, etc. </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312896">
      <w:pPr>
        <w:pStyle w:val="Heading4"/>
        <w:rPr>
          <w:rFonts w:asciiTheme="majorBidi" w:hAnsiTheme="majorBidi" w:cstheme="majorBidi"/>
          <w:lang w:val="en-GB"/>
        </w:rPr>
      </w:pPr>
      <w:bookmarkStart w:id="180" w:name="_Toc421025861"/>
      <w:r w:rsidRPr="00F31509">
        <w:rPr>
          <w:rFonts w:asciiTheme="majorBidi" w:hAnsiTheme="majorBidi" w:cstheme="majorBidi"/>
          <w:lang w:val="en-GB"/>
        </w:rPr>
        <w:t>Processing steps</w:t>
      </w:r>
      <w:bookmarkEnd w:id="180"/>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Direct harvesting data from UN Comtrade via an Application Processing Interface (API). For details see trade documentation</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iv </w:t>
      </w:r>
      <w:r w:rsidR="004F65E4" w:rsidRPr="00F31509">
        <w:rPr>
          <w:rFonts w:asciiTheme="majorBidi" w:eastAsia="Times New Roman" w:hAnsiTheme="majorBidi" w:cstheme="majorBidi"/>
          <w:color w:val="000000" w:themeColor="text1"/>
        </w:rPr>
        <w:t>“Mirroring”, i.e. completing the trade matrix with information from trading partners/reports wherever available</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iii </w:t>
      </w:r>
      <w:r w:rsidR="004F65E4" w:rsidRPr="00F31509">
        <w:rPr>
          <w:rFonts w:asciiTheme="majorBidi" w:eastAsia="Times New Roman" w:hAnsiTheme="majorBidi" w:cstheme="majorBidi"/>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Calculating total trade (total imports and exports for every commodity at tariff line level) flows, which are potentially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specialised commodity reports</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Converting 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 xml:space="preserve">codes  </w:t>
      </w:r>
    </w:p>
    <w:p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trade that is as complete, as balanced (imports vs. exports</w:t>
      </w:r>
      <w:r w:rsidR="00B80EB9" w:rsidRPr="00F31509">
        <w:rPr>
          <w:rFonts w:asciiTheme="majorBidi" w:eastAsia="Times New Roman" w:hAnsiTheme="majorBidi" w:cstheme="majorBidi"/>
          <w:color w:val="000000" w:themeColor="text1"/>
          <w:lang w:val="en-GB"/>
        </w:rPr>
        <w:t xml:space="preserve"> of each individual commodity</w:t>
      </w:r>
      <w:r w:rsidRPr="00F31509">
        <w:rPr>
          <w:rFonts w:asciiTheme="majorBidi" w:eastAsia="Times New Roman" w:hAnsiTheme="majorBidi" w:cstheme="majorBidi"/>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F31509"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Calculating endorsement factors</w:t>
      </w:r>
      <w:r w:rsidR="00C1637C" w:rsidRPr="00F31509">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lastRenderedPageBreak/>
        <w:t xml:space="preserve">Calculating total trade (total imports and exports for every commodity at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now of balanced flows</w:t>
      </w:r>
      <w:r w:rsidR="00C1637C" w:rsidRPr="00F31509">
        <w:rPr>
          <w:rFonts w:asciiTheme="majorBidi" w:eastAsia="Times New Roman" w:hAnsiTheme="majorBidi" w:cstheme="majorBidi"/>
          <w:color w:val="000000" w:themeColor="text1"/>
        </w:rPr>
        <w:t>.</w:t>
      </w:r>
    </w:p>
    <w:p w:rsidR="004F65E4" w:rsidRPr="00F31509" w:rsidRDefault="00B80079"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AA4884" w:rsidRPr="00F31509">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below provides an overview of the new trade processing flow.</w:t>
      </w:r>
    </w:p>
    <w:p w:rsidR="004F65E4" w:rsidRPr="00F31509" w:rsidRDefault="00040401" w:rsidP="004F65E4">
      <w:pPr>
        <w:keepNext/>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F31509" w:rsidRDefault="004F65E4" w:rsidP="004F65E4">
      <w:pPr>
        <w:pStyle w:val="NoSpacing"/>
        <w:spacing w:line="276" w:lineRule="auto"/>
        <w:jc w:val="both"/>
        <w:rPr>
          <w:rFonts w:asciiTheme="majorBidi" w:hAnsiTheme="majorBidi" w:cstheme="majorBidi"/>
          <w:color w:val="000000" w:themeColor="text1"/>
        </w:rPr>
      </w:pPr>
      <w:bookmarkStart w:id="181" w:name="_Ref420069127"/>
      <w:bookmarkStart w:id="182" w:name="_Toc420402182"/>
      <w:bookmarkStart w:id="183" w:name="_Toc420402582"/>
      <w:bookmarkStart w:id="184" w:name="_Toc421026212"/>
      <w:bookmarkStart w:id="185" w:name="_Toc428383855"/>
      <w:bookmarkStart w:id="186" w:name="_Toc430872506"/>
      <w:r w:rsidRPr="00F31509">
        <w:rPr>
          <w:rFonts w:asciiTheme="majorBidi" w:hAnsiTheme="majorBidi" w:cstheme="majorBidi"/>
          <w:color w:val="000000" w:themeColor="text1"/>
        </w:rPr>
        <w:t xml:space="preserve">Figure </w:t>
      </w:r>
      <w:r w:rsidR="00B80079" w:rsidRPr="00F31509">
        <w:rPr>
          <w:rFonts w:asciiTheme="majorBidi" w:hAnsiTheme="majorBidi" w:cstheme="majorBidi"/>
          <w:color w:val="000000" w:themeColor="text1"/>
        </w:rPr>
        <w:fldChar w:fldCharType="begin"/>
      </w:r>
      <w:r w:rsidRPr="00F31509">
        <w:rPr>
          <w:rFonts w:asciiTheme="majorBidi" w:hAnsiTheme="majorBidi" w:cstheme="majorBidi"/>
          <w:color w:val="000000" w:themeColor="text1"/>
        </w:rPr>
        <w:instrText xml:space="preserve"> SEQ Figure \* ARABIC </w:instrText>
      </w:r>
      <w:r w:rsidR="00B80079" w:rsidRPr="00F31509">
        <w:rPr>
          <w:rFonts w:asciiTheme="majorBidi" w:hAnsiTheme="majorBidi" w:cstheme="majorBidi"/>
          <w:color w:val="000000" w:themeColor="text1"/>
        </w:rPr>
        <w:fldChar w:fldCharType="separate"/>
      </w:r>
      <w:r w:rsidR="000B360D" w:rsidRPr="00F31509">
        <w:rPr>
          <w:rFonts w:asciiTheme="majorBidi" w:hAnsiTheme="majorBidi" w:cstheme="majorBidi"/>
          <w:noProof/>
          <w:color w:val="000000" w:themeColor="text1"/>
        </w:rPr>
        <w:t>4</w:t>
      </w:r>
      <w:r w:rsidR="00B80079" w:rsidRPr="00F31509">
        <w:rPr>
          <w:rFonts w:asciiTheme="majorBidi" w:hAnsiTheme="majorBidi" w:cstheme="majorBidi"/>
          <w:color w:val="000000" w:themeColor="text1"/>
        </w:rPr>
        <w:fldChar w:fldCharType="end"/>
      </w:r>
      <w:bookmarkEnd w:id="181"/>
      <w:r w:rsidRPr="00F31509">
        <w:rPr>
          <w:rFonts w:asciiTheme="majorBidi" w:hAnsiTheme="majorBidi" w:cstheme="majorBidi"/>
          <w:color w:val="000000" w:themeColor="text1"/>
        </w:rPr>
        <w:t>: Trade processing, work flows</w:t>
      </w:r>
      <w:bookmarkEnd w:id="182"/>
      <w:bookmarkEnd w:id="183"/>
      <w:bookmarkEnd w:id="184"/>
      <w:bookmarkEnd w:id="185"/>
      <w:bookmarkEnd w:id="186"/>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187" w:name="_Toc421025862"/>
      <w:r w:rsidRPr="00F31509">
        <w:rPr>
          <w:rFonts w:asciiTheme="majorBidi" w:hAnsiTheme="majorBidi" w:cstheme="majorBidi"/>
          <w:lang w:val="en-GB"/>
        </w:rPr>
        <w:t>Trade data products</w:t>
      </w:r>
      <w:bookmarkEnd w:id="187"/>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Pr="00F31509">
        <w:rPr>
          <w:rFonts w:asciiTheme="majorBidi" w:eastAsia="Times New Roman" w:hAnsiTheme="majorBidi" w:cstheme="majorBidi"/>
          <w:b/>
          <w:bCs/>
          <w:color w:val="000000" w:themeColor="text1"/>
          <w:lang w:val="en-GB"/>
        </w:rPr>
        <w:t>six</w:t>
      </w:r>
      <w:r w:rsidRPr="00F31509">
        <w:rPr>
          <w:rFonts w:asciiTheme="majorBidi" w:eastAsia="Times New Roman" w:hAnsiTheme="majorBidi" w:cstheme="majorBidi"/>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188" w:name="_Ref420069487"/>
      <w:bookmarkStart w:id="189" w:name="_Toc421026240"/>
      <w:bookmarkStart w:id="190" w:name="_Toc428423543"/>
      <w:r w:rsidRPr="00F31509">
        <w:rPr>
          <w:rFonts w:asciiTheme="majorBidi" w:hAnsiTheme="majorBidi" w:cstheme="majorBidi"/>
          <w:color w:val="000000" w:themeColor="text1"/>
          <w:lang w:val="en-GB"/>
        </w:rPr>
        <w:lastRenderedPageBreak/>
        <w:t xml:space="preserve">Table </w:t>
      </w:r>
      <w:r w:rsidR="00B80079"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B80079"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4</w:t>
      </w:r>
      <w:r w:rsidR="00B80079" w:rsidRPr="00F31509">
        <w:rPr>
          <w:rFonts w:asciiTheme="majorBidi" w:hAnsiTheme="majorBidi" w:cstheme="majorBidi"/>
          <w:b/>
          <w:color w:val="000000" w:themeColor="text1"/>
          <w:lang w:val="en-GB"/>
        </w:rPr>
        <w:fldChar w:fldCharType="end"/>
      </w:r>
      <w:bookmarkEnd w:id="188"/>
      <w:r w:rsidRPr="00F31509">
        <w:rPr>
          <w:rFonts w:asciiTheme="majorBidi" w:hAnsiTheme="majorBidi" w:cstheme="majorBidi"/>
          <w:color w:val="000000" w:themeColor="text1"/>
          <w:lang w:val="en-GB"/>
        </w:rPr>
        <w:t>: Trade products</w:t>
      </w:r>
      <w:bookmarkEnd w:id="189"/>
      <w:bookmarkEnd w:id="190"/>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Dissemination products</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UN Comtrade</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Mirrored flows</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B80079"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B80079"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B80079"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F31509" w:rsidRDefault="004F65E4" w:rsidP="004F65E4">
      <w:pPr>
        <w:rPr>
          <w:rFonts w:asciiTheme="majorBidi" w:hAnsiTheme="majorBidi" w:cstheme="majorBidi"/>
          <w:b/>
          <w:color w:val="000000" w:themeColor="text1"/>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Calculating export and import unit values (EUV/IUV)</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identifies export unit values and import unit values as the key factors to impute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over 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to calculate the unit values. Conversely, where and when the number of flows is high, country-specific unit values are identified to calculate unit values.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040401" w:rsidP="004F65E4">
      <w:pPr>
        <w:keepNext/>
        <w:widowControl w:val="0"/>
        <w:spacing w:before="100" w:beforeAutospacing="1" w:after="120"/>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191" w:name="_Ref421026002"/>
      <w:bookmarkStart w:id="192" w:name="_Toc421026213"/>
      <w:bookmarkStart w:id="193" w:name="_Toc428383856"/>
      <w:bookmarkStart w:id="194" w:name="_Toc430872507"/>
      <w:r w:rsidRPr="00F31509">
        <w:rPr>
          <w:rFonts w:asciiTheme="majorBidi" w:hAnsiTheme="majorBidi" w:cstheme="majorBidi"/>
          <w:sz w:val="22"/>
          <w:szCs w:val="22"/>
          <w:lang w:val="en-GB"/>
        </w:rPr>
        <w:t xml:space="preserve">Figure </w:t>
      </w:r>
      <w:r w:rsidR="00B80079"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B80079"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5</w:t>
      </w:r>
      <w:r w:rsidR="00B80079" w:rsidRPr="00F31509">
        <w:rPr>
          <w:rFonts w:asciiTheme="majorBidi" w:hAnsiTheme="majorBidi" w:cstheme="majorBidi"/>
          <w:b/>
          <w:bCs/>
          <w:sz w:val="22"/>
          <w:szCs w:val="22"/>
          <w:lang w:val="en-GB"/>
        </w:rPr>
        <w:fldChar w:fldCharType="end"/>
      </w:r>
      <w:bookmarkEnd w:id="191"/>
      <w:r w:rsidRPr="00F31509">
        <w:rPr>
          <w:rFonts w:asciiTheme="majorBidi" w:hAnsiTheme="majorBidi" w:cstheme="majorBidi"/>
          <w:sz w:val="22"/>
          <w:szCs w:val="22"/>
          <w:lang w:val="en-GB"/>
        </w:rPr>
        <w:t>: Calculation of unit values based on trading partners</w:t>
      </w:r>
      <w:bookmarkEnd w:id="192"/>
      <w:bookmarkEnd w:id="193"/>
      <w:bookmarkEnd w:id="194"/>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concrete case captured in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F31509" w:rsidRDefault="004F65E4" w:rsidP="004F65E4">
      <w:pPr>
        <w:widowControl w:val="0"/>
        <w:spacing w:before="100" w:beforeAutospacing="1" w:after="120"/>
        <w:jc w:val="both"/>
        <w:rPr>
          <w:rFonts w:asciiTheme="majorBidi" w:hAnsiTheme="majorBidi" w:cstheme="majorBidi"/>
          <w:b/>
          <w:bCs/>
          <w:color w:val="000000" w:themeColor="text1"/>
          <w:lang w:val="en-GB"/>
        </w:rPr>
      </w:pPr>
      <w:r w:rsidRPr="00F31509">
        <w:rPr>
          <w:rFonts w:asciiTheme="majorBidi" w:hAnsiTheme="majorBidi" w:cstheme="majorBidi"/>
          <w:b/>
          <w:bCs/>
          <w:color w:val="000000" w:themeColor="text1"/>
          <w:lang w:val="en-GB"/>
        </w:rPr>
        <w:t xml:space="preserve">Path dependency of imputation routines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F31509">
        <w:rPr>
          <w:rFonts w:asciiTheme="majorBidi" w:hAnsiTheme="majorBidi" w:cstheme="majorBidi"/>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Intuitively, one may be inclined to first mirror missing data so that the unit value calculations are being put on a broader footing.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above. </w:t>
      </w:r>
    </w:p>
    <w:p w:rsidR="004F65E4" w:rsidRPr="00F31509" w:rsidRDefault="004F65E4" w:rsidP="00312896">
      <w:pPr>
        <w:pStyle w:val="Heading4"/>
        <w:rPr>
          <w:rFonts w:asciiTheme="majorBidi" w:hAnsiTheme="majorBidi" w:cstheme="majorBidi"/>
          <w:lang w:val="en-GB"/>
        </w:rPr>
      </w:pPr>
      <w:bookmarkStart w:id="195" w:name="_Toc421025863"/>
      <w:r w:rsidRPr="00F31509">
        <w:rPr>
          <w:rFonts w:asciiTheme="majorBidi" w:hAnsiTheme="majorBidi" w:cstheme="majorBidi"/>
          <w:lang w:val="en-GB"/>
        </w:rPr>
        <w:t>Reliability index and endorsement factors</w:t>
      </w:r>
      <w:bookmarkEnd w:id="195"/>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trades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Example of reliability scores</w:t>
      </w:r>
    </w:p>
    <w:p w:rsidR="004F65E4" w:rsidRPr="00F31509" w:rsidRDefault="00B80079" w:rsidP="60226960">
      <w:pPr>
        <w:widowControl w:val="0"/>
        <w:spacing w:before="100" w:beforeAutospacing="1" w:after="120"/>
        <w:jc w:val="both"/>
        <w:rPr>
          <w:rFonts w:asciiTheme="majorBidi" w:hAnsiTheme="majorBidi" w:cstheme="majorBidi"/>
          <w:color w:val="000000" w:themeColor="text1"/>
          <w:lang w:val="en-GB"/>
        </w:rPr>
      </w:pPr>
      <w:r>
        <w:rPr>
          <w:rFonts w:asciiTheme="majorBidi" w:hAnsiTheme="majorBidi" w:cstheme="majorBidi"/>
          <w:noProof/>
          <w:color w:val="000000" w:themeColor="text1"/>
          <w:lang w:eastAsia="zh-CN"/>
        </w:rPr>
        <w:pict>
          <v:shapetype id="_x0000_t202" coordsize="21600,21600" o:spt="202" path="m,l,21600r21600,l21600,xe">
            <v:stroke joinstyle="miter"/>
            <v:path gradientshapeok="t" o:connecttype="rect"/>
          </v:shapetype>
          <v:shape id="Text Box 36" o:spid="_x0000_s1026" type="#_x0000_t202" style="position:absolute;left:0;text-align:left;margin-left:-2.2pt;margin-top:195.6pt;width:468pt;height:146.7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" o:allowoverlap="f">
            <v:textbox>
              <w:txbxContent>
                <w:p w:rsidR="00C4334D" w:rsidRDefault="00C4334D" w:rsidP="004F65E4">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p>
              </w:txbxContent>
            </v:textbox>
            <w10:wrap type="square"/>
          </v:shape>
        </w:pict>
      </w:r>
      <w:r w:rsidRPr="00B80079">
        <w:rPr>
          <w:rFonts w:asciiTheme="majorBidi" w:hAnsiTheme="majorBidi" w:cstheme="majorBidi"/>
          <w:noProof/>
          <w:lang w:eastAsia="zh-CN"/>
        </w:rPr>
        <w:pict>
          <v:shape id="Text Box 37" o:spid="_x0000_s1027" type="#_x0000_t202" style="position:absolute;left:0;text-align:left;margin-left:-2.2pt;margin-top:182.2pt;width:468pt;height:27.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" stroked="f">
            <v:textbox style="mso-fit-shape-to-text:t" inset="0,0,0,0">
              <w:txbxContent>
                <w:p w:rsidR="00C4334D" w:rsidRPr="00163B18" w:rsidRDefault="00C4334D" w:rsidP="004F65E4">
                  <w:pPr>
                    <w:pStyle w:val="Caption"/>
                    <w:rPr>
                      <w:rFonts w:cs="Times New Roman"/>
                      <w:b/>
                      <w:bCs/>
                      <w:noProof/>
                      <w:sz w:val="32"/>
                      <w:szCs w:val="22"/>
                      <w:lang w:eastAsia="zh-TW"/>
                    </w:rPr>
                  </w:pPr>
                  <w:bookmarkStart w:id="196" w:name="_Toc430847352"/>
                  <w:bookmarkStart w:id="197" w:name="_Toc430847377"/>
                  <w:bookmarkStart w:id="198" w:name="_Toc430871548"/>
                  <w:bookmarkStart w:id="199" w:name="_Toc430872095"/>
                  <w:bookmarkStart w:id="200" w:name="_Toc430872121"/>
                  <w:bookmarkStart w:id="201" w:name="_Toc430872508"/>
                  <w:r w:rsidRPr="00163B18">
                    <w:rPr>
                      <w:sz w:val="22"/>
                      <w:szCs w:val="22"/>
                    </w:rPr>
                    <w:t xml:space="preserve">Figure </w:t>
                  </w:r>
                  <w:r w:rsidR="00B80079" w:rsidRPr="00163B18">
                    <w:rPr>
                      <w:b/>
                      <w:bCs/>
                      <w:sz w:val="22"/>
                      <w:szCs w:val="22"/>
                    </w:rPr>
                    <w:fldChar w:fldCharType="begin"/>
                  </w:r>
                  <w:r w:rsidRPr="00163B18">
                    <w:rPr>
                      <w:sz w:val="22"/>
                      <w:szCs w:val="22"/>
                    </w:rPr>
                    <w:instrText xml:space="preserve"> SEQ Figure \* ARABIC </w:instrText>
                  </w:r>
                  <w:r w:rsidR="00B80079" w:rsidRPr="00163B18">
                    <w:rPr>
                      <w:b/>
                      <w:bCs/>
                      <w:sz w:val="22"/>
                      <w:szCs w:val="22"/>
                    </w:rPr>
                    <w:fldChar w:fldCharType="separate"/>
                  </w:r>
                  <w:r>
                    <w:rPr>
                      <w:noProof/>
                      <w:sz w:val="22"/>
                      <w:szCs w:val="22"/>
                    </w:rPr>
                    <w:t>6</w:t>
                  </w:r>
                  <w:r w:rsidR="00B80079" w:rsidRPr="00163B18">
                    <w:rPr>
                      <w:b/>
                      <w:bCs/>
                      <w:sz w:val="22"/>
                      <w:szCs w:val="22"/>
                    </w:rPr>
                    <w:fldChar w:fldCharType="end"/>
                  </w:r>
                  <w:r w:rsidRPr="00163B18">
                    <w:rPr>
                      <w:sz w:val="22"/>
                      <w:szCs w:val="22"/>
                    </w:rPr>
                    <w:t>: Reliability index calculation</w:t>
                  </w:r>
                  <w:bookmarkEnd w:id="196"/>
                  <w:bookmarkEnd w:id="197"/>
                  <w:bookmarkEnd w:id="198"/>
                  <w:bookmarkEnd w:id="199"/>
                  <w:bookmarkEnd w:id="200"/>
                  <w:bookmarkEnd w:id="201"/>
                </w:p>
              </w:txbxContent>
            </v:textbox>
            <w10:wrap type="square"/>
          </v:shape>
        </w:pict>
      </w:r>
      <w:r w:rsidRPr="00B80079">
        <w:rPr>
          <w:rFonts w:asciiTheme="majorBidi" w:hAnsiTheme="majorBidi" w:cstheme="majorBidi"/>
          <w:noProof/>
          <w:lang w:eastAsia="zh-CN"/>
        </w:rPr>
        <w:pict>
          <v:shape id="_x0000_s1028" type="#_x0000_t202" style="position:absolute;left:0;text-align:left;margin-left:-2.2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Mb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" stroked="f">
            <v:textbox style="mso-fit-shape-to-text:t" inset="0,0,0,0">
              <w:txbxContent>
                <w:p w:rsidR="00C4334D" w:rsidRPr="00163B18" w:rsidRDefault="00C4334D" w:rsidP="004F65E4">
                  <w:pPr>
                    <w:pStyle w:val="Caption"/>
                    <w:rPr>
                      <w:rFonts w:cs="Times New Roman"/>
                      <w:b/>
                      <w:bCs/>
                      <w:noProof/>
                      <w:sz w:val="32"/>
                      <w:szCs w:val="22"/>
                      <w:lang w:eastAsia="zh-TW"/>
                    </w:rPr>
                  </w:pPr>
                  <w:bookmarkStart w:id="202" w:name="_Ref421025223"/>
                  <w:bookmarkStart w:id="203" w:name="_Ref421017883"/>
                  <w:bookmarkStart w:id="204" w:name="_Toc421026214"/>
                  <w:bookmarkStart w:id="205" w:name="_Toc428383857"/>
                  <w:bookmarkStart w:id="206" w:name="_Toc430847353"/>
                  <w:bookmarkStart w:id="207" w:name="_Toc430847378"/>
                  <w:bookmarkStart w:id="208" w:name="_Toc430871549"/>
                  <w:bookmarkStart w:id="209" w:name="_Toc430872096"/>
                  <w:bookmarkStart w:id="210" w:name="_Toc430872122"/>
                  <w:bookmarkStart w:id="211" w:name="_Toc430872509"/>
                  <w:r w:rsidRPr="00163B18">
                    <w:rPr>
                      <w:sz w:val="22"/>
                      <w:szCs w:val="22"/>
                    </w:rPr>
                    <w:t xml:space="preserve">Figure </w:t>
                  </w:r>
                  <w:r w:rsidR="00B80079" w:rsidRPr="00163B18">
                    <w:rPr>
                      <w:b/>
                      <w:bCs/>
                      <w:sz w:val="22"/>
                      <w:szCs w:val="22"/>
                    </w:rPr>
                    <w:fldChar w:fldCharType="begin"/>
                  </w:r>
                  <w:r w:rsidRPr="00163B18">
                    <w:rPr>
                      <w:sz w:val="22"/>
                      <w:szCs w:val="22"/>
                    </w:rPr>
                    <w:instrText xml:space="preserve"> SEQ Figure \* ARABIC </w:instrText>
                  </w:r>
                  <w:r w:rsidR="00B80079" w:rsidRPr="00163B18">
                    <w:rPr>
                      <w:b/>
                      <w:bCs/>
                      <w:sz w:val="22"/>
                      <w:szCs w:val="22"/>
                    </w:rPr>
                    <w:fldChar w:fldCharType="separate"/>
                  </w:r>
                  <w:r>
                    <w:rPr>
                      <w:noProof/>
                      <w:sz w:val="22"/>
                      <w:szCs w:val="22"/>
                    </w:rPr>
                    <w:t>6</w:t>
                  </w:r>
                  <w:r w:rsidR="00B80079" w:rsidRPr="00163B18">
                    <w:rPr>
                      <w:b/>
                      <w:bCs/>
                      <w:sz w:val="22"/>
                      <w:szCs w:val="22"/>
                    </w:rPr>
                    <w:fldChar w:fldCharType="end"/>
                  </w:r>
                  <w:bookmarkEnd w:id="202"/>
                  <w:r w:rsidRPr="00163B18">
                    <w:rPr>
                      <w:sz w:val="22"/>
                      <w:szCs w:val="22"/>
                    </w:rPr>
                    <w:t>: Reliability index calculation</w:t>
                  </w:r>
                  <w:bookmarkEnd w:id="203"/>
                  <w:bookmarkEnd w:id="204"/>
                  <w:bookmarkEnd w:id="205"/>
                  <w:r>
                    <w:rPr>
                      <w:sz w:val="22"/>
                      <w:szCs w:val="22"/>
                    </w:rPr>
                    <w:t xml:space="preserve"> over two iterations</w:t>
                  </w:r>
                  <w:r w:rsidRPr="00163B18">
                    <w:rPr>
                      <w:sz w:val="22"/>
                      <w:szCs w:val="22"/>
                    </w:rPr>
                    <w:t xml:space="preserve">Figure </w:t>
                  </w:r>
                  <w:r w:rsidR="00B80079" w:rsidRPr="00163B18">
                    <w:rPr>
                      <w:b/>
                      <w:bCs/>
                      <w:sz w:val="22"/>
                      <w:szCs w:val="22"/>
                    </w:rPr>
                    <w:fldChar w:fldCharType="begin"/>
                  </w:r>
                  <w:r w:rsidRPr="00163B18">
                    <w:rPr>
                      <w:sz w:val="22"/>
                      <w:szCs w:val="22"/>
                    </w:rPr>
                    <w:instrText xml:space="preserve"> SEQ Figure \* ARABIC </w:instrText>
                  </w:r>
                  <w:r w:rsidR="00B80079" w:rsidRPr="00163B18">
                    <w:rPr>
                      <w:b/>
                      <w:bCs/>
                      <w:sz w:val="22"/>
                      <w:szCs w:val="22"/>
                    </w:rPr>
                    <w:fldChar w:fldCharType="separate"/>
                  </w:r>
                  <w:r>
                    <w:rPr>
                      <w:noProof/>
                      <w:sz w:val="22"/>
                      <w:szCs w:val="22"/>
                    </w:rPr>
                    <w:t>8</w:t>
                  </w:r>
                  <w:r w:rsidR="00B80079" w:rsidRPr="00163B18">
                    <w:rPr>
                      <w:b/>
                      <w:bCs/>
                      <w:sz w:val="22"/>
                      <w:szCs w:val="22"/>
                    </w:rPr>
                    <w:fldChar w:fldCharType="end"/>
                  </w:r>
                  <w:r w:rsidRPr="00163B18">
                    <w:rPr>
                      <w:sz w:val="22"/>
                      <w:szCs w:val="22"/>
                    </w:rPr>
                    <w:t>: Reliability index calculation</w:t>
                  </w:r>
                  <w:bookmarkEnd w:id="206"/>
                  <w:bookmarkEnd w:id="207"/>
                  <w:bookmarkEnd w:id="208"/>
                  <w:bookmarkEnd w:id="209"/>
                  <w:bookmarkEnd w:id="210"/>
                  <w:bookmarkEnd w:id="211"/>
                </w:p>
              </w:txbxContent>
            </v:textbox>
            <w10:wrap type="square"/>
          </v:shape>
        </w:pict>
      </w:r>
      <w:r w:rsidR="004F65E4" w:rsidRPr="00F31509">
        <w:rPr>
          <w:rFonts w:asciiTheme="majorBidi" w:eastAsia="Times New Roman" w:hAnsiTheme="majorBidi" w:cstheme="majorBidi"/>
          <w:color w:val="000000" w:themeColor="text1"/>
          <w:lang w:val="en-GB"/>
        </w:rPr>
        <w:t xml:space="preserve">The reliability index calculations are depicted in </w:t>
      </w:r>
      <w:fldSimple w:instr=" REF _Ref421025223 \h  \* MERGEFORMAT ">
        <w:r w:rsidR="00AA4884" w:rsidRPr="00F31509">
          <w:rPr>
            <w:rFonts w:asciiTheme="majorBidi" w:eastAsia="Times New Roman" w:hAnsiTheme="majorBidi" w:cstheme="majorBidi"/>
            <w:lang w:val="en-GB"/>
          </w:rPr>
          <w:t>Figure 6</w:t>
        </w:r>
      </w:fldSimple>
      <w:r w:rsidR="004F65E4" w:rsidRPr="00F31509">
        <w:rPr>
          <w:rFonts w:asciiTheme="majorBidi" w:eastAsia="Times New Roman" w:hAnsiTheme="majorBidi" w:cstheme="majorBidi"/>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212" w:name="_Toc421025864"/>
      <w:bookmarkStart w:id="213" w:name="_Toc428383837"/>
      <w:bookmarkStart w:id="214" w:name="_Toc428436059"/>
      <w:bookmarkStart w:id="215" w:name="_Toc428436360"/>
      <w:bookmarkStart w:id="216" w:name="_Toc428436486"/>
      <w:r w:rsidRPr="00F31509">
        <w:lastRenderedPageBreak/>
        <w:t>Stocks and Stock Changes</w:t>
      </w:r>
      <w:bookmarkEnd w:id="212"/>
      <w:bookmarkEnd w:id="213"/>
      <w:bookmarkEnd w:id="214"/>
      <w:bookmarkEnd w:id="215"/>
      <w:bookmarkEnd w:id="216"/>
    </w:p>
    <w:p w:rsidR="004F65E4" w:rsidRPr="00F31509" w:rsidRDefault="004F65E4" w:rsidP="00312896">
      <w:pPr>
        <w:pStyle w:val="Heading3"/>
        <w:rPr>
          <w:rFonts w:asciiTheme="majorBidi" w:hAnsiTheme="majorBidi" w:cstheme="majorBidi"/>
          <w:lang w:val="en-GB"/>
        </w:rPr>
      </w:pPr>
      <w:bookmarkStart w:id="217" w:name="_Toc421025865"/>
      <w:r w:rsidRPr="00F31509">
        <w:rPr>
          <w:rFonts w:asciiTheme="majorBidi" w:hAnsiTheme="majorBidi" w:cstheme="majorBidi"/>
          <w:lang w:val="en-GB"/>
        </w:rPr>
        <w:t>Introduction</w:t>
      </w:r>
      <w:bookmarkEnd w:id="21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F31509">
        <w:rPr>
          <w:rFonts w:asciiTheme="majorBidi" w:eastAsia="Times New Roman" w:hAnsiTheme="majorBidi" w:cstheme="majorBidi"/>
          <w:lang w:val="en-GB"/>
        </w:rPr>
        <w:t xml:space="preserve">10-year integrated survey programme, known as AGRIS </w:t>
      </w:r>
      <w:r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00F31509">
        <w:rPr>
          <w:rFonts w:asciiTheme="majorBidi" w:eastAsia="Times New Roman" w:hAnsiTheme="majorBidi" w:cstheme="majorBidi"/>
          <w:color w:val="000000" w:themeColor="text1"/>
          <w:lang w:val="en-GB"/>
        </w:rPr>
        <w:t xml:space="preserve">There is not </w:t>
      </w:r>
      <w:r w:rsidRPr="00F31509">
        <w:rPr>
          <w:rFonts w:asciiTheme="majorBidi" w:eastAsia="Times New Roman" w:hAnsiTheme="majorBidi" w:cstheme="majorBidi"/>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supply-demand balance, estimates for stock changes have been included in the FBS system. In many instances, stock changes function as a balancing item.</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F31509" w:rsidRDefault="004F65E4" w:rsidP="00312896">
      <w:pPr>
        <w:pStyle w:val="Heading3"/>
        <w:rPr>
          <w:rFonts w:asciiTheme="majorBidi" w:hAnsiTheme="majorBidi" w:cstheme="majorBidi"/>
          <w:lang w:val="en-GB"/>
        </w:rPr>
      </w:pPr>
      <w:bookmarkStart w:id="218" w:name="_Toc421025866"/>
      <w:r w:rsidRPr="00F31509">
        <w:rPr>
          <w:rFonts w:asciiTheme="majorBidi" w:hAnsiTheme="majorBidi" w:cstheme="majorBidi"/>
          <w:lang w:val="en-GB"/>
        </w:rPr>
        <w:t>Imputation/Estimation</w:t>
      </w:r>
      <w:bookmarkEnd w:id="21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no information is available about stock changes, a distribution would need to be assumed.  However, even assuming a distribution such as a uniform distribution (shown below in Figure 1) is </w:t>
      </w:r>
      <w:r w:rsidRPr="00F31509">
        <w:rPr>
          <w:rFonts w:asciiTheme="majorBidi" w:hAnsiTheme="majorBidi" w:cstheme="majorBidi"/>
          <w:color w:val="000000" w:themeColor="text1"/>
          <w:szCs w:val="24"/>
          <w:lang w:val="en-GB"/>
        </w:rPr>
        <w:lastRenderedPageBreak/>
        <w:t>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F31509" w:rsidRDefault="00040401" w:rsidP="004F65E4">
      <w:pPr>
        <w:keepNext/>
        <w:jc w:val="both"/>
        <w:rPr>
          <w:rFonts w:asciiTheme="majorBidi" w:hAnsiTheme="majorBidi" w:cstheme="majorBidi"/>
          <w:color w:val="000000" w:themeColor="text1"/>
          <w:lang w:val="en-GB"/>
        </w:rPr>
      </w:pPr>
      <w:bookmarkStart w:id="219" w:name="_Toc420402184"/>
      <w:r w:rsidRPr="00F31509">
        <w:rPr>
          <w:rFonts w:asciiTheme="majorBidi" w:hAnsiTheme="majorBidi" w:cstheme="majorBidi"/>
          <w:noProof/>
          <w:color w:val="000000" w:themeColor="text1"/>
          <w:szCs w:val="24"/>
          <w:lang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20" w:name="_Toc420402584"/>
      <w:bookmarkStart w:id="221" w:name="_Toc421026215"/>
      <w:bookmarkStart w:id="222" w:name="_Toc428383858"/>
      <w:bookmarkStart w:id="223" w:name="_Toc430872510"/>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9</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Bounded uniform distribution with a zero mean</w:t>
      </w:r>
      <w:bookmarkEnd w:id="220"/>
      <w:bookmarkEnd w:id="221"/>
      <w:bookmarkEnd w:id="222"/>
      <w:bookmarkEnd w:id="223"/>
    </w:p>
    <w:bookmarkEnd w:id="219"/>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prior information about the economics and dynamics of storage can be used to derive both an expected value and a distribution. </w:t>
      </w:r>
    </w:p>
    <w:p w:rsidR="004F65E4" w:rsidRPr="00F31509" w:rsidRDefault="004F65E4" w:rsidP="60226960">
      <w:pPr>
        <w:pStyle w:val="ListParagraph"/>
        <w:numPr>
          <w:ilvl w:val="0"/>
          <w:numId w:val="21"/>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Expected value. 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F31509">
        <w:rPr>
          <w:rFonts w:asciiTheme="majorBidi" w:eastAsia="Times New Roman" w:hAnsiTheme="majorBidi" w:cstheme="majorBidi"/>
          <w:i/>
          <w:iCs/>
          <w:color w:val="000000" w:themeColor="text1"/>
        </w:rPr>
        <w:t>a priori</w:t>
      </w:r>
      <w:r w:rsidRPr="00F31509">
        <w:rPr>
          <w:rFonts w:asciiTheme="majorBidi" w:eastAsia="Times New Roman" w:hAnsiTheme="majorBidi" w:cstheme="majorBidi"/>
          <w:color w:val="000000" w:themeColor="text1"/>
        </w:rPr>
        <w:t xml:space="preserve"> expectation, and </w:t>
      </w:r>
      <w:fldSimple w:instr=" REF _Ref420074151 \h  \* MERGEFORMAT ">
        <w:r w:rsidR="000B360D" w:rsidRPr="00F31509">
          <w:rPr>
            <w:rFonts w:asciiTheme="majorBidi" w:eastAsia="Times New Roman" w:hAnsiTheme="majorBidi" w:cstheme="majorBidi"/>
            <w:color w:val="000000" w:themeColor="text1"/>
          </w:rPr>
          <w:t xml:space="preserve">Figure </w:t>
        </w:r>
        <w:r w:rsidR="000B360D" w:rsidRPr="00F31509">
          <w:rPr>
            <w:rFonts w:asciiTheme="majorBidi" w:eastAsia="Times New Roman" w:hAnsiTheme="majorBidi" w:cstheme="majorBidi"/>
            <w:noProof/>
            <w:color w:val="000000" w:themeColor="text1"/>
          </w:rPr>
          <w:t>10</w:t>
        </w:r>
      </w:fldSimple>
      <w:r w:rsidRPr="00F31509">
        <w:rPr>
          <w:rFonts w:asciiTheme="majorBidi" w:eastAsia="Times New Roman" w:hAnsiTheme="majorBidi" w:cstheme="majorBidi"/>
          <w:color w:val="000000" w:themeColor="text1"/>
        </w:rPr>
        <w:t xml:space="preserve"> capture</w:t>
      </w:r>
      <w:r w:rsidR="002C700D" w:rsidRPr="00F31509">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F31509" w:rsidRDefault="004F65E4" w:rsidP="004F65E4">
      <w:pPr>
        <w:pStyle w:val="ListParagraph"/>
        <w:jc w:val="both"/>
        <w:rPr>
          <w:rFonts w:asciiTheme="majorBidi" w:hAnsiTheme="majorBidi" w:cstheme="majorBidi"/>
          <w:color w:val="000000" w:themeColor="text1"/>
          <w:szCs w:val="24"/>
        </w:rPr>
      </w:pPr>
    </w:p>
    <w:p w:rsidR="004F65E4" w:rsidRPr="00F31509" w:rsidRDefault="004F65E4" w:rsidP="00312896">
      <w:pPr>
        <w:pStyle w:val="Heading4"/>
        <w:rPr>
          <w:rFonts w:asciiTheme="majorBidi" w:hAnsiTheme="majorBidi" w:cstheme="majorBidi"/>
          <w:lang w:val="en-GB"/>
        </w:rPr>
      </w:pPr>
      <w:bookmarkStart w:id="224" w:name="_Toc421025867"/>
      <w:r w:rsidRPr="00F31509">
        <w:rPr>
          <w:rStyle w:val="Heading2Char"/>
          <w:rFonts w:asciiTheme="majorBidi" w:eastAsiaTheme="minorHAnsi" w:hAnsiTheme="majorBidi" w:cstheme="majorBidi"/>
          <w:b w:val="0"/>
          <w:bCs/>
          <w:i w:val="0"/>
          <w:iCs w:val="0"/>
          <w:sz w:val="24"/>
          <w:lang w:val="en-GB"/>
        </w:rPr>
        <w:lastRenderedPageBreak/>
        <w:t>Distribution</w:t>
      </w:r>
      <w:bookmarkEnd w:id="224"/>
    </w:p>
    <w:p w:rsidR="004F65E4" w:rsidRPr="00F31509" w:rsidRDefault="004F65E4" w:rsidP="00BD01CF">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AA4884" w:rsidRPr="00F31509">
          <w:rPr>
            <w:rFonts w:asciiTheme="majorBidi" w:eastAsia="Times New Roman" w:hAnsiTheme="majorBidi" w:cstheme="majorBidi"/>
            <w:color w:val="000000" w:themeColor="text1"/>
            <w:lang w:val="en-GB"/>
          </w:rPr>
          <w:t>Figure 10</w:t>
        </w:r>
      </w:fldSimple>
      <w:r w:rsidRPr="00F31509">
        <w:rPr>
          <w:rFonts w:asciiTheme="majorBidi" w:eastAsia="Times New Roman" w:hAnsiTheme="majorBidi" w:cstheme="majorBidi"/>
          <w:color w:val="000000" w:themeColor="text1"/>
          <w:lang w:val="en-GB"/>
        </w:rPr>
        <w:t xml:space="preserve"> as well as </w:t>
      </w:r>
      <w:fldSimple w:instr=" REF _Ref420073984 \h  \* MERGEFORMAT ">
        <w:r w:rsidR="00AA4884" w:rsidRPr="00F31509">
          <w:rPr>
            <w:rFonts w:asciiTheme="majorBidi" w:eastAsia="Times New Roman" w:hAnsiTheme="majorBidi" w:cstheme="majorBidi"/>
            <w:color w:val="000000" w:themeColor="text1"/>
            <w:lang w:val="en-GB"/>
          </w:rPr>
          <w:t>Figure 12</w:t>
        </w:r>
      </w:fldSimple>
      <w:r w:rsidRPr="00F31509">
        <w:rPr>
          <w:rFonts w:asciiTheme="majorBidi" w:eastAsia="Times New Roman" w:hAnsiTheme="majorBidi" w:cstheme="majorBidi"/>
          <w:color w:val="000000" w:themeColor="text1"/>
          <w:lang w:val="en-GB"/>
        </w:rPr>
        <w:t xml:space="preserve"> and </w:t>
      </w:r>
      <w:fldSimple w:instr=" REF _Ref420074075 \h  \* MERGEFORMAT ">
        <w:r w:rsidR="00AA4884" w:rsidRPr="00F31509">
          <w:rPr>
            <w:rFonts w:asciiTheme="majorBidi" w:eastAsia="Times New Roman" w:hAnsiTheme="majorBidi" w:cstheme="majorBidi"/>
            <w:color w:val="000000" w:themeColor="text1"/>
            <w:lang w:val="en-GB"/>
          </w:rPr>
          <w:t>Figure 13</w:t>
        </w:r>
      </w:fldSimple>
      <w:r w:rsidRPr="00F31509">
        <w:rPr>
          <w:rFonts w:asciiTheme="majorBidi" w:eastAsia="Times New Roman" w:hAnsiTheme="majorBidi" w:cstheme="majorBidi"/>
          <w:color w:val="000000" w:themeColor="text1"/>
          <w:lang w:val="en-GB"/>
        </w:rPr>
        <w:t xml:space="preserve">, </w:t>
      </w:r>
      <w:r w:rsidR="00BD01CF" w:rsidRPr="00F31509">
        <w:rPr>
          <w:rFonts w:asciiTheme="majorBidi" w:hAnsiTheme="majorBidi" w:cstheme="majorBidi"/>
          <w:lang w:val="en-GB"/>
        </w:rPr>
        <w:t xml:space="preserve">Shapiro-Wilk </w:t>
      </w:r>
      <w:r w:rsidRPr="00F31509">
        <w:rPr>
          <w:rFonts w:asciiTheme="majorBidi" w:eastAsia="Times New Roman" w:hAnsiTheme="majorBidi" w:cstheme="majorBidi"/>
          <w:color w:val="000000" w:themeColor="text1"/>
          <w:lang w:val="en-GB"/>
        </w:rPr>
        <w:t>metrics highly significant).  Thus, we have already made improvements beyond assuming a uniform distribution for stock changes.</w:t>
      </w:r>
    </w:p>
    <w:p w:rsidR="004F65E4" w:rsidRPr="00F31509" w:rsidRDefault="00040401" w:rsidP="004F65E4">
      <w:pPr>
        <w:keepNext/>
        <w:tabs>
          <w:tab w:val="left" w:pos="2028"/>
        </w:tabs>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25" w:name="_Ref420074151"/>
      <w:bookmarkStart w:id="226" w:name="_Toc420402185"/>
      <w:bookmarkStart w:id="227" w:name="_Toc420402585"/>
      <w:bookmarkStart w:id="228" w:name="_Toc421026216"/>
      <w:bookmarkStart w:id="229" w:name="_Toc428383859"/>
      <w:bookmarkStart w:id="230" w:name="_Toc430872511"/>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10</w:t>
      </w:r>
      <w:r w:rsidR="00B80079" w:rsidRPr="00F31509">
        <w:rPr>
          <w:rFonts w:asciiTheme="majorBidi" w:hAnsiTheme="majorBidi" w:cstheme="majorBidi"/>
          <w:lang w:val="en-GB"/>
        </w:rPr>
        <w:fldChar w:fldCharType="end"/>
      </w:r>
      <w:bookmarkEnd w:id="225"/>
      <w:r w:rsidRPr="00F31509">
        <w:rPr>
          <w:rFonts w:asciiTheme="majorBidi" w:eastAsia="Times New Roman" w:hAnsiTheme="majorBidi" w:cstheme="majorBidi"/>
          <w:color w:val="000000" w:themeColor="text1"/>
          <w:lang w:val="en-GB"/>
        </w:rPr>
        <w:t>: Distribution of year-to-year changes in US wheat stocks</w:t>
      </w:r>
      <w:bookmarkEnd w:id="226"/>
      <w:bookmarkEnd w:id="227"/>
      <w:bookmarkEnd w:id="228"/>
      <w:bookmarkEnd w:id="229"/>
      <w:bookmarkEnd w:id="230"/>
    </w:p>
    <w:p w:rsidR="004F65E4" w:rsidRPr="00F31509" w:rsidRDefault="004F65E4" w:rsidP="00312896">
      <w:pPr>
        <w:pStyle w:val="Heading4"/>
        <w:rPr>
          <w:rFonts w:asciiTheme="majorBidi" w:hAnsiTheme="majorBidi" w:cstheme="majorBidi"/>
          <w:lang w:val="en-GB"/>
        </w:rPr>
      </w:pPr>
      <w:bookmarkStart w:id="231" w:name="_Toc421025868"/>
      <w:r w:rsidRPr="00F31509">
        <w:rPr>
          <w:rFonts w:asciiTheme="majorBidi" w:hAnsiTheme="majorBidi" w:cstheme="majorBidi"/>
          <w:lang w:val="en-GB"/>
        </w:rPr>
        <w:t>Estimating stock changes in t</w:t>
      </w:r>
      <w:bookmarkEnd w:id="231"/>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4F65E4" w:rsidRPr="00F31509" w:rsidRDefault="004F65E4"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F31509">
        <w:rPr>
          <w:rStyle w:val="FootnoteReference"/>
          <w:rFonts w:asciiTheme="majorBidi" w:hAnsiTheme="majorBidi" w:cstheme="majorBidi"/>
          <w:color w:val="000000" w:themeColor="text1"/>
          <w:szCs w:val="24"/>
          <w:lang w:val="en-GB"/>
        </w:rPr>
        <w:footnoteReference w:id="41"/>
      </w:r>
      <w:r w:rsidRPr="00F31509">
        <w:rPr>
          <w:rFonts w:asciiTheme="majorBidi" w:hAnsiTheme="majorBidi" w:cstheme="majorBidi"/>
          <w:color w:val="000000" w:themeColor="text1"/>
          <w:szCs w:val="24"/>
          <w:lang w:val="en-GB"/>
        </w:rPr>
        <w:t>.</w:t>
      </w:r>
    </w:p>
    <w:p w:rsidR="004F65E4" w:rsidRPr="00F31509" w:rsidRDefault="004F65E4" w:rsidP="004F65E4">
      <w:pPr>
        <w:widowControl w:val="0"/>
        <w:jc w:val="both"/>
        <w:rPr>
          <w:rFonts w:asciiTheme="majorBidi" w:hAnsiTheme="majorBidi" w:cstheme="majorBidi"/>
          <w:color w:val="000000" w:themeColor="text1"/>
          <w:szCs w:val="24"/>
          <w:lang w:val="en-GB"/>
        </w:rPr>
      </w:pPr>
      <w:bookmarkStart w:id="232" w:name="_Toc420402186"/>
      <w:bookmarkStart w:id="233" w:name="_Toc420402586"/>
      <w:bookmarkEnd w:id="232"/>
      <w:bookmarkEnd w:id="233"/>
      <w:r w:rsidRPr="00F31509">
        <w:rPr>
          <w:rFonts w:asciiTheme="majorBidi" w:hAnsiTheme="majorBidi" w:cstheme="majorBidi"/>
          <w:color w:val="000000" w:themeColor="text1"/>
          <w:szCs w:val="24"/>
          <w:lang w:val="en-GB"/>
        </w:rPr>
        <w:t xml:space="preserve">Conversely, if a country accumulates stocks for many years in a row, the cumulative amount of stocks would become so high that storage capacity dwindles, losses loom, and the costs of holding stocks </w:t>
      </w:r>
      <w:r w:rsidRPr="00F31509">
        <w:rPr>
          <w:rFonts w:asciiTheme="majorBidi" w:hAnsiTheme="majorBidi" w:cstheme="majorBidi"/>
          <w:color w:val="000000" w:themeColor="text1"/>
          <w:szCs w:val="24"/>
          <w:lang w:val="en-GB"/>
        </w:rPr>
        <w:lastRenderedPageBreak/>
        <w:t>become prohibitively high.</w:t>
      </w:r>
      <w:r w:rsidRPr="00F31509">
        <w:rPr>
          <w:rFonts w:asciiTheme="majorBidi" w:hAnsiTheme="majorBidi" w:cstheme="majorBidi"/>
          <w:noProof/>
          <w:color w:val="000000" w:themeColor="text1"/>
          <w:szCs w:val="24"/>
          <w:lang w:val="en-GB"/>
        </w:rPr>
        <w:t xml:space="preserve"> </w:t>
      </w:r>
      <w:r w:rsidRPr="00F31509">
        <w:rPr>
          <w:rFonts w:asciiTheme="majorBidi" w:hAnsiTheme="majorBidi" w:cstheme="majorBidi"/>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F31509">
        <w:rPr>
          <w:rFonts w:asciiTheme="majorBidi" w:hAnsiTheme="majorBidi" w:cstheme="majorBidi"/>
          <w:noProof/>
          <w:color w:val="000000" w:themeColor="text1"/>
          <w:szCs w:val="24"/>
          <w:lang w:val="en-GB"/>
        </w:rPr>
        <w:t xml:space="preserve"> </w:t>
      </w:r>
    </w:p>
    <w:p w:rsidR="004F65E4" w:rsidRPr="00F31509" w:rsidRDefault="00AA4884" w:rsidP="004F65E4">
      <w:pPr>
        <w:pStyle w:val="Caption"/>
        <w:widowControl w:val="0"/>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Thus, we need to construct a model for stock changes that is informed by our knowledge of historical changes.  One such model would be</w:t>
      </w:r>
    </w:p>
    <w:p w:rsidR="004F65E4" w:rsidRPr="00F31509" w:rsidRDefault="00B80079"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=β</m:t>
        </m:r>
        <m:d>
          <m:dPr>
            <m:ctrlPr>
              <w:rPr>
                <w:rFonts w:ascii="Cambria Math" w:hAnsi="Cambria Math" w:cstheme="majorBidi"/>
                <w:color w:val="000000" w:themeColor="text1"/>
                <w:lang w:val="en-GB"/>
              </w:rPr>
            </m:ctrlPr>
          </m:dPr>
          <m:e>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e>
        </m:d>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ε</m:t>
            </m:r>
          </m:e>
          <m:sub>
            <m:r>
              <m:rPr>
                <m:sty m:val="bi"/>
              </m:rPr>
              <w:rPr>
                <w:rFonts w:ascii="Cambria Math" w:hAnsi="Cambria Math" w:cstheme="majorBidi"/>
                <w:color w:val="000000" w:themeColor="text1"/>
                <w:lang w:val="en-GB"/>
              </w:rPr>
              <m:t>t</m:t>
            </m:r>
          </m:sub>
        </m:sSub>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9</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AA4884" w:rsidP="004F65E4">
      <w:pPr>
        <w:pStyle w:val="Caption"/>
        <w:jc w:val="both"/>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F31509" w:rsidRDefault="00B80079" w:rsidP="004F65E4">
      <w:pPr>
        <w:pStyle w:val="Caption"/>
        <w:tabs>
          <w:tab w:val="left" w:pos="1260"/>
          <w:tab w:val="center" w:pos="4680"/>
        </w:tabs>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∼N</m:t>
        </m:r>
        <m:d>
          <m:dPr>
            <m:ctrlPr>
              <w:rPr>
                <w:rFonts w:ascii="Cambria Math" w:hAnsi="Cambria Math" w:cstheme="majorBidi"/>
                <w:color w:val="000000" w:themeColor="text1"/>
                <w:lang w:val="en-GB"/>
              </w:rPr>
            </m:ctrlPr>
          </m:dPr>
          <m:e>
            <m:r>
              <m:rPr>
                <m:sty m:val="bi"/>
              </m:rPr>
              <w:rPr>
                <w:rFonts w:ascii="Cambria Math" w:hAnsi="Cambria Math" w:cstheme="majorBidi"/>
                <w:color w:val="000000" w:themeColor="text1"/>
                <w:lang w:val="en-GB"/>
              </w:rPr>
              <m:t>β</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r>
              <m:rPr>
                <m:sty m:val="bi"/>
              </m:rPr>
              <w:rPr>
                <w:rFonts w:ascii="Cambria Math" w:hAnsi="Cambria Math" w:cstheme="majorBidi"/>
                <w:color w:val="000000" w:themeColor="text1"/>
                <w:lang w:val="en-GB"/>
              </w:rPr>
              <m:t>,</m:t>
            </m:r>
            <m:sSup>
              <m:sSupPr>
                <m:ctrlPr>
                  <w:rPr>
                    <w:rFonts w:ascii="Cambria Math" w:hAnsi="Cambria Math" w:cstheme="majorBidi"/>
                    <w:color w:val="000000" w:themeColor="text1"/>
                    <w:lang w:val="en-GB"/>
                  </w:rPr>
                </m:ctrlPr>
              </m:sSupPr>
              <m:e>
                <m:r>
                  <m:rPr>
                    <m:sty m:val="bi"/>
                  </m:rPr>
                  <w:rPr>
                    <w:rFonts w:ascii="Cambria Math" w:hAnsi="Cambria Math" w:cstheme="majorBidi"/>
                    <w:color w:val="000000" w:themeColor="text1"/>
                    <w:lang w:val="en-GB"/>
                  </w:rPr>
                  <m:t>σ</m:t>
                </m:r>
              </m:e>
              <m:sup>
                <m:r>
                  <m:rPr>
                    <m:sty m:val="bi"/>
                  </m:rPr>
                  <w:rPr>
                    <w:rFonts w:ascii="Cambria Math" w:hAnsi="Cambria Math" w:cstheme="majorBidi"/>
                    <w:color w:val="000000" w:themeColor="text1"/>
                    <w:lang w:val="en-GB"/>
                  </w:rPr>
                  <m:t>2</m:t>
                </m:r>
              </m:sup>
            </m:sSup>
          </m:e>
        </m:d>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10</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Returning to US cereals data, we can examine if our hypothesis holds true.  </w:t>
      </w:r>
      <w:fldSimple w:instr=" REF _Ref420074401 \h  \* MERGEFORMAT ">
        <w:r w:rsidR="00AA4884" w:rsidRPr="00F31509">
          <w:rPr>
            <w:rFonts w:asciiTheme="majorBidi" w:eastAsia="Times New Roman" w:hAnsiTheme="majorBidi" w:cstheme="majorBidi"/>
            <w:color w:val="000000" w:themeColor="text1"/>
            <w:lang w:val="en-GB"/>
          </w:rPr>
          <w:t>Figure 11</w:t>
        </w:r>
      </w:fldSimple>
      <w:r w:rsidRPr="00F31509">
        <w:rPr>
          <w:rFonts w:asciiTheme="majorBidi" w:eastAsia="Times New Roman" w:hAnsiTheme="majorBidi" w:cstheme="majorBidi"/>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us to infer a distribution for the stock change 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F31509" w:rsidRDefault="004F65E4" w:rsidP="004F65E4">
      <w:pPr>
        <w:jc w:val="both"/>
        <w:rPr>
          <w:rFonts w:asciiTheme="majorBidi" w:hAnsiTheme="majorBidi" w:cstheme="majorBidi"/>
          <w:b/>
          <w:bCs/>
          <w:color w:val="000000" w:themeColor="text1"/>
          <w:lang w:val="en-GB"/>
        </w:rPr>
      </w:pPr>
    </w:p>
    <w:p w:rsidR="004F65E4" w:rsidRPr="00F31509" w:rsidRDefault="00040401" w:rsidP="004F65E4">
      <w:pPr>
        <w:keepNext/>
        <w:ind w:left="360"/>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34" w:name="_Ref420074401"/>
      <w:bookmarkStart w:id="235" w:name="_Toc420402188"/>
      <w:bookmarkStart w:id="236" w:name="_Toc420402588"/>
      <w:bookmarkStart w:id="237" w:name="_Toc421026219"/>
      <w:bookmarkStart w:id="238" w:name="_Toc428383860"/>
      <w:bookmarkStart w:id="239" w:name="_Toc430872512"/>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11</w:t>
      </w:r>
      <w:r w:rsidR="00B80079" w:rsidRPr="00F31509">
        <w:rPr>
          <w:rFonts w:asciiTheme="majorBidi" w:hAnsiTheme="majorBidi" w:cstheme="majorBidi"/>
          <w:lang w:val="en-GB"/>
        </w:rPr>
        <w:fldChar w:fldCharType="end"/>
      </w:r>
      <w:bookmarkEnd w:id="234"/>
      <w:r w:rsidRPr="00F31509">
        <w:rPr>
          <w:rFonts w:asciiTheme="majorBidi" w:eastAsia="Times New Roman" w:hAnsiTheme="majorBidi" w:cstheme="majorBidi"/>
          <w:color w:val="000000" w:themeColor="text1"/>
          <w:lang w:val="en-GB"/>
        </w:rPr>
        <w:t>: Stock changes in t in relation to cumulative past stock changes</w:t>
      </w:r>
      <w:bookmarkEnd w:id="235"/>
      <w:bookmarkEnd w:id="236"/>
      <w:bookmarkEnd w:id="237"/>
      <w:bookmarkEnd w:id="238"/>
      <w:bookmarkEnd w:id="23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4F65E4">
      <w:pPr>
        <w:keepNext/>
        <w:ind w:left="360"/>
        <w:rPr>
          <w:rFonts w:asciiTheme="majorBidi" w:hAnsiTheme="majorBidi" w:cstheme="majorBidi"/>
          <w:b/>
          <w:color w:val="000000" w:themeColor="text1"/>
          <w:szCs w:val="24"/>
          <w:lang w:val="en-GB"/>
        </w:rPr>
      </w:pPr>
      <w:r w:rsidRPr="00F31509">
        <w:rPr>
          <w:rFonts w:asciiTheme="majorBidi" w:hAnsiTheme="majorBidi" w:cstheme="majorBidi"/>
          <w:b/>
          <w:color w:val="000000" w:themeColor="text1"/>
          <w:szCs w:val="24"/>
          <w:lang w:val="en-GB"/>
        </w:rPr>
        <w:lastRenderedPageBreak/>
        <w:t>Testing for normality in the distribution of stock changes</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40" w:name="_Ref420073984"/>
      <w:bookmarkStart w:id="241" w:name="_Toc420402189"/>
      <w:bookmarkStart w:id="242" w:name="_Toc420402589"/>
      <w:bookmarkStart w:id="243" w:name="_Toc421026220"/>
      <w:bookmarkStart w:id="244" w:name="_Toc428383861"/>
      <w:bookmarkStart w:id="245" w:name="_Toc430872513"/>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B80079" w:rsidRPr="00F31509">
        <w:rPr>
          <w:rFonts w:asciiTheme="majorBidi" w:hAnsiTheme="majorBidi" w:cstheme="majorBidi"/>
          <w:lang w:val="en-GB"/>
        </w:rPr>
        <w:fldChar w:fldCharType="end"/>
      </w:r>
      <w:bookmarkEnd w:id="240"/>
      <w:r w:rsidRPr="00F31509">
        <w:rPr>
          <w:rFonts w:asciiTheme="majorBidi" w:eastAsia="Times New Roman" w:hAnsiTheme="majorBidi" w:cstheme="majorBidi"/>
          <w:color w:val="000000" w:themeColor="text1"/>
          <w:lang w:val="en-GB"/>
        </w:rPr>
        <w:t>: Testing for normality, wheat stocks</w:t>
      </w:r>
      <w:bookmarkEnd w:id="241"/>
      <w:bookmarkEnd w:id="242"/>
      <w:bookmarkEnd w:id="243"/>
      <w:bookmarkEnd w:id="244"/>
      <w:bookmarkEnd w:id="245"/>
    </w:p>
    <w:p w:rsidR="004F65E4" w:rsidRPr="00F31509" w:rsidRDefault="004F65E4" w:rsidP="004F65E4">
      <w:pPr>
        <w:keepNext/>
        <w:jc w:val="both"/>
        <w:rPr>
          <w:rFonts w:asciiTheme="majorBidi" w:hAnsiTheme="majorBidi" w:cstheme="majorBidi"/>
          <w:color w:val="000000" w:themeColor="text1"/>
          <w:szCs w:val="24"/>
          <w:lang w:val="en-GB"/>
        </w:rPr>
      </w:pPr>
    </w:p>
    <w:p w:rsidR="004F65E4" w:rsidRPr="00F31509" w:rsidRDefault="00040401" w:rsidP="004F65E4">
      <w:pPr>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46" w:name="_Ref420074075"/>
      <w:bookmarkStart w:id="247" w:name="_Toc420402190"/>
      <w:bookmarkStart w:id="248" w:name="_Toc420402590"/>
      <w:bookmarkStart w:id="249" w:name="_Toc421026221"/>
      <w:bookmarkStart w:id="250" w:name="_Toc428383862"/>
      <w:bookmarkStart w:id="251" w:name="_Toc430872514"/>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B80079" w:rsidRPr="00F31509">
        <w:rPr>
          <w:rFonts w:asciiTheme="majorBidi" w:hAnsiTheme="majorBidi" w:cstheme="majorBidi"/>
          <w:lang w:val="en-GB"/>
        </w:rPr>
        <w:fldChar w:fldCharType="end"/>
      </w:r>
      <w:bookmarkEnd w:id="246"/>
      <w:r w:rsidRPr="00F31509">
        <w:rPr>
          <w:rFonts w:asciiTheme="majorBidi" w:eastAsia="Times New Roman" w:hAnsiTheme="majorBidi" w:cstheme="majorBidi"/>
          <w:color w:val="000000" w:themeColor="text1"/>
          <w:lang w:val="en-GB"/>
        </w:rPr>
        <w:t>: Testing for normality, maize stocks</w:t>
      </w:r>
      <w:bookmarkEnd w:id="247"/>
      <w:bookmarkEnd w:id="248"/>
      <w:bookmarkEnd w:id="249"/>
      <w:bookmarkEnd w:id="250"/>
      <w:bookmarkEnd w:id="251"/>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252" w:name="_Toc421025869"/>
      <w:bookmarkStart w:id="253" w:name="_Toc428383838"/>
      <w:bookmarkStart w:id="254" w:name="_Toc428436060"/>
      <w:bookmarkStart w:id="255" w:name="_Toc428436361"/>
      <w:bookmarkStart w:id="256" w:name="_Toc428436487"/>
      <w:r w:rsidRPr="00F31509">
        <w:lastRenderedPageBreak/>
        <w:t>Feed use</w:t>
      </w:r>
      <w:bookmarkEnd w:id="252"/>
      <w:bookmarkEnd w:id="253"/>
      <w:bookmarkEnd w:id="254"/>
      <w:bookmarkEnd w:id="255"/>
      <w:bookmarkEnd w:id="256"/>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There are 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feeds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i.e. requiring less CC feeds to produce a given amount of livestock products. The dynamics of these changes should be reflected in an FBS imputation system.</w:t>
      </w:r>
    </w:p>
    <w:p w:rsidR="004F65E4" w:rsidRPr="00F31509" w:rsidRDefault="004F65E4" w:rsidP="00C4334D">
      <w:pPr>
        <w:pStyle w:val="Heading2"/>
      </w:pPr>
      <w:bookmarkStart w:id="257" w:name="_Toc421025870"/>
      <w:bookmarkStart w:id="258" w:name="_Toc428383839"/>
      <w:bookmarkStart w:id="259" w:name="_Toc428436061"/>
      <w:bookmarkStart w:id="260" w:name="_Toc428436362"/>
      <w:bookmarkStart w:id="261" w:name="_Toc428436488"/>
      <w:r w:rsidRPr="00F31509">
        <w:t xml:space="preserve">A brief review of the </w:t>
      </w:r>
      <w:r w:rsidR="00312896" w:rsidRPr="00F31509">
        <w:t>previous</w:t>
      </w:r>
      <w:r w:rsidRPr="00F31509">
        <w:t xml:space="preserve"> methodology</w:t>
      </w:r>
      <w:bookmarkEnd w:id="257"/>
      <w:bookmarkEnd w:id="258"/>
      <w:bookmarkEnd w:id="259"/>
      <w:bookmarkEnd w:id="260"/>
      <w:bookmarkEnd w:id="261"/>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1C04E0" w:rsidRPr="00F31509">
        <w:rPr>
          <w:rFonts w:asciiTheme="majorBidi" w:eastAsia="Times New Roman" w:hAnsiTheme="majorBidi" w:cstheme="majorBidi"/>
          <w:color w:val="000000" w:themeColor="text1"/>
          <w:lang w:val="en-GB"/>
        </w:rPr>
        <w:t>;</w:t>
      </w:r>
    </w:p>
    <w:p w:rsidR="004F65E4" w:rsidRPr="00F31509" w:rsidRDefault="00B80079"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e>
        </m:d>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11</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F31509" w:rsidRDefault="004F65E4" w:rsidP="00312896">
      <w:pPr>
        <w:pStyle w:val="Heading3"/>
        <w:rPr>
          <w:rFonts w:asciiTheme="majorBidi" w:hAnsiTheme="majorBidi" w:cstheme="majorBidi"/>
          <w:lang w:val="en-GB"/>
        </w:rPr>
      </w:pPr>
      <w:bookmarkStart w:id="262" w:name="_Toc421025871"/>
      <w:r w:rsidRPr="00F31509">
        <w:rPr>
          <w:rFonts w:asciiTheme="majorBidi" w:hAnsiTheme="majorBidi" w:cstheme="majorBidi"/>
          <w:lang w:val="en-GB"/>
        </w:rPr>
        <w:t>The new feed use estimation procedure</w:t>
      </w:r>
      <w:bookmarkEnd w:id="262"/>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feed use estimation process can be divided into three steps or stages. To begin, a stepwise and demand-oriented approach to determining CC feed use is implemented. Total feed requirements R</w:t>
      </w:r>
      <w:r w:rsidRPr="00F31509">
        <w:rPr>
          <w:rFonts w:asciiTheme="majorBidi" w:hAnsiTheme="majorBidi" w:cstheme="majorBidi"/>
          <w:color w:val="000000" w:themeColor="text1"/>
          <w:vertAlign w:val="subscript"/>
          <w:lang w:val="en-GB"/>
        </w:rPr>
        <w:t>i,t</w:t>
      </w:r>
      <w:r w:rsidRPr="00F31509">
        <w:rPr>
          <w:rFonts w:asciiTheme="majorBidi" w:hAnsiTheme="majorBidi" w:cstheme="majorBidi"/>
          <w:color w:val="000000" w:themeColor="text1"/>
          <w:lang w:val="en-GB"/>
        </w:rPr>
        <w:t xml:space="preserve"> in a given country i and year t are calculated as a function of the herd size N and the species, country and time specific requirement index, r</w:t>
      </w:r>
      <w:r w:rsidRPr="00F31509">
        <w:rPr>
          <w:rFonts w:asciiTheme="majorBidi" w:hAnsiTheme="majorBidi" w:cstheme="majorBidi"/>
          <w:color w:val="000000" w:themeColor="text1"/>
          <w:vertAlign w:val="subscript"/>
          <w:lang w:val="en-GB"/>
        </w:rPr>
        <w:t>s,i,t</w:t>
      </w:r>
      <w:r w:rsidR="0064744A" w:rsidRPr="00F31509">
        <w:rPr>
          <w:rFonts w:asciiTheme="majorBidi" w:hAnsiTheme="majorBidi" w:cstheme="majorBidi"/>
          <w:color w:val="000000" w:themeColor="text1"/>
          <w:lang w:val="en-GB"/>
        </w:rPr>
        <w:t xml:space="preserve"> (where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Determining total feed requirements R</w:t>
      </w:r>
      <w:r w:rsidRPr="00F31509">
        <w:rPr>
          <w:rFonts w:asciiTheme="majorBidi" w:eastAsia="Arial" w:hAnsiTheme="majorBidi" w:cstheme="majorBidi"/>
          <w:vertAlign w:val="subscript"/>
          <w:lang w:val="en-GB"/>
        </w:rPr>
        <w:t>i</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F31509">
        <w:rPr>
          <w:rStyle w:val="FootnoteReference"/>
          <w:rFonts w:asciiTheme="majorBidi" w:hAnsiTheme="majorBidi" w:cstheme="majorBidi"/>
          <w:color w:val="000000" w:themeColor="text1"/>
          <w:lang w:val="en-GB"/>
        </w:rPr>
        <w:footnoteReference w:id="42"/>
      </w:r>
      <w:r w:rsidRPr="00F31509">
        <w:rPr>
          <w:rFonts w:asciiTheme="majorBidi" w:hAnsiTheme="majorBidi" w:cstheme="majorBidi"/>
          <w:color w:val="000000" w:themeColor="text1"/>
          <w:lang w:val="en-GB"/>
        </w:rPr>
        <w:t xml:space="preserve">) that is characteristic of a given feeding system.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B80079"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B80079" w:rsidRPr="00B8007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B80079"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where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B80079"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B80079" w:rsidRPr="00B8007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B80079"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and S is the total number of all commodities.  </w:t>
      </w:r>
      <w:r w:rsidR="004F65E4" w:rsidRPr="00F31509">
        <w:rPr>
          <w:rFonts w:asciiTheme="majorBidi" w:hAnsiTheme="majorBidi" w:cstheme="majorBidi"/>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with an intensification factor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 follows:</w:t>
      </w:r>
    </w:p>
    <w:p w:rsidR="004F65E4" w:rsidRPr="00F31509" w:rsidRDefault="00B80079"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CC</m:t>
            </m:r>
          </m:e>
          <m:sub>
            <m:r>
              <m:rPr>
                <m:sty m:val="bi"/>
              </m:rPr>
              <w:rPr>
                <w:rFonts w:ascii="Cambria Math" w:hAnsi="Cambria Math" w:cstheme="majorBidi"/>
                <w:color w:val="000000" w:themeColor="text1"/>
                <w:lang w:val="en-GB"/>
              </w:rPr>
              <m:t>Feed</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14</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intensity factors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vary across feeding systems and animal species A</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sidRPr="00F31509">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feeding baskets in countries, and have been extrapolated to capture the most recent situations.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seem only marginally above zero.</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Determining the requirements of fed/farmed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w:t>
      </w:r>
      <w:r w:rsidRPr="00F31509">
        <w:rPr>
          <w:rFonts w:asciiTheme="majorBidi" w:hAnsiTheme="majorBidi" w:cstheme="majorBidi"/>
          <w:color w:val="000000" w:themeColor="text1"/>
          <w:lang w:val="en-GB"/>
        </w:rPr>
        <w:lastRenderedPageBreak/>
        <w:t xml:space="preserve">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F31509" w:rsidRDefault="004F65E4" w:rsidP="00312896">
      <w:pPr>
        <w:pStyle w:val="Heading3"/>
        <w:rPr>
          <w:rFonts w:asciiTheme="majorBidi" w:hAnsiTheme="majorBidi" w:cstheme="majorBidi"/>
          <w:lang w:val="en-GB"/>
        </w:rPr>
      </w:pPr>
      <w:bookmarkStart w:id="263" w:name="_Toc421025872"/>
      <w:r w:rsidRPr="00F31509">
        <w:rPr>
          <w:rFonts w:asciiTheme="majorBidi" w:hAnsiTheme="majorBidi" w:cstheme="majorBidi"/>
          <w:lang w:val="en-GB"/>
        </w:rPr>
        <w:t>Determining use of individual feedstuffs</w:t>
      </w:r>
      <w:bookmarkEnd w:id="263"/>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F31509">
        <w:rPr>
          <w:rStyle w:val="FootnoteReference"/>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w:t>
      </w:r>
      <w:r w:rsidRPr="00F31509">
        <w:rPr>
          <w:rFonts w:asciiTheme="majorBidi" w:eastAsia="Times New Roman" w:hAnsiTheme="majorBidi" w:cstheme="majorBidi"/>
          <w:color w:val="000000" w:themeColor="text1"/>
          <w:lang w:val="en-GB"/>
        </w:rPr>
        <w:lastRenderedPageBreak/>
        <w:t xml:space="preserve">as all brans not used for human consumption (not as breakfast cereals). </w:t>
      </w:r>
      <w:r w:rsidRPr="00F31509">
        <w:rPr>
          <w:rFonts w:asciiTheme="majorBidi" w:eastAsia="Times New Roman" w:hAnsiTheme="majorBidi" w:cstheme="majorBidi"/>
          <w:lang w:val="en-GB"/>
        </w:rPr>
        <w:t xml:space="preserve">Also by-products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biofuel production, most notably dried distillers grains (DDGS) are assumed to be exclusively fed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 </w:t>
      </w:r>
    </w:p>
    <w:p w:rsidR="004F65E4" w:rsidRPr="00F31509" w:rsidRDefault="004F65E4"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 tubers, pulses etc. = CC</w:t>
      </w:r>
      <w:r w:rsidRPr="00F31509">
        <w:rPr>
          <w:rFonts w:asciiTheme="majorBidi" w:hAnsiTheme="majorBidi" w:cstheme="majorBidi"/>
          <w:color w:val="000000" w:themeColor="text1"/>
          <w:vertAlign w:val="subscript"/>
          <w:lang w:val="en-GB"/>
        </w:rPr>
        <w:t xml:space="preserve">F </w:t>
      </w:r>
      <w:r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 etc.) from inside and outside the FBSs, are allocated as a simple proportion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requirements are expressed in energy and protein units, two factors, one for the proportion of energy availability and one for that of protein are constructed: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         (Equation </w:t>
      </w:r>
      <w:r w:rsidR="00B80079"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B80079" w:rsidRPr="00B8007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15</w:t>
      </w:r>
      <w:r w:rsidR="00B80079"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case of (i),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F31509">
        <w:rPr>
          <w:rFonts w:asciiTheme="majorBidi" w:hAnsiTheme="majorBidi" w:cstheme="majorBidi"/>
          <w:color w:val="000000" w:themeColor="text1"/>
          <w:lang w:val="en-GB"/>
        </w:rPr>
        <w:t xml:space="preserve">           (Equation </w:t>
      </w:r>
      <w:r w:rsidR="00B80079" w:rsidRPr="00F31509">
        <w:rPr>
          <w:rFonts w:asciiTheme="majorBidi" w:hAnsiTheme="majorBidi" w:cstheme="majorBidi"/>
          <w:b/>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B80079"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16</w:t>
      </w:r>
      <w:r w:rsidR="00B80079" w:rsidRPr="00F31509">
        <w:rPr>
          <w:rFonts w:asciiTheme="majorBidi" w:hAnsiTheme="majorBidi" w:cstheme="majorBidi"/>
          <w:b/>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64" w:name="_Toc421025873"/>
      <w:r w:rsidRPr="00F31509">
        <w:rPr>
          <w:rFonts w:asciiTheme="majorBidi" w:hAnsiTheme="majorBidi" w:cstheme="majorBidi"/>
          <w:lang w:val="en-GB"/>
        </w:rPr>
        <w:lastRenderedPageBreak/>
        <w:t>Results and consistency checks</w:t>
      </w:r>
      <w:bookmarkEnd w:id="264"/>
    </w:p>
    <w:p w:rsidR="004F65E4" w:rsidRPr="00F31509" w:rsidRDefault="00B80079" w:rsidP="004F65E4">
      <w:pPr>
        <w:tabs>
          <w:tab w:val="left" w:pos="851"/>
          <w:tab w:val="left" w:pos="3816"/>
        </w:tabs>
        <w:jc w:val="both"/>
        <w:rPr>
          <w:rFonts w:asciiTheme="majorBidi" w:hAnsiTheme="majorBidi" w:cstheme="majorBidi"/>
          <w:bCs/>
          <w:color w:val="000000" w:themeColor="text1"/>
          <w:lang w:val="en-GB"/>
        </w:rPr>
      </w:pPr>
      <w:fldSimple w:instr=" REF _Ref420081626 \h  \* MERGEFORMAT ">
        <w:r w:rsidR="00AA4884"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noProof/>
            <w:color w:val="000000" w:themeColor="text1"/>
            <w:lang w:val="en-GB"/>
          </w:rPr>
          <w:t>12</w:t>
        </w:r>
      </w:fldSimple>
      <w:r w:rsidR="004F65E4" w:rsidRPr="00F31509">
        <w:rPr>
          <w:rFonts w:asciiTheme="majorBidi" w:hAnsiTheme="majorBidi" w:cstheme="majorBidi"/>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F31509" w:rsidRDefault="004F65E4" w:rsidP="004F65E4">
      <w:pPr>
        <w:tabs>
          <w:tab w:val="left" w:pos="851"/>
          <w:tab w:val="left" w:pos="3816"/>
        </w:tabs>
        <w:jc w:val="both"/>
        <w:rPr>
          <w:rFonts w:asciiTheme="majorBidi" w:hAnsiTheme="majorBidi" w:cstheme="majorBidi"/>
          <w:bCs/>
          <w:color w:val="000000" w:themeColor="text1"/>
          <w:lang w:val="en-GB"/>
        </w:rPr>
      </w:pPr>
    </w:p>
    <w:p w:rsidR="004F65E4" w:rsidRPr="00F31509" w:rsidRDefault="00B80079" w:rsidP="004F65E4">
      <w:pPr>
        <w:tabs>
          <w:tab w:val="left" w:pos="851"/>
          <w:tab w:val="left" w:pos="3816"/>
        </w:tabs>
        <w:jc w:val="both"/>
        <w:rPr>
          <w:rFonts w:asciiTheme="majorBidi" w:hAnsiTheme="majorBidi" w:cstheme="majorBidi"/>
          <w:b/>
          <w:bCs/>
          <w:color w:val="000000" w:themeColor="text1"/>
          <w:lang w:val="en-GB"/>
        </w:rPr>
      </w:pPr>
      <w:r w:rsidRPr="00B80079">
        <w:rPr>
          <w:rFonts w:asciiTheme="majorBidi" w:hAnsiTheme="majorBidi" w:cstheme="majorBidi"/>
          <w:noProof/>
          <w:color w:val="000000" w:themeColor="text1"/>
          <w:lang w:eastAsia="zh-CN"/>
        </w:rPr>
        <w:pict>
          <v:shape id="Text Box 22" o:spid="_x0000_s1029" type="#_x0000_t202" style="position:absolute;left:0;text-align:left;margin-left:3.5pt;margin-top:271.4pt;width:453.6pt;height:28.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C30SZJEAgAA&#10;kAQAAA4AAAAAAAAAAAAAAAAALgIAAGRycy9lMm9Eb2MueG1sUEsBAi0AFAAGAAgAAAAhANuEuh3f&#10;AAAACQEAAA8AAAAAAAAAAAAAAAAAngQAAGRycy9kb3ducmV2LnhtbFBLBQYAAAAABAAEAPMAAACq&#10;BQAAAAA=&#10;" stroked="f">
            <v:path arrowok="t"/>
            <v:textbox style="mso-fit-shape-to-text:t" inset="0,0,0,0">
              <w:txbxContent>
                <w:p w:rsidR="00C4334D" w:rsidRPr="00ED69FB" w:rsidRDefault="00C4334D" w:rsidP="004F65E4">
                  <w:pPr>
                    <w:pStyle w:val="Caption"/>
                    <w:rPr>
                      <w:b/>
                      <w:noProof/>
                      <w:color w:val="000000" w:themeColor="text1"/>
                    </w:rPr>
                  </w:pPr>
                  <w:bookmarkStart w:id="265" w:name="_Toc430847359"/>
                  <w:bookmarkStart w:id="266" w:name="_Toc430847384"/>
                  <w:bookmarkStart w:id="267" w:name="_Toc430871555"/>
                  <w:bookmarkStart w:id="268" w:name="_Toc430872102"/>
                  <w:bookmarkStart w:id="269" w:name="_Toc430872128"/>
                  <w:bookmarkStart w:id="270" w:name="_Toc430872515"/>
                  <w:r w:rsidRPr="00ED69FB">
                    <w:rPr>
                      <w:color w:val="000000" w:themeColor="text1"/>
                    </w:rPr>
                    <w:t xml:space="preserve">Figure </w:t>
                  </w:r>
                  <w:r w:rsidR="00B80079" w:rsidRPr="00ED69FB">
                    <w:rPr>
                      <w:b/>
                      <w:color w:val="000000" w:themeColor="text1"/>
                    </w:rPr>
                    <w:fldChar w:fldCharType="begin"/>
                  </w:r>
                  <w:r w:rsidRPr="00ED69FB">
                    <w:rPr>
                      <w:color w:val="000000" w:themeColor="text1"/>
                    </w:rPr>
                    <w:instrText xml:space="preserve"> SEQ Figure \* ARABIC </w:instrText>
                  </w:r>
                  <w:r w:rsidR="00B80079" w:rsidRPr="00ED69FB">
                    <w:rPr>
                      <w:b/>
                      <w:color w:val="000000" w:themeColor="text1"/>
                    </w:rPr>
                    <w:fldChar w:fldCharType="separate"/>
                  </w:r>
                  <w:r>
                    <w:rPr>
                      <w:noProof/>
                      <w:color w:val="000000" w:themeColor="text1"/>
                    </w:rPr>
                    <w:t>14</w:t>
                  </w:r>
                  <w:r w:rsidR="00B80079" w:rsidRPr="00ED69FB">
                    <w:rPr>
                      <w:b/>
                      <w:color w:val="000000" w:themeColor="text1"/>
                    </w:rPr>
                    <w:fldChar w:fldCharType="end"/>
                  </w:r>
                  <w:r w:rsidRPr="00ED69FB">
                    <w:rPr>
                      <w:color w:val="000000" w:themeColor="text1"/>
                    </w:rPr>
                    <w:t>: Results of the feed estimates at the global level</w:t>
                  </w:r>
                  <w:bookmarkEnd w:id="265"/>
                  <w:bookmarkEnd w:id="266"/>
                  <w:bookmarkEnd w:id="267"/>
                  <w:bookmarkEnd w:id="268"/>
                  <w:bookmarkEnd w:id="269"/>
                  <w:bookmarkEnd w:id="270"/>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B80079" w:rsidP="004F65E4">
      <w:pPr>
        <w:tabs>
          <w:tab w:val="left" w:pos="851"/>
          <w:tab w:val="left" w:pos="3816"/>
        </w:tabs>
        <w:jc w:val="both"/>
        <w:rPr>
          <w:rFonts w:asciiTheme="majorBidi" w:hAnsiTheme="majorBidi" w:cstheme="majorBidi"/>
          <w:b/>
          <w:bCs/>
          <w:color w:val="000000" w:themeColor="text1"/>
          <w:lang w:val="en-GB"/>
        </w:rPr>
      </w:pPr>
      <w:r w:rsidRPr="00B80079">
        <w:rPr>
          <w:rFonts w:asciiTheme="majorBidi" w:hAnsiTheme="majorBidi" w:cstheme="majorBidi"/>
          <w:noProof/>
          <w:color w:val="000000" w:themeColor="text1"/>
          <w:lang w:eastAsia="zh-CN"/>
        </w:rPr>
        <w:lastRenderedPageBreak/>
        <w:pict>
          <v:shape id="_x0000_s1030" type="#_x0000_t202" style="position:absolute;left:0;text-align:left;margin-left:3.5pt;margin-top:271.4pt;width:453.6pt;height:45.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" stroked="f">
            <v:path arrowok="t"/>
            <v:textbox style="mso-fit-shape-to-text:t" inset="0,0,0,0">
              <w:txbxContent>
                <w:p w:rsidR="00C4334D" w:rsidRPr="00ED69FB" w:rsidRDefault="00C4334D" w:rsidP="004F65E4">
                  <w:pPr>
                    <w:pStyle w:val="Caption"/>
                    <w:rPr>
                      <w:b/>
                      <w:noProof/>
                      <w:color w:val="000000" w:themeColor="text1"/>
                    </w:rPr>
                  </w:pPr>
                  <w:bookmarkStart w:id="271" w:name="_Ref420081626"/>
                  <w:bookmarkStart w:id="272" w:name="_Toc420402191"/>
                  <w:bookmarkStart w:id="273" w:name="_Toc420402591"/>
                  <w:bookmarkStart w:id="274" w:name="_Toc421026222"/>
                  <w:bookmarkStart w:id="275" w:name="_Toc428383863"/>
                  <w:bookmarkStart w:id="276" w:name="_Toc430847360"/>
                  <w:bookmarkStart w:id="277" w:name="_Toc430847385"/>
                  <w:bookmarkStart w:id="278" w:name="_Toc430872517"/>
                  <w:r w:rsidRPr="00ED69FB">
                    <w:rPr>
                      <w:color w:val="000000" w:themeColor="text1"/>
                    </w:rPr>
                    <w:t xml:space="preserve">Figure </w:t>
                  </w:r>
                  <w:r w:rsidR="00B80079" w:rsidRPr="00ED69FB">
                    <w:rPr>
                      <w:b/>
                      <w:color w:val="000000" w:themeColor="text1"/>
                    </w:rPr>
                    <w:fldChar w:fldCharType="begin"/>
                  </w:r>
                  <w:r w:rsidRPr="00ED69FB">
                    <w:rPr>
                      <w:color w:val="000000" w:themeColor="text1"/>
                    </w:rPr>
                    <w:instrText xml:space="preserve"> SEQ Figure \* ARABIC </w:instrText>
                  </w:r>
                  <w:r w:rsidR="00B80079" w:rsidRPr="00ED69FB">
                    <w:rPr>
                      <w:b/>
                      <w:color w:val="000000" w:themeColor="text1"/>
                    </w:rPr>
                    <w:fldChar w:fldCharType="separate"/>
                  </w:r>
                  <w:r>
                    <w:rPr>
                      <w:noProof/>
                      <w:color w:val="000000" w:themeColor="text1"/>
                    </w:rPr>
                    <w:t>15</w:t>
                  </w:r>
                  <w:r w:rsidR="00B80079" w:rsidRPr="00ED69FB">
                    <w:rPr>
                      <w:b/>
                      <w:color w:val="000000" w:themeColor="text1"/>
                    </w:rPr>
                    <w:fldChar w:fldCharType="end"/>
                  </w:r>
                  <w:bookmarkEnd w:id="271"/>
                  <w:r w:rsidRPr="00ED69FB">
                    <w:rPr>
                      <w:color w:val="000000" w:themeColor="text1"/>
                    </w:rPr>
                    <w:t>: Results of the feed estimates at the global level</w:t>
                  </w:r>
                  <w:bookmarkEnd w:id="272"/>
                  <w:bookmarkEnd w:id="273"/>
                  <w:bookmarkEnd w:id="274"/>
                  <w:bookmarkEnd w:id="275"/>
                  <w:r w:rsidRPr="00ED69FB">
                    <w:rPr>
                      <w:color w:val="000000" w:themeColor="text1"/>
                    </w:rPr>
                    <w:t xml:space="preserve">Figure </w:t>
                  </w:r>
                  <w:r w:rsidR="00B80079" w:rsidRPr="00ED69FB">
                    <w:rPr>
                      <w:b/>
                      <w:color w:val="000000" w:themeColor="text1"/>
                    </w:rPr>
                    <w:fldChar w:fldCharType="begin"/>
                  </w:r>
                  <w:r w:rsidRPr="00ED69FB">
                    <w:rPr>
                      <w:color w:val="000000" w:themeColor="text1"/>
                    </w:rPr>
                    <w:instrText xml:space="preserve"> SEQ Figure \* ARABIC </w:instrText>
                  </w:r>
                  <w:r w:rsidR="00B80079" w:rsidRPr="00ED69FB">
                    <w:rPr>
                      <w:b/>
                      <w:color w:val="000000" w:themeColor="text1"/>
                    </w:rPr>
                    <w:fldChar w:fldCharType="separate"/>
                  </w:r>
                  <w:r>
                    <w:rPr>
                      <w:noProof/>
                      <w:color w:val="000000" w:themeColor="text1"/>
                    </w:rPr>
                    <w:t>16</w:t>
                  </w:r>
                  <w:r w:rsidR="00B80079" w:rsidRPr="00ED69FB">
                    <w:rPr>
                      <w:b/>
                      <w:color w:val="000000" w:themeColor="text1"/>
                    </w:rPr>
                    <w:fldChar w:fldCharType="end"/>
                  </w:r>
                  <w:r w:rsidRPr="00ED69FB">
                    <w:rPr>
                      <w:color w:val="000000" w:themeColor="text1"/>
                    </w:rPr>
                    <w:t>: Results of the feed estimates at the global level</w:t>
                  </w:r>
                  <w:bookmarkEnd w:id="276"/>
                  <w:bookmarkEnd w:id="277"/>
                  <w:bookmarkEnd w:id="278"/>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The validation of feed estimates is a challenging task, not least in view of the fact that reliable feed statistics are seldom available. </w:t>
      </w:r>
      <w:r w:rsidRPr="00F31509">
        <w:rPr>
          <w:rFonts w:asciiTheme="majorBidi" w:hAnsiTheme="majorBidi" w:cstheme="majorBidi"/>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17</w:t>
        </w:r>
      </w:fldSimple>
      <w:r w:rsidRPr="00F31509">
        <w:rPr>
          <w:rFonts w:asciiTheme="majorBidi" w:hAnsiTheme="majorBidi" w:cstheme="majorBidi"/>
          <w:color w:val="000000" w:themeColor="text1"/>
          <w:lang w:val="en-GB"/>
        </w:rPr>
        <w:t xml:space="preserve"> depicts the results of this comparison.</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79" w:name="_Ref420166325"/>
      <w:bookmarkStart w:id="280" w:name="_Toc420402192"/>
      <w:bookmarkStart w:id="281" w:name="_Toc420402592"/>
      <w:bookmarkStart w:id="282" w:name="_Toc421026223"/>
      <w:bookmarkStart w:id="283" w:name="_Toc428383864"/>
      <w:bookmarkStart w:id="284" w:name="_Toc430872516"/>
      <w:r w:rsidRPr="00F31509">
        <w:rPr>
          <w:rFonts w:asciiTheme="majorBidi" w:hAnsiTheme="majorBidi" w:cstheme="majorBidi"/>
          <w:color w:val="000000" w:themeColor="text1"/>
          <w:lang w:val="en-GB"/>
        </w:rPr>
        <w:t xml:space="preserve">Figure </w:t>
      </w:r>
      <w:r w:rsidR="00B80079"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17</w:t>
      </w:r>
      <w:r w:rsidR="00B80079" w:rsidRPr="00F31509">
        <w:rPr>
          <w:rFonts w:asciiTheme="majorBidi" w:hAnsiTheme="majorBidi" w:cstheme="majorBidi"/>
          <w:b/>
          <w:color w:val="000000" w:themeColor="text1"/>
          <w:lang w:val="en-GB"/>
        </w:rPr>
        <w:fldChar w:fldCharType="end"/>
      </w:r>
      <w:bookmarkEnd w:id="279"/>
      <w:r w:rsidRPr="00F31509">
        <w:rPr>
          <w:rFonts w:asciiTheme="majorBidi" w:hAnsiTheme="majorBidi" w:cstheme="majorBidi"/>
          <w:color w:val="000000" w:themeColor="text1"/>
          <w:lang w:val="en-GB"/>
        </w:rPr>
        <w:t xml:space="preserve">: Estimated vs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 for metabolizable energy</w:t>
      </w:r>
      <w:bookmarkEnd w:id="280"/>
      <w:bookmarkEnd w:id="281"/>
      <w:bookmarkEnd w:id="282"/>
      <w:bookmarkEnd w:id="283"/>
      <w:bookmarkEnd w:id="284"/>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In </w:t>
      </w:r>
      <w:fldSimple w:instr=" REF _Ref420166325 \h  \* MERGEFORMAT ">
        <w:r w:rsidR="00AA4884" w:rsidRPr="00F31509">
          <w:rPr>
            <w:rFonts w:asciiTheme="majorBidi" w:hAnsiTheme="majorBidi" w:cstheme="majorBidi"/>
            <w:color w:val="000000" w:themeColor="text1"/>
            <w:szCs w:val="24"/>
            <w:lang w:val="en-GB"/>
          </w:rPr>
          <w:t xml:space="preserve">Figure </w:t>
        </w:r>
        <w:r w:rsidR="00AA4884" w:rsidRPr="00F31509">
          <w:rPr>
            <w:rFonts w:asciiTheme="majorBidi" w:hAnsiTheme="majorBidi" w:cstheme="majorBidi"/>
            <w:noProof/>
            <w:color w:val="000000" w:themeColor="text1"/>
            <w:szCs w:val="24"/>
            <w:lang w:val="en-GB"/>
          </w:rPr>
          <w:t>17</w:t>
        </w:r>
      </w:fldSimple>
      <w:r w:rsidRPr="00F31509">
        <w:rPr>
          <w:rFonts w:asciiTheme="majorBidi" w:hAnsiTheme="majorBidi" w:cstheme="majorBidi"/>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represent the feeds that have not been reported. From </w:t>
      </w:r>
      <w:fldSimple w:instr=" REF _Ref420166325 \h  \* MERGEFORMAT ">
        <w:r w:rsidR="00AA4884" w:rsidRPr="00F31509">
          <w:rPr>
            <w:rFonts w:asciiTheme="majorBidi" w:eastAsia="Times New Roman" w:hAnsiTheme="majorBidi" w:cstheme="majorBidi"/>
            <w:color w:val="000000" w:themeColor="text1"/>
            <w:lang w:val="en-GB"/>
          </w:rPr>
          <w:t xml:space="preserve">Figure </w:t>
        </w:r>
        <w:r w:rsidR="00AA4884" w:rsidRPr="00F31509">
          <w:rPr>
            <w:rFonts w:asciiTheme="majorBidi" w:eastAsia="Times New Roman" w:hAnsiTheme="majorBidi" w:cstheme="majorBidi"/>
            <w:noProof/>
            <w:color w:val="000000" w:themeColor="text1"/>
            <w:lang w:val="en-GB"/>
          </w:rPr>
          <w:t>17</w:t>
        </w:r>
      </w:fldSimple>
      <w:r w:rsidRPr="00F31509">
        <w:rPr>
          <w:rFonts w:asciiTheme="majorBidi" w:eastAsia="Times New Roman" w:hAnsiTheme="majorBidi" w:cstheme="majorBidi"/>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3C4E96" w:rsidRPr="00F31509">
        <w:rPr>
          <w:rStyle w:val="FootnoteReference"/>
          <w:rFonts w:asciiTheme="majorBidi" w:eastAsia="Times New Roman" w:hAnsiTheme="majorBidi" w:cstheme="majorBidi"/>
          <w:color w:val="000000" w:themeColor="text1"/>
          <w:lang w:val="en-GB"/>
        </w:rPr>
        <w:footnoteReference w:id="44"/>
      </w:r>
      <w:r w:rsidRPr="00F31509">
        <w:rPr>
          <w:rFonts w:asciiTheme="majorBidi" w:eastAsia="Times New Roman" w:hAnsiTheme="majorBidi" w:cstheme="majorBidi"/>
          <w:color w:val="000000" w:themeColor="text1"/>
          <w:lang w:val="en-GB"/>
        </w:rPr>
        <w:t>. In addition to that, the discrepancy of absolute feed required and feed used in these cases has shrunk to 13%, encouraging the methodology for estimating feed demand.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18</w:t>
        </w:r>
      </w:fldSimple>
      <w:r w:rsidRPr="00F31509">
        <w:rPr>
          <w:rFonts w:asciiTheme="majorBidi" w:eastAsia="Times New Roman" w:hAnsiTheme="majorBidi" w:cstheme="majorBidi"/>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85" w:name="_Ref420081914"/>
      <w:bookmarkStart w:id="286" w:name="_Toc420402193"/>
      <w:bookmarkStart w:id="287" w:name="_Toc420402593"/>
      <w:bookmarkStart w:id="288" w:name="_Toc421026224"/>
      <w:bookmarkStart w:id="289" w:name="_Toc428383865"/>
      <w:bookmarkStart w:id="290" w:name="_Toc430872518"/>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18</w:t>
      </w:r>
      <w:r w:rsidR="00B80079" w:rsidRPr="00F31509">
        <w:rPr>
          <w:rFonts w:asciiTheme="majorBidi" w:hAnsiTheme="majorBidi" w:cstheme="majorBidi"/>
          <w:lang w:val="en-GB"/>
        </w:rPr>
        <w:fldChar w:fldCharType="end"/>
      </w:r>
      <w:bookmarkEnd w:id="285"/>
      <w:r w:rsidRPr="00F31509">
        <w:rPr>
          <w:rFonts w:asciiTheme="majorBidi" w:eastAsia="Times New Roman" w:hAnsiTheme="majorBidi" w:cstheme="majorBidi"/>
          <w:color w:val="000000" w:themeColor="text1"/>
          <w:lang w:val="en-GB"/>
        </w:rPr>
        <w:t>:  World cereal feeds, comparing results at the global level</w:t>
      </w:r>
      <w:bookmarkEnd w:id="286"/>
      <w:bookmarkEnd w:id="287"/>
      <w:bookmarkEnd w:id="288"/>
      <w:bookmarkEnd w:id="289"/>
      <w:bookmarkEnd w:id="290"/>
    </w:p>
    <w:p w:rsidR="004F65E4" w:rsidRPr="00F31509" w:rsidRDefault="004F65E4" w:rsidP="00312896">
      <w:pPr>
        <w:pStyle w:val="Heading3"/>
        <w:rPr>
          <w:rFonts w:asciiTheme="majorBidi" w:hAnsiTheme="majorBidi" w:cstheme="majorBidi"/>
          <w:lang w:val="en-GB"/>
        </w:rPr>
      </w:pPr>
      <w:bookmarkStart w:id="291" w:name="_Toc421025874"/>
      <w:r w:rsidRPr="00F31509">
        <w:rPr>
          <w:rFonts w:asciiTheme="majorBidi" w:hAnsiTheme="majorBidi" w:cstheme="majorBidi"/>
          <w:lang w:val="en-GB"/>
        </w:rPr>
        <w:t>A review of the empirical results</w:t>
      </w:r>
      <w:bookmarkEnd w:id="291"/>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What is more, feed use in aquaculture, which was not taken into account in the old methodology, has exhibited extraordinary growth, and also supports the faster increase produced by the new methodology. Perhaps most importantly, it shows that the results of the two approaches are much more different than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F31509">
        <w:rPr>
          <w:rStyle w:val="FootnoteReference"/>
          <w:rFonts w:asciiTheme="majorBidi" w:eastAsia="Times New Roman" w:hAnsiTheme="majorBidi" w:cstheme="majorBidi"/>
          <w:color w:val="000000" w:themeColor="text1"/>
          <w:lang w:val="en-GB"/>
        </w:rPr>
        <w:footnoteReference w:id="45"/>
      </w:r>
      <w:r w:rsidRPr="00F31509">
        <w:rPr>
          <w:rFonts w:asciiTheme="majorBidi" w:eastAsia="Times New Roman" w:hAnsiTheme="majorBidi" w:cstheme="majorBidi"/>
          <w:color w:val="000000" w:themeColor="text1"/>
          <w:lang w:val="en-GB"/>
        </w:rPr>
        <w:t xml:space="preserve"> in 2012, while in 1992 only 5.9 million extra tonnes of aqua-feed equivalents are not considered. </w:t>
      </w:r>
    </w:p>
    <w:p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p>
    <w:p w:rsidR="004F65E4" w:rsidRPr="00F31509" w:rsidRDefault="004F65E4" w:rsidP="00312896">
      <w:pPr>
        <w:pStyle w:val="Heading4"/>
        <w:rPr>
          <w:rFonts w:asciiTheme="majorBidi" w:hAnsiTheme="majorBidi" w:cstheme="majorBidi"/>
          <w:lang w:val="en-GB"/>
        </w:rPr>
      </w:pPr>
      <w:bookmarkStart w:id="292" w:name="_Toc421025875"/>
      <w:r w:rsidRPr="00F31509">
        <w:rPr>
          <w:rFonts w:asciiTheme="majorBidi" w:hAnsiTheme="majorBidi" w:cstheme="majorBidi"/>
          <w:lang w:val="en-GB"/>
        </w:rPr>
        <w:t>Consistency and Quality checks of feed allocations</w:t>
      </w:r>
      <w:bookmarkEnd w:id="292"/>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 and knowledge intensive, it nevertheless allows consistency checks of feed allocation vs</w:t>
      </w:r>
      <w:r w:rsidR="00C62BE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amount of nutrients that are required to produce the animal products reported by a country.</w:t>
      </w:r>
    </w:p>
    <w:p w:rsidR="004F65E4" w:rsidRPr="00F31509" w:rsidRDefault="004F65E4" w:rsidP="004F65E4">
      <w:pPr>
        <w:rPr>
          <w:rFonts w:asciiTheme="majorBidi" w:hAnsiTheme="majorBidi" w:cstheme="majorBidi"/>
          <w:i/>
          <w:color w:val="000000" w:themeColor="text1"/>
          <w:lang w:val="en-GB"/>
        </w:rPr>
      </w:pPr>
      <w:r w:rsidRPr="00F31509">
        <w:rPr>
          <w:rFonts w:asciiTheme="majorBidi" w:hAnsiTheme="majorBidi" w:cstheme="majorBidi"/>
          <w:i/>
          <w:color w:val="000000" w:themeColor="text1"/>
          <w:lang w:val="en-GB"/>
        </w:rPr>
        <w:t xml:space="preserve">Negative protein balance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r w:rsidRPr="00F31509">
        <w:rPr>
          <w:rStyle w:val="FootnoteReference"/>
          <w:rFonts w:asciiTheme="majorBidi" w:hAnsiTheme="majorBidi" w:cstheme="majorBidi"/>
          <w:color w:val="000000" w:themeColor="text1"/>
          <w:lang w:val="en-GB"/>
        </w:rPr>
        <w:footnoteReference w:id="46"/>
      </w:r>
      <w:r w:rsidRPr="00F31509">
        <w:rPr>
          <w:rFonts w:asciiTheme="majorBidi" w:hAnsiTheme="majorBidi" w:cstheme="majorBidi"/>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F31509">
        <w:rPr>
          <w:rFonts w:asciiTheme="majorBidi" w:hAnsiTheme="majorBidi" w:cstheme="majorBidi"/>
          <w:color w:val="000000" w:themeColor="text1"/>
          <w:vertAlign w:val="superscript"/>
          <w:lang w:val="en-GB"/>
        </w:rPr>
        <w:t>st</w:t>
      </w:r>
      <w:r w:rsidRPr="00F31509">
        <w:rPr>
          <w:rFonts w:asciiTheme="majorBidi" w:hAnsiTheme="majorBidi" w:cstheme="majorBidi"/>
          <w:color w:val="000000" w:themeColor="text1"/>
          <w:lang w:val="en-GB"/>
        </w:rPr>
        <w:t xml:space="preserve"> step), but also offers possibilities to undertake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fldSimple w:instr=" REF _Ref420081987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19</w:t>
        </w:r>
      </w:fldSimple>
      <w:r w:rsidRPr="00F31509">
        <w:rPr>
          <w:rFonts w:asciiTheme="majorBidi" w:hAnsiTheme="majorBidi" w:cstheme="majorBidi"/>
          <w:color w:val="000000" w:themeColor="text1"/>
          <w:lang w:val="en-GB"/>
        </w:rPr>
        <w:t>, this is apparent as the dots below the 45-degree line.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sz w:val="22"/>
          <w:lang w:val="en-GB"/>
        </w:rPr>
      </w:pPr>
      <w:bookmarkStart w:id="293" w:name="_Ref420081987"/>
      <w:bookmarkStart w:id="294" w:name="_Toc420402194"/>
      <w:bookmarkStart w:id="295" w:name="_Toc420402594"/>
      <w:bookmarkStart w:id="296" w:name="_Toc421026225"/>
      <w:bookmarkStart w:id="297" w:name="_Toc428383866"/>
      <w:bookmarkStart w:id="298" w:name="_Toc430872519"/>
      <w:r w:rsidRPr="00F31509">
        <w:rPr>
          <w:rFonts w:asciiTheme="majorBidi" w:eastAsia="Times New Roman" w:hAnsiTheme="majorBidi" w:cstheme="majorBidi"/>
          <w:color w:val="000000" w:themeColor="text1"/>
          <w:sz w:val="22"/>
          <w:szCs w:val="22"/>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sz w:val="22"/>
          <w:lang w:val="en-GB"/>
        </w:rPr>
        <w:instrText xml:space="preserve"> SEQ Figure \* ARABIC </w:instrText>
      </w:r>
      <w:r w:rsidR="00B80079" w:rsidRPr="00B80079">
        <w:rPr>
          <w:rFonts w:asciiTheme="majorBidi" w:hAnsiTheme="majorBidi" w:cstheme="majorBidi"/>
          <w:b/>
          <w:bCs/>
          <w:color w:val="000000" w:themeColor="text1"/>
          <w:sz w:val="22"/>
          <w:lang w:val="en-GB"/>
        </w:rPr>
        <w:fldChar w:fldCharType="separate"/>
      </w:r>
      <w:r w:rsidR="000B360D" w:rsidRPr="00F31509">
        <w:rPr>
          <w:rFonts w:asciiTheme="majorBidi" w:eastAsia="Times New Roman" w:hAnsiTheme="majorBidi" w:cstheme="majorBidi"/>
          <w:noProof/>
          <w:color w:val="000000" w:themeColor="text1"/>
          <w:sz w:val="22"/>
          <w:szCs w:val="22"/>
          <w:lang w:val="en-GB"/>
        </w:rPr>
        <w:t>19</w:t>
      </w:r>
      <w:r w:rsidR="00B80079" w:rsidRPr="00F31509">
        <w:rPr>
          <w:rFonts w:asciiTheme="majorBidi" w:hAnsiTheme="majorBidi" w:cstheme="majorBidi"/>
          <w:lang w:val="en-GB"/>
        </w:rPr>
        <w:fldChar w:fldCharType="end"/>
      </w:r>
      <w:bookmarkEnd w:id="293"/>
      <w:r w:rsidRPr="00F31509">
        <w:rPr>
          <w:rFonts w:asciiTheme="majorBidi" w:eastAsia="Times New Roman" w:hAnsiTheme="majorBidi" w:cstheme="majorBidi"/>
          <w:color w:val="000000" w:themeColor="text1"/>
          <w:sz w:val="22"/>
          <w:szCs w:val="22"/>
          <w:lang w:val="en-GB"/>
        </w:rPr>
        <w:t>: Oilcakes, oil meals and brans supply vs. demand</w:t>
      </w:r>
      <w:bookmarkEnd w:id="294"/>
      <w:bookmarkEnd w:id="295"/>
      <w:bookmarkEnd w:id="296"/>
      <w:bookmarkEnd w:id="297"/>
      <w:bookmarkEnd w:id="298"/>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Pr="00F31509">
        <w:rPr>
          <w:rStyle w:val="FootnoteReference"/>
          <w:rFonts w:asciiTheme="majorBidi" w:eastAsia="Times New Roman" w:hAnsiTheme="majorBidi" w:cstheme="majorBidi"/>
          <w:color w:val="000000" w:themeColor="text1"/>
          <w:lang w:val="en-GB"/>
        </w:rPr>
        <w:footnoteReference w:id="47"/>
      </w:r>
      <w:r w:rsidRPr="00F31509">
        <w:rPr>
          <w:rFonts w:asciiTheme="majorBidi" w:eastAsia="Times New Roman" w:hAnsiTheme="majorBidi" w:cstheme="majorBidi"/>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F31509">
        <w:rPr>
          <w:rFonts w:asciiTheme="majorBidi" w:eastAsia="Times New Roman" w:hAnsiTheme="majorBidi" w:cstheme="majorBidi"/>
          <w:color w:val="000000" w:themeColor="text1"/>
          <w:u w:val="single"/>
          <w:lang w:val="en-GB"/>
        </w:rPr>
        <w:t>,</w:t>
      </w:r>
      <w:r w:rsidRPr="00F31509">
        <w:rPr>
          <w:rFonts w:asciiTheme="majorBidi" w:eastAsia="Times New Roman" w:hAnsiTheme="majorBidi" w:cstheme="majorBidi"/>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F31509" w:rsidRDefault="004F65E4" w:rsidP="004F65E4">
      <w:pPr>
        <w:keepNext/>
        <w:tabs>
          <w:tab w:val="left" w:pos="851"/>
          <w:tab w:val="left" w:pos="3816"/>
        </w:tabs>
        <w:ind w:left="360"/>
        <w:jc w:val="both"/>
        <w:rPr>
          <w:rFonts w:asciiTheme="majorBidi" w:hAnsiTheme="majorBidi" w:cstheme="majorBidi"/>
          <w:bCs/>
          <w:i/>
          <w:iCs/>
          <w:color w:val="000000" w:themeColor="text1"/>
          <w:lang w:val="en-GB"/>
        </w:rPr>
      </w:pPr>
      <w:r w:rsidRPr="00F31509">
        <w:rPr>
          <w:rFonts w:asciiTheme="majorBidi" w:hAnsiTheme="majorBidi" w:cstheme="majorBidi"/>
          <w:bCs/>
          <w:i/>
          <w:iCs/>
          <w:color w:val="000000" w:themeColor="text1"/>
          <w:lang w:val="en-GB"/>
        </w:rPr>
        <w:t>Insufficient availability</w:t>
      </w:r>
    </w:p>
    <w:p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Just </w:t>
      </w:r>
      <w:r w:rsidR="00C62BEB" w:rsidRPr="00F31509">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299" w:name="_Toc421025877"/>
      <w:bookmarkStart w:id="300" w:name="_Toc428383840"/>
      <w:bookmarkStart w:id="301" w:name="_Toc428436062"/>
      <w:bookmarkStart w:id="302" w:name="_Toc428436363"/>
      <w:bookmarkStart w:id="303" w:name="_Toc428436489"/>
      <w:r w:rsidRPr="00F31509">
        <w:lastRenderedPageBreak/>
        <w:t>Food</w:t>
      </w:r>
      <w:bookmarkEnd w:id="299"/>
      <w:bookmarkEnd w:id="300"/>
      <w:bookmarkEnd w:id="301"/>
      <w:bookmarkEnd w:id="302"/>
      <w:bookmarkEnd w:id="30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Food Balance Sheets 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 and FBS compilers are encouraged to continue this approach,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8"/>
      </w:r>
      <w:r w:rsidR="004B206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that they will adjust other forms of utilization such as stocks and feed use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Food use, in the definition of the FAO food balance sheets,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fact it exceeds consumption through food waste and losses at the retail and household level, i.e. food that ends up as table scraps,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F31509" w:rsidRDefault="004F65E4" w:rsidP="00312896">
      <w:pPr>
        <w:pStyle w:val="Heading3"/>
        <w:rPr>
          <w:rFonts w:asciiTheme="majorBidi" w:hAnsiTheme="majorBidi" w:cstheme="majorBidi"/>
          <w:lang w:val="en-GB"/>
        </w:rPr>
      </w:pPr>
      <w:bookmarkStart w:id="304" w:name="_Toc421025878"/>
      <w:r w:rsidRPr="00F31509">
        <w:rPr>
          <w:rFonts w:asciiTheme="majorBidi" w:hAnsiTheme="majorBidi" w:cstheme="majorBidi"/>
          <w:lang w:val="en-GB"/>
        </w:rPr>
        <w:t>Estimates of food use</w:t>
      </w:r>
      <w:bookmarkEnd w:id="304"/>
    </w:p>
    <w:p w:rsidR="004F65E4" w:rsidRPr="00F31509" w:rsidRDefault="004F65E4" w:rsidP="00312896">
      <w:pPr>
        <w:pStyle w:val="Heading4"/>
        <w:rPr>
          <w:rFonts w:asciiTheme="majorBidi" w:hAnsiTheme="majorBidi" w:cstheme="majorBidi"/>
          <w:lang w:val="en-GB"/>
        </w:rPr>
      </w:pPr>
      <w:bookmarkStart w:id="305" w:name="_Toc421025879"/>
      <w:r w:rsidRPr="00F31509">
        <w:rPr>
          <w:rFonts w:asciiTheme="majorBidi" w:hAnsiTheme="majorBidi" w:cstheme="majorBidi"/>
          <w:lang w:val="en-GB"/>
        </w:rPr>
        <w:t>Harvesting and harnessing actual data</w:t>
      </w:r>
      <w:bookmarkEnd w:id="30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w:t>
      </w:r>
      <w:r w:rsidRPr="00F31509">
        <w:rPr>
          <w:rFonts w:asciiTheme="majorBidi" w:hAnsiTheme="majorBidi" w:cstheme="majorBidi"/>
          <w:color w:val="000000" w:themeColor="text1"/>
          <w:szCs w:val="24"/>
          <w:lang w:val="en-GB"/>
        </w:rPr>
        <w:lastRenderedPageBreak/>
        <w:t xml:space="preserve">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 of the reporting period to a calendar year</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of expenditures to quantities (applying appropriate prices)</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Intra-household distribution of consumption</w:t>
      </w:r>
    </w:p>
    <w:p w:rsidR="004F65E4" w:rsidRPr="00F31509" w:rsidRDefault="004F65E4" w:rsidP="003C4E96">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of food consumed in public/collective households such as hospitals, prisons, the military, schools, and so on.</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where necessary, of food consumed in non-collective households outside home, i.e. food consumed in restaurants, cafeterias, street food, etc.</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for waste at the retail level</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 xml:space="preserve">to arrive at flour availability for food. As flour is only destined for food use, applying an appropriate extraction rate (also available from the flour milling industry)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F31509">
        <w:rPr>
          <w:rStyle w:val="FootnoteReference"/>
          <w:rFonts w:asciiTheme="majorBidi" w:eastAsia="Times New Roman" w:hAnsiTheme="majorBidi" w:cstheme="majorBidi"/>
          <w:color w:val="000000" w:themeColor="text1"/>
          <w:lang w:val="en-GB"/>
        </w:rPr>
        <w:footnoteReference w:id="49"/>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306" w:name="_Toc421025880"/>
      <w:r w:rsidRPr="00F31509">
        <w:rPr>
          <w:rFonts w:asciiTheme="majorBidi" w:hAnsiTheme="majorBidi" w:cstheme="majorBidi"/>
          <w:lang w:val="en-GB"/>
        </w:rPr>
        <w:t>Creating expected values for time t</w:t>
      </w:r>
      <w:bookmarkEnd w:id="306"/>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inter alia, visible through large year-to year fluctuations in per capita food consumption levels. At the same time, it is not always straightforward to derive FBS compatible food estimates from HH surveys; likewise, estimates from the food processing industry may not always reliable or </w:t>
      </w:r>
      <w:r w:rsidR="003664A6"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only </w:t>
      </w:r>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available sporadically. In these cases, there is a need 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B80079"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 </w:t>
      </w:r>
      <w:r w:rsidR="0059554E" w:rsidRPr="00F31509">
        <w:rPr>
          <w:rFonts w:asciiTheme="majorBidi" w:hAnsiTheme="majorBidi" w:cstheme="majorBidi"/>
          <w:color w:val="000000" w:themeColor="text1"/>
          <w:szCs w:val="24"/>
          <w:lang w:val="en-GB"/>
        </w:rPr>
        <w:t xml:space="preserve">a log-log, </w:t>
      </w:r>
      <w:r w:rsidR="004F65E4" w:rsidRPr="00F31509">
        <w:rPr>
          <w:rFonts w:asciiTheme="majorBidi" w:hAnsiTheme="majorBidi" w:cstheme="majorBidi"/>
          <w:color w:val="000000" w:themeColor="text1"/>
          <w:szCs w:val="24"/>
          <w:lang w:val="en-GB"/>
        </w:rPr>
        <w:t xml:space="preserve">a semi-log,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for every commodity j, country i,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B80079"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31509">
        <w:rPr>
          <w:rFonts w:asciiTheme="majorBidi" w:eastAsia="Times New Roman" w:hAnsiTheme="majorBidi" w:cstheme="majorBidi"/>
          <w:i/>
          <w:iCs/>
          <w:color w:val="000000" w:themeColor="text1"/>
          <w:lang w:val="en-GB"/>
        </w:rPr>
        <w:t>(</w:t>
      </w:r>
      <w:r w:rsidR="0059554E" w:rsidRPr="00F31509">
        <w:rPr>
          <w:rFonts w:asciiTheme="majorBidi" w:hAnsiTheme="majorBidi" w:cstheme="majorBidi"/>
          <w:i/>
          <w:iCs/>
          <w:lang w:val="en-GB"/>
        </w:rPr>
        <w:t xml:space="preserve">Equation </w:t>
      </w:r>
      <w:r w:rsidRPr="00F31509">
        <w:rPr>
          <w:rFonts w:asciiTheme="majorBidi" w:hAnsiTheme="majorBidi" w:cstheme="majorBidi"/>
          <w:lang w:val="en-GB"/>
        </w:rPr>
        <w:fldChar w:fldCharType="begin"/>
      </w:r>
      <w:r w:rsidR="0059554E" w:rsidRPr="00F31509">
        <w:rPr>
          <w:rFonts w:asciiTheme="majorBidi" w:hAnsiTheme="majorBidi" w:cstheme="majorBidi"/>
          <w:i/>
          <w:lang w:val="en-GB"/>
        </w:rPr>
        <w:instrText xml:space="preserve"> SEQ Equation \* ARABIC </w:instrText>
      </w:r>
      <w:r w:rsidRPr="00B80079">
        <w:rPr>
          <w:rFonts w:asciiTheme="majorBidi" w:hAnsiTheme="majorBidi" w:cstheme="majorBidi"/>
          <w:i/>
          <w:lang w:val="en-GB"/>
        </w:rPr>
        <w:fldChar w:fldCharType="separate"/>
      </w:r>
      <w:r w:rsidR="000B360D" w:rsidRPr="00F31509">
        <w:rPr>
          <w:rFonts w:asciiTheme="majorBidi" w:hAnsiTheme="majorBidi" w:cstheme="majorBidi"/>
          <w:i/>
          <w:iCs/>
          <w:noProof/>
          <w:lang w:val="en-GB"/>
        </w:rPr>
        <w:t>18</w:t>
      </w:r>
      <w:r w:rsidRPr="00F31509">
        <w:rPr>
          <w:rFonts w:asciiTheme="majorBidi" w:hAnsiTheme="majorBidi" w:cstheme="majorBidi"/>
          <w:lang w:val="en-GB"/>
        </w:rPr>
        <w:fldChar w:fldCharType="end"/>
      </w:r>
      <w:r w:rsidRPr="00B80079">
        <w:rPr>
          <w:rFonts w:asciiTheme="majorBidi" w:hAnsiTheme="majorBidi" w:cstheme="majorBidi"/>
          <w:lang w:val="en-GB"/>
        </w:rPr>
        <w:fldChar w:fldCharType="begin"/>
      </w:r>
      <w:r w:rsidR="0059554E" w:rsidRPr="00F31509">
        <w:rPr>
          <w:rFonts w:asciiTheme="majorBidi" w:hAnsiTheme="majorBidi" w:cstheme="majorBidi"/>
          <w:i/>
          <w:color w:val="000000" w:themeColor="text1"/>
          <w:lang w:val="en-GB"/>
        </w:rPr>
        <w:instrText xml:space="preserve"> EQ </w:instrText>
      </w:r>
      <w:r w:rsidRPr="00F31509">
        <w:rPr>
          <w:rFonts w:asciiTheme="majorBidi" w:hAnsiTheme="majorBidi" w:cstheme="majorBidi"/>
          <w:i/>
          <w:color w:val="000000" w:themeColor="text1"/>
          <w:lang w:val="en-GB"/>
        </w:rPr>
        <w:fldChar w:fldCharType="end"/>
      </w:r>
      <w:r w:rsidR="0059554E" w:rsidRPr="00F31509">
        <w:rPr>
          <w:rFonts w:asciiTheme="majorBidi" w:hAnsiTheme="majorBidi" w:cstheme="majorBidi"/>
          <w: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B80079" w:rsidRPr="00B8007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19</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B80079"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B8007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B80079"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B8007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Log-Inverse specification:</w:t>
      </w:r>
    </w:p>
    <w:p w:rsidR="004F65E4" w:rsidRPr="00F31509" w:rsidRDefault="00B80079"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B8007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22</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4F65E4" w:rsidRPr="00F31509" w:rsidRDefault="004F65E4" w:rsidP="00C4334D">
      <w:pPr>
        <w:pStyle w:val="Heading2"/>
      </w:pPr>
      <w:bookmarkStart w:id="307" w:name="_Toc428383841"/>
      <w:bookmarkStart w:id="308" w:name="_Toc428436063"/>
      <w:bookmarkStart w:id="309" w:name="_Toc428436364"/>
      <w:bookmarkStart w:id="310" w:name="_Toc428436490"/>
      <w:r w:rsidRPr="00F31509">
        <w:lastRenderedPageBreak/>
        <w:t>Tourist Consumption</w:t>
      </w:r>
      <w:bookmarkEnd w:id="307"/>
      <w:bookmarkEnd w:id="308"/>
      <w:bookmarkEnd w:id="309"/>
      <w:bookmarkEnd w:id="310"/>
    </w:p>
    <w:p w:rsidR="004F65E4" w:rsidRPr="00F31509" w:rsidRDefault="004F65E4" w:rsidP="00312896">
      <w:pPr>
        <w:pStyle w:val="Heading3"/>
        <w:rPr>
          <w:rFonts w:asciiTheme="majorBidi" w:hAnsiTheme="majorBidi" w:cstheme="majorBidi"/>
          <w:lang w:val="en-GB"/>
        </w:rPr>
      </w:pPr>
      <w:bookmarkStart w:id="311" w:name="_Toc421025882"/>
      <w:r w:rsidRPr="00F31509">
        <w:rPr>
          <w:rFonts w:asciiTheme="majorBidi" w:hAnsiTheme="majorBidi" w:cstheme="majorBidi"/>
          <w:lang w:val="en-GB"/>
        </w:rPr>
        <w:t>Rationale</w:t>
      </w:r>
      <w:bookmarkEnd w:id="311"/>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Food Balance Sheets is a particularly challenging task for countries where the food available is not consumed in large measure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F31509" w:rsidRDefault="004F65E4" w:rsidP="00312896">
      <w:pPr>
        <w:pStyle w:val="Heading3"/>
        <w:rPr>
          <w:rFonts w:asciiTheme="majorBidi" w:hAnsiTheme="majorBidi" w:cstheme="majorBidi"/>
          <w:lang w:val="en-GB"/>
        </w:rPr>
      </w:pPr>
      <w:bookmarkStart w:id="312" w:name="_Toc421025884"/>
      <w:r w:rsidRPr="00F31509">
        <w:rPr>
          <w:rFonts w:asciiTheme="majorBidi" w:hAnsiTheme="majorBidi" w:cstheme="majorBidi"/>
          <w:lang w:val="en-GB"/>
        </w:rPr>
        <w:t>Data availability</w:t>
      </w:r>
      <w:bookmarkEnd w:id="31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F31509" w:rsidRDefault="004F65E4" w:rsidP="006F3003">
      <w:pPr>
        <w:pStyle w:val="Heading3"/>
        <w:rPr>
          <w:rFonts w:asciiTheme="majorBidi" w:hAnsiTheme="majorBidi" w:cstheme="majorBidi"/>
          <w:lang w:val="en-GB"/>
        </w:rPr>
      </w:pPr>
      <w:bookmarkStart w:id="313" w:name="_Toc421025885"/>
      <w:r w:rsidRPr="00F31509">
        <w:rPr>
          <w:rFonts w:asciiTheme="majorBidi" w:hAnsiTheme="majorBidi" w:cstheme="majorBidi"/>
          <w:lang w:val="en-GB"/>
        </w:rPr>
        <w:t>The proposed methodology</w:t>
      </w:r>
      <w:bookmarkEnd w:id="31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Pr="00F31509">
        <w:rPr>
          <w:rFonts w:asciiTheme="majorBidi" w:hAnsiTheme="majorBidi" w:cstheme="majorBidi"/>
          <w:color w:val="000000" w:themeColor="text1"/>
          <w:lang w:val="en-GB"/>
        </w:rPr>
        <w:t xml:space="preserve">, and overnight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Pr="00F31509">
        <w:rPr>
          <w:rFonts w:asciiTheme="majorBidi" w:hAnsiTheme="majorBidi" w:cstheme="majorBidi"/>
          <w:color w:val="000000" w:themeColor="text1"/>
          <w:lang w:val="en-GB"/>
        </w:rPr>
        <w:t xml:space="preserve">, to and from each country, and information on the average number of nights stayed within each country, </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 xml:space="preserve">.  The first step, then, is to compute the total number of "tourist days",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Pr="00F31509">
        <w:rPr>
          <w:rFonts w:asciiTheme="majorBidi" w:hAnsiTheme="majorBidi" w:cstheme="majorBidi"/>
          <w:color w:val="000000" w:themeColor="text1"/>
          <w:lang w:val="en-GB"/>
        </w:rPr>
        <w:t>, from and to each country by adding the day visitor counts with the product of the overnight visitor counts and the average nights per visitor:</w:t>
      </w:r>
    </w:p>
    <w:p w:rsidR="004F65E4" w:rsidRPr="00F31509" w:rsidRDefault="00B80079"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D</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m:rPr>
                <m:sty m:val="bi"/>
              </m:rPr>
              <w:rPr>
                <w:rFonts w:ascii="Cambria Math" w:hAnsi="Cambria Math" w:cstheme="majorBidi"/>
                <w:color w:val="000000" w:themeColor="text1"/>
                <w:lang w:val="en-GB"/>
              </w:rPr>
              <m:t>D</m:t>
            </m:r>
          </m:e>
        </m:acc>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23</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F31509" w:rsidRDefault="00B80079" w:rsidP="004F65E4">
      <w:pPr>
        <w:pStyle w:val="Caption"/>
        <w:jc w:val="center"/>
        <w:rPr>
          <w:rFonts w:asciiTheme="majorBidi" w:hAnsiTheme="majorBidi" w:cstheme="majorBidi"/>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k=1, k≠j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004F65E4" w:rsidRPr="00F31509">
        <w:rPr>
          <w:rFonts w:asciiTheme="majorBidi" w:eastAsia="Times New Roman" w:hAnsiTheme="majorBidi" w:cstheme="majorBidi"/>
          <w:color w:val="000000" w:themeColor="text1"/>
          <w:sz w:val="16"/>
          <w:szCs w:val="16"/>
          <w:lang w:val="en-GB"/>
        </w:rPr>
        <w:t xml:space="preserve">  </w:t>
      </w:r>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24</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within 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This equation can be simplified a bit:</w:t>
      </w:r>
    </w:p>
    <w:p w:rsidR="004F65E4" w:rsidRPr="00F31509" w:rsidRDefault="004F65E4" w:rsidP="004F65E4">
      <w:pPr>
        <w:pStyle w:val="Caption"/>
        <w:jc w:val="center"/>
        <w:rPr>
          <w:rFonts w:asciiTheme="majorBidi" w:hAnsiTheme="majorBidi" w:cstheme="majorBidi"/>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Pr="00F31509">
        <w:rPr>
          <w:rFonts w:asciiTheme="majorBidi" w:eastAsia="Times New Roman" w:hAnsiTheme="majorBidi" w:cstheme="majorBidi"/>
          <w:color w:val="000000" w:themeColor="text1"/>
          <w:sz w:val="22"/>
          <w:szCs w:val="22"/>
          <w:lang w:val="en-GB"/>
        </w:rPr>
        <w:t xml:space="preserve">      </w:t>
      </w:r>
      <w:r w:rsidRPr="00F31509">
        <w:rPr>
          <w:rFonts w:asciiTheme="majorBidi" w:eastAsia="Times New Roman" w:hAnsiTheme="majorBidi" w:cstheme="majorBidi"/>
          <w:color w:val="000000" w:themeColor="text1"/>
          <w:lang w:val="en-GB"/>
        </w:rPr>
        <w:t xml:space="preserve">(Equation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Equation \* ARABIC </w:instrText>
      </w:r>
      <w:r w:rsidR="00B80079" w:rsidRPr="00B8007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25</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r w:rsidR="0059554E" w:rsidRPr="00F31509">
        <w:rPr>
          <w:rFonts w:asciiTheme="majorBidi" w:eastAsia="Times New Roman" w:hAnsiTheme="majorBidi" w:cstheme="majorBidi"/>
          <w:color w:val="000000" w:themeColor="text1"/>
          <w:lang w:val="en-GB"/>
        </w:rPr>
        <w:t xml:space="preserve">  Note also that the tourist consumption element for a particular country can be negative in the case of many residents of the country leaving as tourists and few tourists from other countries visiting.</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314" w:name="_Toc421025886"/>
      <w:bookmarkStart w:id="315" w:name="_Toc428383842"/>
      <w:bookmarkStart w:id="316" w:name="_Toc428436064"/>
      <w:bookmarkStart w:id="317" w:name="_Toc428436365"/>
      <w:bookmarkStart w:id="318" w:name="_Toc428436491"/>
      <w:r w:rsidRPr="00F31509">
        <w:lastRenderedPageBreak/>
        <w:t>Industrial use</w:t>
      </w:r>
      <w:bookmarkEnd w:id="314"/>
      <w:bookmarkEnd w:id="315"/>
      <w:bookmarkEnd w:id="316"/>
      <w:bookmarkEnd w:id="317"/>
      <w:bookmarkEnd w:id="318"/>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2000s have </w:t>
      </w:r>
      <w:r w:rsidRPr="00F31509">
        <w:rPr>
          <w:rFonts w:asciiTheme="majorBidi" w:eastAsia="Times New Roman" w:hAnsiTheme="majorBidi" w:cstheme="majorBidi"/>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20</w:t>
        </w:r>
      </w:fldSimple>
      <w:r w:rsidRPr="00F31509">
        <w:rPr>
          <w:rFonts w:asciiTheme="majorBidi" w:eastAsia="Times New Roman" w:hAnsiTheme="majorBidi" w:cstheme="majorBidi"/>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F31509" w:rsidRDefault="00040401" w:rsidP="004F65E4">
      <w:pPr>
        <w:keepNext/>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319" w:name="_Ref420755964"/>
      <w:bookmarkStart w:id="320" w:name="_Toc421026228"/>
      <w:bookmarkStart w:id="321" w:name="_Toc428383867"/>
      <w:bookmarkStart w:id="322" w:name="_Toc430872520"/>
      <w:r w:rsidRPr="00F31509">
        <w:rPr>
          <w:rFonts w:asciiTheme="majorBidi" w:eastAsia="Times New Roman" w:hAnsiTheme="majorBidi" w:cstheme="majorBidi"/>
          <w:color w:val="000000" w:themeColor="text1"/>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B80079" w:rsidRPr="00B8007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20</w:t>
      </w:r>
      <w:r w:rsidR="00B80079" w:rsidRPr="00F31509">
        <w:rPr>
          <w:rFonts w:asciiTheme="majorBidi" w:hAnsiTheme="majorBidi" w:cstheme="majorBidi"/>
          <w:lang w:val="en-GB"/>
        </w:rPr>
        <w:fldChar w:fldCharType="end"/>
      </w:r>
      <w:bookmarkEnd w:id="319"/>
      <w:r w:rsidRPr="00F31509">
        <w:rPr>
          <w:rFonts w:asciiTheme="majorBidi" w:eastAsia="Times New Roman" w:hAnsiTheme="majorBidi" w:cstheme="majorBidi"/>
          <w:color w:val="000000" w:themeColor="text1"/>
          <w:lang w:val="en-GB"/>
        </w:rPr>
        <w:t>: Vegetable oils: Other uses of FAOSTAT v industrial use of PSD</w:t>
      </w:r>
      <w:bookmarkEnd w:id="320"/>
      <w:bookmarkEnd w:id="321"/>
      <w:bookmarkEnd w:id="32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(9kcals/g), the impact on food availability and the DES is particularly high.</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F31509" w:rsidRDefault="004F65E4" w:rsidP="006F3003">
      <w:pPr>
        <w:pStyle w:val="Heading4"/>
        <w:rPr>
          <w:rFonts w:asciiTheme="majorBidi" w:hAnsiTheme="majorBidi" w:cstheme="majorBidi"/>
          <w:lang w:val="en-GB"/>
        </w:rPr>
      </w:pPr>
      <w:r w:rsidRPr="00F31509">
        <w:rPr>
          <w:rFonts w:asciiTheme="majorBidi" w:hAnsiTheme="majorBidi" w:cstheme="majorBidi"/>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F31509" w:rsidRDefault="004F65E4" w:rsidP="004F65E4">
      <w:pPr>
        <w:rPr>
          <w:rFonts w:asciiTheme="majorBidi" w:eastAsiaTheme="majorEastAsia" w:hAnsiTheme="majorBidi" w:cstheme="majorBidi"/>
          <w:b/>
          <w:bCs/>
          <w:color w:val="000000" w:themeColor="text1"/>
          <w:sz w:val="28"/>
          <w:szCs w:val="28"/>
          <w:lang w:val="en-GB"/>
        </w:rPr>
      </w:pPr>
      <w:bookmarkStart w:id="323" w:name="_Toc421025889"/>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324" w:name="_Toc428383843"/>
      <w:bookmarkStart w:id="325" w:name="_Toc428436065"/>
      <w:bookmarkStart w:id="326" w:name="_Toc428436366"/>
      <w:bookmarkStart w:id="327" w:name="_Toc428436492"/>
      <w:r w:rsidRPr="00F31509">
        <w:lastRenderedPageBreak/>
        <w:t>Food losses and waste (FLW)</w:t>
      </w:r>
      <w:bookmarkEnd w:id="323"/>
      <w:bookmarkEnd w:id="324"/>
      <w:bookmarkEnd w:id="325"/>
      <w:bookmarkEnd w:id="326"/>
      <w:bookmarkEnd w:id="327"/>
    </w:p>
    <w:p w:rsidR="004F65E4" w:rsidRPr="00F31509" w:rsidRDefault="004F65E4" w:rsidP="006F3003">
      <w:pPr>
        <w:pStyle w:val="Heading3"/>
        <w:rPr>
          <w:rFonts w:asciiTheme="majorBidi" w:hAnsiTheme="majorBidi" w:cstheme="majorBidi"/>
          <w:lang w:val="en-GB"/>
        </w:rPr>
      </w:pPr>
      <w:bookmarkStart w:id="328" w:name="_Toc421025890"/>
      <w:r w:rsidRPr="00F31509">
        <w:rPr>
          <w:rFonts w:asciiTheme="majorBidi" w:hAnsiTheme="majorBidi" w:cstheme="majorBidi"/>
          <w:lang w:val="en-GB"/>
        </w:rPr>
        <w:t>Definition of FLW in the FBS system</w:t>
      </w:r>
      <w:bookmarkEnd w:id="32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below provides an overview of losses across the entire value chain and delineates losses covered in the FBS system from losses outside the FAO food balances.</w:t>
      </w:r>
    </w:p>
    <w:p w:rsidR="004F65E4" w:rsidRPr="00F31509" w:rsidRDefault="004F65E4" w:rsidP="006F3003">
      <w:pPr>
        <w:pStyle w:val="Heading3"/>
        <w:rPr>
          <w:rFonts w:asciiTheme="majorBidi" w:hAnsiTheme="majorBidi" w:cstheme="majorBidi"/>
          <w:lang w:val="en-GB"/>
        </w:rPr>
      </w:pPr>
      <w:bookmarkStart w:id="329" w:name="_Toc421025891"/>
      <w:r w:rsidRPr="00F31509">
        <w:rPr>
          <w:rFonts w:asciiTheme="majorBidi" w:hAnsiTheme="majorBidi" w:cstheme="majorBidi"/>
          <w:lang w:val="en-GB"/>
        </w:rPr>
        <w:t>Data availability</w:t>
      </w:r>
      <w:bookmarkEnd w:id="32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330" w:name="_Ref421025415"/>
      <w:bookmarkStart w:id="331" w:name="_Toc421026229"/>
      <w:bookmarkStart w:id="332" w:name="_Toc428383868"/>
      <w:bookmarkStart w:id="333" w:name="_Toc430872521"/>
      <w:r w:rsidRPr="00F31509">
        <w:rPr>
          <w:rFonts w:asciiTheme="majorBidi" w:eastAsia="Times New Roman" w:hAnsiTheme="majorBidi" w:cstheme="majorBidi"/>
          <w:sz w:val="22"/>
          <w:szCs w:val="22"/>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Figure \* ARABIC </w:instrText>
      </w:r>
      <w:r w:rsidR="00B80079" w:rsidRPr="00B80079">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21</w:t>
      </w:r>
      <w:r w:rsidR="00B80079" w:rsidRPr="00F31509">
        <w:rPr>
          <w:rFonts w:asciiTheme="majorBidi" w:hAnsiTheme="majorBidi" w:cstheme="majorBidi"/>
          <w:lang w:val="en-GB"/>
        </w:rPr>
        <w:fldChar w:fldCharType="end"/>
      </w:r>
      <w:bookmarkEnd w:id="330"/>
      <w:r w:rsidRPr="00F31509">
        <w:rPr>
          <w:rFonts w:asciiTheme="majorBidi" w:eastAsia="Times New Roman" w:hAnsiTheme="majorBidi" w:cstheme="majorBidi"/>
          <w:sz w:val="22"/>
          <w:szCs w:val="22"/>
          <w:lang w:val="en-GB"/>
        </w:rPr>
        <w:t>: Flow chart of food losses and wastages</w:t>
      </w:r>
      <w:bookmarkEnd w:id="331"/>
      <w:bookmarkEnd w:id="332"/>
      <w:bookmarkEnd w:id="33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Source: Research Report on the Assessment of Intra-household Wastage of Food.  FAO, 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334" w:name="_Toc421025892"/>
      <w:r w:rsidRPr="00F31509">
        <w:rPr>
          <w:rFonts w:asciiTheme="majorBidi" w:hAnsiTheme="majorBidi" w:cstheme="majorBidi"/>
          <w:lang w:val="en-GB"/>
        </w:rPr>
        <w:lastRenderedPageBreak/>
        <w:t>The previous imputation approach</w:t>
      </w:r>
      <w:bookmarkEnd w:id="334"/>
    </w:p>
    <w:p w:rsidR="004F65E4" w:rsidRPr="00F31509" w:rsidRDefault="004F65E4" w:rsidP="00B877EE">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Just like feed use, FLW has been estimated as a simple ratio (share) of availability</w:t>
      </w:r>
      <w:r w:rsidR="00B877EE" w:rsidRPr="00F31509">
        <w:rPr>
          <w:rStyle w:val="FootnoteReference"/>
          <w:rFonts w:asciiTheme="majorBidi" w:hAnsiTheme="majorBidi" w:cstheme="majorBidi"/>
          <w:color w:val="000000" w:themeColor="text1"/>
          <w:szCs w:val="24"/>
          <w:lang w:val="en-GB"/>
        </w:rPr>
        <w:footnoteReference w:id="50"/>
      </w:r>
      <w:r w:rsidRPr="00F31509">
        <w:rPr>
          <w:rFonts w:asciiTheme="majorBidi" w:hAnsiTheme="majorBidi" w:cstheme="majorBidi"/>
          <w:color w:val="000000" w:themeColor="text1"/>
          <w:szCs w:val="24"/>
          <w:lang w:val="en-GB"/>
        </w:rPr>
        <w:t>; this means that the amount of food lost for a commodity i in country j (Lo</w:t>
      </w:r>
      <w:r w:rsidRPr="00F31509">
        <w:rPr>
          <w:rFonts w:asciiTheme="majorBidi" w:hAnsiTheme="majorBidi" w:cstheme="majorBidi"/>
          <w:color w:val="000000" w:themeColor="text1"/>
          <w:szCs w:val="24"/>
          <w:vertAlign w:val="subscript"/>
          <w:lang w:val="en-GB"/>
        </w:rPr>
        <w:t>i,j</w:t>
      </w:r>
      <w:r w:rsidRPr="00F31509">
        <w:rPr>
          <w:rFonts w:asciiTheme="majorBidi" w:hAnsiTheme="majorBidi" w:cstheme="majorBidi"/>
          <w:color w:val="000000" w:themeColor="text1"/>
          <w:szCs w:val="24"/>
          <w:lang w:val="en-GB"/>
        </w:rPr>
        <w:t>) is:</w:t>
      </w:r>
    </w:p>
    <w:p w:rsidR="004F65E4" w:rsidRPr="00F31509" w:rsidRDefault="00B80079"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B8007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26</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F31509" w:rsidRDefault="004F65E4" w:rsidP="006F3003">
      <w:pPr>
        <w:pStyle w:val="Heading3"/>
        <w:rPr>
          <w:rFonts w:asciiTheme="majorBidi" w:hAnsiTheme="majorBidi" w:cstheme="majorBidi"/>
          <w:lang w:val="en-GB"/>
        </w:rPr>
      </w:pPr>
      <w:bookmarkStart w:id="335" w:name="_Toc421025893"/>
      <w:r w:rsidRPr="00F31509">
        <w:rPr>
          <w:rFonts w:asciiTheme="majorBidi" w:hAnsiTheme="majorBidi" w:cstheme="majorBidi"/>
          <w:lang w:val="en-GB"/>
        </w:rPr>
        <w:t>The new imputation approach</w:t>
      </w:r>
      <w:bookmarkEnd w:id="33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336" w:name="_Toc421025894"/>
      <w:r w:rsidRPr="00F31509">
        <w:rPr>
          <w:rFonts w:asciiTheme="majorBidi" w:hAnsiTheme="majorBidi" w:cstheme="majorBidi"/>
          <w:lang w:val="en-GB"/>
        </w:rPr>
        <w:t>The model/estimation procedure</w:t>
      </w:r>
      <w:bookmarkEnd w:id="33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B80079"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B80079"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B80079" w:rsidRPr="00B8007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27</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food perishable 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337" w:name="_Toc421025895"/>
      <w:bookmarkStart w:id="338" w:name="_Toc428383844"/>
      <w:bookmarkStart w:id="339" w:name="_Toc428436066"/>
      <w:bookmarkStart w:id="340" w:name="_Toc428436367"/>
      <w:bookmarkStart w:id="341" w:name="_Toc428436493"/>
      <w:r w:rsidRPr="00F31509">
        <w:lastRenderedPageBreak/>
        <w:t>Seed use</w:t>
      </w:r>
      <w:bookmarkEnd w:id="337"/>
      <w:bookmarkEnd w:id="338"/>
      <w:bookmarkEnd w:id="339"/>
      <w:bookmarkEnd w:id="340"/>
      <w:bookmarkEnd w:id="341"/>
    </w:p>
    <w:p w:rsidR="004F65E4" w:rsidRPr="00F31509" w:rsidRDefault="004F65E4" w:rsidP="006F3003">
      <w:pPr>
        <w:pStyle w:val="Heading3"/>
        <w:rPr>
          <w:rFonts w:asciiTheme="majorBidi" w:hAnsiTheme="majorBidi" w:cstheme="majorBidi"/>
          <w:lang w:val="en-GB"/>
        </w:rPr>
      </w:pPr>
      <w:bookmarkStart w:id="342"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342"/>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This can be formulated in the simple identity:</w:t>
      </w:r>
    </w:p>
    <w:p w:rsidR="004F65E4" w:rsidRPr="00F31509" w:rsidRDefault="00B80079"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B8007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28</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the seed usage,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w:rPr>
            <w:rFonts w:ascii="Cambria Math" w:hAnsi="Cambria Math" w:cstheme="majorBidi"/>
            <w:color w:val="000000" w:themeColor="text1"/>
            <w:szCs w:val="24"/>
            <w:lang w:val="en-GB"/>
          </w:rPr>
          <m:t>i</m:t>
        </m:r>
      </m:oMath>
      <w:r w:rsidRPr="00F31509">
        <w:rPr>
          <w:rFonts w:asciiTheme="majorBidi" w:hAnsiTheme="majorBidi" w:cstheme="majorBidi"/>
          <w:color w:val="000000" w:themeColor="text1"/>
          <w:szCs w:val="24"/>
          <w:lang w:val="en-GB"/>
        </w:rPr>
        <w:t xml:space="preserve"> in country </w:t>
      </w:r>
      <m:oMath>
        <m: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 xml:space="preserve">.  The seed rates vary by both country i and commodity j </w:t>
      </w:r>
      <w:r w:rsidR="00F301CE" w:rsidRPr="00F31509">
        <w:rPr>
          <w:rFonts w:asciiTheme="majorBidi" w:hAnsiTheme="majorBidi" w:cstheme="majorBidi"/>
          <w:color w:val="000000" w:themeColor="text1"/>
          <w:szCs w:val="24"/>
          <w:lang w:val="en-GB"/>
        </w:rPr>
        <w:t xml:space="preserve">due to </w:t>
      </w:r>
      <w:r w:rsidRPr="00F31509">
        <w:rPr>
          <w:rFonts w:asciiTheme="majorBidi" w:hAnsiTheme="majorBidi" w:cstheme="majorBidi"/>
          <w:color w:val="000000" w:themeColor="text1"/>
          <w:szCs w:val="24"/>
          <w:lang w:val="en-GB"/>
        </w:rPr>
        <w:t>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343" w:name="_Toc421025897"/>
      <w:r w:rsidRPr="00F31509">
        <w:rPr>
          <w:rFonts w:asciiTheme="majorBidi" w:hAnsiTheme="majorBidi" w:cstheme="majorBidi"/>
          <w:lang w:val="en-GB"/>
        </w:rPr>
        <w:t>Seed rates</w:t>
      </w:r>
      <w:bookmarkEnd w:id="343"/>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Pr="00F31509">
        <w:rPr>
          <w:rStyle w:val="FootnoteReference"/>
          <w:rFonts w:asciiTheme="majorBidi" w:hAnsiTheme="majorBidi" w:cstheme="majorBidi"/>
          <w:color w:val="000000" w:themeColor="text1"/>
          <w:szCs w:val="24"/>
          <w:lang w:val="en-GB"/>
        </w:rPr>
        <w:footnoteReference w:id="51"/>
      </w:r>
      <w:r w:rsidRPr="00F31509">
        <w:rPr>
          <w:rFonts w:asciiTheme="majorBidi" w:hAnsiTheme="majorBidi" w:cstheme="majorBidi"/>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F31509" w:rsidRDefault="004F65E4" w:rsidP="006F3003">
      <w:pPr>
        <w:pStyle w:val="Heading3"/>
        <w:rPr>
          <w:rFonts w:asciiTheme="majorBidi" w:hAnsiTheme="majorBidi" w:cstheme="majorBidi"/>
          <w:lang w:val="en-GB"/>
        </w:rPr>
      </w:pPr>
      <w:bookmarkStart w:id="344" w:name="_Toc421025898"/>
      <w:r w:rsidRPr="00F31509">
        <w:rPr>
          <w:rFonts w:asciiTheme="majorBidi" w:hAnsiTheme="majorBidi" w:cstheme="majorBidi"/>
          <w:lang w:val="en-GB"/>
        </w:rPr>
        <w:lastRenderedPageBreak/>
        <w:t>The new imputation approach</w:t>
      </w:r>
      <w:bookmarkEnd w:id="34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F31509" w:rsidRDefault="004F65E4"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Impute area sown, when missing.</w:t>
      </w:r>
    </w:p>
    <w:p w:rsidR="004F65E4" w:rsidRPr="00F31509" w:rsidRDefault="00F301CE"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but only if </w:t>
      </w:r>
      <w:r w:rsidR="004F65E4" w:rsidRPr="00F31509">
        <w:rPr>
          <w:rFonts w:asciiTheme="majorBidi" w:eastAsia="Times New Roman" w:hAnsiTheme="majorBidi" w:cstheme="majorBidi"/>
          <w:color w:val="000000" w:themeColor="text1"/>
        </w:rPr>
        <w:t>questionnaire results are unavailable.</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Impute seed as the product of the previously imputed area sown with the estimated seed rate.</w:t>
      </w:r>
    </w:p>
    <w:p w:rsidR="004F65E4" w:rsidRPr="00F31509" w:rsidRDefault="004F65E4" w:rsidP="006F3003">
      <w:pPr>
        <w:pStyle w:val="Heading4"/>
        <w:rPr>
          <w:rFonts w:asciiTheme="majorBidi" w:hAnsiTheme="majorBidi" w:cstheme="majorBidi"/>
          <w:lang w:val="en-GB"/>
        </w:rPr>
      </w:pPr>
      <w:bookmarkStart w:id="345" w:name="_Toc421025899"/>
      <w:r w:rsidRPr="00F31509">
        <w:rPr>
          <w:rFonts w:asciiTheme="majorBidi" w:hAnsiTheme="majorBidi" w:cstheme="majorBidi"/>
          <w:lang w:val="en-GB"/>
        </w:rPr>
        <w:t>Imputation of Area Sown</w:t>
      </w:r>
      <w:bookmarkEnd w:id="34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than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Estimate Seed Rates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F301CE" w:rsidRPr="00F31509">
        <w:rPr>
          <w:rFonts w:asciiTheme="majorBidi" w:eastAsia="Times New Roman" w:hAnsiTheme="majorBidi" w:cstheme="majorBidi"/>
          <w:color w:val="000000" w:themeColor="text1"/>
          <w:lang w:val="en-GB"/>
        </w:rPr>
        <w:t xml:space="preserve">estimation </w:t>
      </w:r>
      <w:r w:rsidRPr="00F31509">
        <w:rPr>
          <w:rFonts w:asciiTheme="majorBidi" w:eastAsia="Times New Roman" w:hAnsiTheme="majorBidi" w:cstheme="majorBidi"/>
          <w:color w:val="000000" w:themeColor="text1"/>
          <w:lang w:val="en-GB"/>
        </w:rPr>
        <w:t xml:space="preserve">of seed </w:t>
      </w:r>
      <w:r w:rsidR="00F301CE" w:rsidRPr="00F31509">
        <w:rPr>
          <w:rFonts w:asciiTheme="majorBidi" w:eastAsia="Times New Roman" w:hAnsiTheme="majorBidi" w:cstheme="majorBidi"/>
          <w:color w:val="000000" w:themeColor="text1"/>
          <w:lang w:val="en-GB"/>
        </w:rPr>
        <w:t xml:space="preserve">rates </w:t>
      </w:r>
      <w:r w:rsidRPr="00F31509">
        <w:rPr>
          <w:rFonts w:asciiTheme="majorBidi" w:eastAsia="Times New Roman" w:hAnsiTheme="majorBidi" w:cstheme="majorBidi"/>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F31509" w:rsidRDefault="00B80079"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B80079"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B80079"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B80079"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B80079" w:rsidRPr="00B8007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29</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estimate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to be close to 0.  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only account for availability within commodity groups.  However, if data are available for a country or commodity, the </w:t>
      </w:r>
      <w:r w:rsidRPr="00F31509">
        <w:rPr>
          <w:rFonts w:asciiTheme="majorBidi" w:hAnsiTheme="majorBidi" w:cstheme="majorBidi"/>
          <w:color w:val="000000" w:themeColor="text1"/>
          <w:szCs w:val="24"/>
          <w:lang w:val="en-GB"/>
        </w:rPr>
        <w:lastRenderedPageBreak/>
        <w:t xml:space="preserve">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can adapt to the individual characteristics of a particular scenario.</w:t>
      </w:r>
    </w:p>
    <w:p w:rsidR="004F65E4" w:rsidRPr="00F31509" w:rsidRDefault="004F65E4" w:rsidP="00C4334D">
      <w:pPr>
        <w:pStyle w:val="Heading2"/>
      </w:pPr>
      <w:bookmarkStart w:id="346" w:name="_Toc421025888"/>
      <w:bookmarkStart w:id="347" w:name="_Toc428383845"/>
      <w:bookmarkStart w:id="348" w:name="_Toc428436067"/>
      <w:bookmarkStart w:id="349" w:name="_Toc428436368"/>
      <w:bookmarkStart w:id="350" w:name="_Toc428436494"/>
      <w:r w:rsidRPr="00F31509">
        <w:t>Residual other uses (ROU)</w:t>
      </w:r>
      <w:bookmarkEnd w:id="346"/>
      <w:bookmarkEnd w:id="347"/>
      <w:bookmarkEnd w:id="348"/>
      <w:bookmarkEnd w:id="349"/>
      <w:bookmarkEnd w:id="350"/>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F31509">
        <w:rPr>
          <w:rFonts w:asciiTheme="majorBidi" w:hAnsiTheme="majorBidi" w:cstheme="majorBidi"/>
          <w:b/>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374C82">
      <w:pPr>
        <w:pStyle w:val="Heading1"/>
        <w:rPr>
          <w:rFonts w:asciiTheme="majorBidi" w:hAnsiTheme="majorBidi" w:cstheme="majorBidi"/>
        </w:rPr>
      </w:pPr>
      <w:bookmarkStart w:id="351" w:name="food-balance-sheets-compilation-at-the-n"/>
      <w:bookmarkStart w:id="352" w:name="_Toc428383846"/>
      <w:bookmarkStart w:id="353" w:name="_Toc428436068"/>
      <w:bookmarkStart w:id="354" w:name="_Toc428436369"/>
      <w:bookmarkStart w:id="355" w:name="_Toc428436495"/>
      <w:bookmarkEnd w:id="351"/>
      <w:r w:rsidRPr="00F31509">
        <w:rPr>
          <w:rFonts w:asciiTheme="majorBidi" w:hAnsiTheme="majorBidi" w:cstheme="majorBidi"/>
        </w:rPr>
        <w:lastRenderedPageBreak/>
        <w:t>The Food Balance Sheets Compilation: a step-by-step introduction</w:t>
      </w:r>
      <w:bookmarkEnd w:id="352"/>
      <w:bookmarkEnd w:id="353"/>
      <w:bookmarkEnd w:id="354"/>
      <w:bookmarkEnd w:id="355"/>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Supply:  </w:t>
      </w:r>
      <w:r w:rsidRPr="00F31509">
        <w:rPr>
          <w:rFonts w:asciiTheme="majorBidi" w:hAnsiTheme="majorBidi" w:cstheme="majorBidi"/>
          <w:b/>
          <w:lang w:val="en-GB"/>
        </w:rPr>
        <w:t xml:space="preserve">Production + Imports - Stock changes </w:t>
      </w:r>
      <w:r w:rsidRPr="00F31509">
        <w:rPr>
          <w:rStyle w:val="FootnoteReference"/>
          <w:rFonts w:asciiTheme="majorBidi" w:hAnsiTheme="majorBidi" w:cstheme="majorBidi"/>
          <w:b/>
          <w:lang w:val="en-GB"/>
        </w:rPr>
        <w:footnoteReference w:id="52"/>
      </w:r>
      <w:r w:rsidRPr="00F31509">
        <w:rPr>
          <w:rFonts w:asciiTheme="majorBidi" w:hAnsiTheme="majorBidi" w:cstheme="majorBidi"/>
          <w:b/>
          <w:lang w:val="en-GB"/>
        </w:rPr>
        <w:t xml:space="preserve">=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While the utilization side is defined by: </w:t>
      </w:r>
    </w:p>
    <w:p w:rsidR="004F65E4" w:rsidRPr="00F31509" w:rsidRDefault="004F65E4" w:rsidP="006F3003">
      <w:pPr>
        <w:rPr>
          <w:rFonts w:asciiTheme="majorBidi" w:hAnsiTheme="majorBidi" w:cstheme="majorBidi"/>
          <w:lang w:val="en-GB"/>
        </w:rPr>
      </w:pPr>
      <w:r w:rsidRPr="00F31509">
        <w:rPr>
          <w:rFonts w:asciiTheme="majorBidi" w:hAnsiTheme="majorBidi" w:cstheme="majorBidi"/>
          <w:lang w:val="en-GB"/>
        </w:rPr>
        <w:t xml:space="preserve">Utilization: </w:t>
      </w:r>
      <w:r w:rsidRPr="00F31509">
        <w:rPr>
          <w:rFonts w:asciiTheme="majorBidi" w:hAnsiTheme="majorBidi" w:cstheme="majorBidi"/>
          <w:b/>
          <w:lang w:val="en-GB"/>
        </w:rPr>
        <w:t>Exports + Food + Food Processing + Feed + Seed + Tourist consumption + Industrial use + Loss + Residuals/other utilizations</w:t>
      </w:r>
    </w:p>
    <w:p w:rsidR="004F65E4" w:rsidRPr="00F31509" w:rsidRDefault="004F65E4" w:rsidP="00C4334D">
      <w:pPr>
        <w:pStyle w:val="Heading2"/>
      </w:pPr>
      <w:bookmarkStart w:id="356" w:name="wheat"/>
      <w:bookmarkStart w:id="357" w:name="_Toc428383847"/>
      <w:bookmarkStart w:id="358" w:name="_Toc428436069"/>
      <w:bookmarkStart w:id="359" w:name="_Toc428436370"/>
      <w:bookmarkStart w:id="360" w:name="_Toc428436496"/>
      <w:bookmarkStart w:id="361" w:name="_Ref431472549"/>
      <w:bookmarkStart w:id="362" w:name="_Ref431472553"/>
      <w:bookmarkStart w:id="363" w:name="_Ref431472556"/>
      <w:bookmarkStart w:id="364" w:name="_Ref431472561"/>
      <w:bookmarkStart w:id="365" w:name="_Ref431472589"/>
      <w:bookmarkEnd w:id="356"/>
      <w:r w:rsidRPr="00F31509">
        <w:t>Wheat</w:t>
      </w:r>
      <w:bookmarkEnd w:id="357"/>
      <w:bookmarkEnd w:id="358"/>
      <w:bookmarkEnd w:id="359"/>
      <w:bookmarkEnd w:id="360"/>
      <w:bookmarkEnd w:id="361"/>
      <w:bookmarkEnd w:id="362"/>
      <w:bookmarkEnd w:id="363"/>
      <w:bookmarkEnd w:id="364"/>
      <w:bookmarkEnd w:id="365"/>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B360D" w:rsidRPr="00F31509">
          <w:rPr>
            <w:rFonts w:asciiTheme="majorBidi" w:eastAsia="Times New Roman" w:hAnsiTheme="majorBidi" w:cstheme="majorBidi"/>
            <w:lang w:val="en-GB"/>
          </w:rPr>
          <w:t>Table 5</w:t>
        </w:r>
      </w:fldSimple>
      <w:r w:rsidRPr="00F31509">
        <w:rPr>
          <w:rFonts w:asciiTheme="majorBidi" w:eastAsia="Times New Roman" w:hAnsiTheme="majorBidi" w:cstheme="majorBidi"/>
          <w:lang w:val="en-GB"/>
        </w:rPr>
        <w:t xml:space="preserve">) showing some commodities of the wheat "commodity tree" (wheat as the primary commodity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this table, a dash (i.e. "-") will indicate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66" w:name="_Ref427943238"/>
      <w:bookmarkStart w:id="367" w:name="_Toc428423544"/>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w:t>
      </w:r>
      <w:r w:rsidR="00B80079" w:rsidRPr="00F31509">
        <w:rPr>
          <w:rFonts w:asciiTheme="majorBidi" w:hAnsiTheme="majorBidi" w:cstheme="majorBidi"/>
          <w:lang w:val="en-GB"/>
        </w:rPr>
        <w:fldChar w:fldCharType="end"/>
      </w:r>
      <w:bookmarkEnd w:id="366"/>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67"/>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F31509" w:rsidTr="00B44757">
        <w:trPr>
          <w:cnfStyle w:val="100000000000"/>
        </w:trPr>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68" w:name="production"/>
      <w:bookmarkEnd w:id="368"/>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Suppose we only have the official data below. Please note that for the sake of demonstration we have considered the flour production quantity as given, and the wheat as unknown and must therefore be </w:t>
      </w:r>
      <w:r w:rsidRPr="00F31509">
        <w:rPr>
          <w:rFonts w:asciiTheme="majorBidi" w:eastAsia="Times New Roman" w:hAnsiTheme="majorBidi" w:cstheme="majorBidi"/>
          <w:lang w:val="en-GB"/>
        </w:rPr>
        <w:lastRenderedPageBreak/>
        <w:t>imputed (</w:t>
      </w:r>
      <w:fldSimple w:instr=" REF _Ref427943391 \h  \* MERGEFORMAT ">
        <w:r w:rsidR="000B360D" w:rsidRPr="00F31509">
          <w:rPr>
            <w:rFonts w:asciiTheme="majorBidi" w:eastAsia="Times New Roman" w:hAnsiTheme="majorBidi" w:cstheme="majorBidi"/>
            <w:lang w:val="en-GB"/>
          </w:rPr>
          <w:t>Table 6</w:t>
        </w:r>
      </w:fldSimple>
      <w:r w:rsidRPr="00F31509">
        <w:rPr>
          <w:rFonts w:asciiTheme="majorBidi" w:eastAsia="Times New Roman" w:hAnsiTheme="majorBidi" w:cstheme="majorBidi"/>
          <w:lang w:val="en-GB"/>
        </w:rPr>
        <w:t>). In reality, of course, it is almost always the reverse (with wheat production officially available, and flour less so):</w:t>
      </w:r>
    </w:p>
    <w:p w:rsidR="004F65E4" w:rsidRPr="00F31509" w:rsidRDefault="004F65E4" w:rsidP="004F65E4">
      <w:pPr>
        <w:pStyle w:val="Caption"/>
        <w:keepNext/>
        <w:jc w:val="both"/>
        <w:rPr>
          <w:rFonts w:asciiTheme="majorBidi" w:hAnsiTheme="majorBidi" w:cstheme="majorBidi"/>
          <w:lang w:val="en-GB"/>
        </w:rPr>
      </w:pPr>
      <w:bookmarkStart w:id="369" w:name="_Ref427943391"/>
      <w:bookmarkStart w:id="370" w:name="_Toc428423545"/>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6</w:t>
      </w:r>
      <w:r w:rsidR="00B80079" w:rsidRPr="00F31509">
        <w:rPr>
          <w:rFonts w:asciiTheme="majorBidi" w:hAnsiTheme="majorBidi" w:cstheme="majorBidi"/>
          <w:lang w:val="en-GB"/>
        </w:rPr>
        <w:fldChar w:fldCharType="end"/>
      </w:r>
      <w:bookmarkEnd w:id="369"/>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70"/>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case, the production quantity is only known for wheat flour (it is missing for wheat), and for wheat we are also missing the yield value. The procedure for determining how to impute production data is:</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all three variables are available, we use any two variables in the </w:t>
      </w:r>
      <w:r w:rsidRPr="00F31509">
        <w:rPr>
          <w:rFonts w:asciiTheme="majorBidi" w:hAnsiTheme="majorBidi" w:cstheme="majorBidi"/>
          <w:b/>
          <w:lang w:val="en-GB"/>
        </w:rPr>
        <w:t>Yield = Production / Area harvested</w:t>
      </w:r>
      <w:r w:rsidRPr="00F31509">
        <w:rPr>
          <w:rFonts w:asciiTheme="majorBidi" w:hAnsiTheme="majorBidi" w:cstheme="majorBidi"/>
          <w:lang w:val="en-GB"/>
        </w:rPr>
        <w:t xml:space="preserve"> formula to cross-check the third variable. If the formula indicates an error for one of the given variables, a quick time-series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only two variables are available, the third is computed with the above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data for production or area harvested are available, we impute yields using its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described in detail in Chapter 2). The other missing element would then be calculated using the aforementioned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we impute production using the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then using the formula as above, the area harvested would be calculated.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 and production) are missing, we impute yield and production data using 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approach). The area harvested would then be calculated by the formula: Area harvested = Production/Yield.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47"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71" w:name="_Ref427943479"/>
      <w:bookmarkStart w:id="372" w:name="_Toc428383869"/>
      <w:bookmarkStart w:id="373" w:name="_Toc430872522"/>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22</w:t>
      </w:r>
      <w:r w:rsidR="00B80079" w:rsidRPr="00F31509">
        <w:rPr>
          <w:rFonts w:asciiTheme="majorBidi" w:hAnsiTheme="majorBidi" w:cstheme="majorBidi"/>
          <w:lang w:val="en-GB"/>
        </w:rPr>
        <w:fldChar w:fldCharType="end"/>
      </w:r>
      <w:bookmarkEnd w:id="371"/>
      <w:r w:rsidRPr="00F31509">
        <w:rPr>
          <w:rFonts w:asciiTheme="majorBidi" w:eastAsia="Times New Roman" w:hAnsiTheme="majorBidi" w:cstheme="majorBidi"/>
          <w:lang w:val="en-GB"/>
        </w:rPr>
        <w:t>: Ensemble modelling results for yield estimates</w:t>
      </w:r>
      <w:bookmarkEnd w:id="372"/>
      <w:bookmarkEnd w:id="373"/>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74" w:name="_Toc428423546"/>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w:t>
      </w:r>
      <w:r w:rsidR="00B80079"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74"/>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have enough information to compute the production data:</w:t>
      </w:r>
    </w:p>
    <w:p w:rsidR="004F65E4" w:rsidRPr="00F31509" w:rsidRDefault="004F65E4" w:rsidP="004F65E4">
      <w:pPr>
        <w:pStyle w:val="Caption"/>
        <w:keepNext/>
        <w:jc w:val="both"/>
        <w:rPr>
          <w:rFonts w:asciiTheme="majorBidi" w:hAnsiTheme="majorBidi" w:cstheme="majorBidi"/>
          <w:lang w:val="en-GB"/>
        </w:rPr>
      </w:pPr>
      <w:bookmarkStart w:id="375" w:name="_Toc428423547"/>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w:t>
      </w:r>
      <w:r w:rsidR="00B80079"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75"/>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54,420,000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w:t>
      </w:r>
      <w:r w:rsidRPr="00F31509">
        <w:rPr>
          <w:rFonts w:asciiTheme="majorBidi" w:eastAsia="Times New Roman" w:hAnsiTheme="majorBidi" w:cstheme="majorBidi"/>
          <w:lang w:val="en-GB"/>
        </w:rPr>
        <w:lastRenderedPageBreak/>
        <w:t>information for policy decisions (e.g. promoting activity and/or productivity measures in case of a lack of production).</w:t>
      </w:r>
    </w:p>
    <w:p w:rsidR="004F65E4" w:rsidRPr="00F31509" w:rsidRDefault="004F65E4" w:rsidP="004F65E4">
      <w:pPr>
        <w:pStyle w:val="Caption"/>
        <w:keepNext/>
        <w:jc w:val="both"/>
        <w:rPr>
          <w:rFonts w:asciiTheme="majorBidi" w:hAnsiTheme="majorBidi" w:cstheme="majorBidi"/>
          <w:lang w:val="en-GB"/>
        </w:rPr>
      </w:pPr>
      <w:bookmarkStart w:id="376" w:name="_Toc428423548"/>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9</w:t>
      </w:r>
      <w:r w:rsidR="00B80079"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Introducing estimates for</w:t>
      </w:r>
      <w:r w:rsidRPr="00F31509">
        <w:rPr>
          <w:rFonts w:asciiTheme="majorBidi" w:hAnsiTheme="majorBidi" w:cstheme="majorBidi"/>
          <w:lang w:val="en-GB"/>
        </w:rPr>
        <w:t xml:space="preserve"> wheat and flour production</w:t>
      </w:r>
      <w:r w:rsidR="00122211" w:rsidRPr="00F31509">
        <w:rPr>
          <w:rFonts w:asciiTheme="majorBidi" w:hAnsiTheme="majorBidi" w:cstheme="majorBidi"/>
          <w:lang w:val="en-GB"/>
        </w:rPr>
        <w:t xml:space="preserve"> in the SUA table for wheat</w:t>
      </w:r>
      <w:bookmarkEnd w:id="376"/>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F31509" w:rsidTr="008B0C4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 Processing</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77" w:name="trade"/>
      <w:bookmarkEnd w:id="377"/>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r w:rsidR="00B80079" w:rsidRPr="00F31509">
        <w:rPr>
          <w:rFonts w:asciiTheme="majorBidi" w:hAnsiTheme="majorBidi" w:cstheme="majorBidi"/>
          <w:lang w:val="en-GB"/>
        </w:rPr>
        <w:fldChar w:fldCharType="begin"/>
      </w:r>
      <w:r w:rsidR="00B51EC9" w:rsidRPr="00F31509">
        <w:rPr>
          <w:rFonts w:asciiTheme="majorBidi" w:hAnsiTheme="majorBidi" w:cstheme="majorBidi"/>
          <w:lang w:val="en-GB"/>
        </w:rPr>
        <w:instrText xml:space="preserve"> PAGEREF _Ref428541227 </w:instrText>
      </w:r>
      <w:r w:rsidR="00B80079"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28</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for more detail). Ideally, the country codes used should follow the international standard codes of the 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dataset has been simplified for this example):</w:t>
      </w:r>
    </w:p>
    <w:p w:rsidR="004F65E4" w:rsidRPr="00F31509" w:rsidRDefault="004F65E4" w:rsidP="004F65E4">
      <w:pPr>
        <w:pStyle w:val="Caption"/>
        <w:keepNext/>
        <w:jc w:val="both"/>
        <w:rPr>
          <w:rFonts w:asciiTheme="majorBidi" w:hAnsiTheme="majorBidi" w:cstheme="majorBidi"/>
          <w:lang w:val="en-GB"/>
        </w:rPr>
      </w:pPr>
      <w:bookmarkStart w:id="378" w:name="_Ref428180910"/>
      <w:bookmarkStart w:id="379" w:name="_Toc428423549"/>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10</w:t>
      </w:r>
      <w:r w:rsidR="00B80079" w:rsidRPr="00F31509">
        <w:rPr>
          <w:rFonts w:asciiTheme="majorBidi" w:hAnsiTheme="majorBidi" w:cstheme="majorBidi"/>
          <w:lang w:val="en-GB"/>
        </w:rPr>
        <w:fldChar w:fldCharType="end"/>
      </w:r>
      <w:bookmarkEnd w:id="378"/>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for 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79"/>
    </w:p>
    <w:tbl>
      <w:tblPr>
        <w:tblStyle w:val="TableClassic1"/>
        <w:tblW w:w="5000" w:type="pct"/>
        <w:tblLook w:val="04A0"/>
      </w:tblPr>
      <w:tblGrid>
        <w:gridCol w:w="891"/>
        <w:gridCol w:w="1357"/>
        <w:gridCol w:w="1224"/>
        <w:gridCol w:w="1449"/>
        <w:gridCol w:w="909"/>
        <w:gridCol w:w="1623"/>
        <w:gridCol w:w="1789"/>
      </w:tblGrid>
      <w:tr w:rsidR="004F65E4" w:rsidRPr="00F31509" w:rsidTr="008B0C44">
        <w:trPr>
          <w:cnfStyle w:val="100000000000"/>
        </w:trPr>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734"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R</w:t>
            </w:r>
            <w:r w:rsidR="004F65E4" w:rsidRPr="00F31509">
              <w:rPr>
                <w:rFonts w:asciiTheme="majorBidi" w:hAnsiTheme="majorBidi" w:cstheme="majorBidi"/>
                <w:sz w:val="22"/>
                <w:lang w:val="en-GB"/>
              </w:rPr>
              <w:t>eporter</w:t>
            </w:r>
          </w:p>
        </w:tc>
        <w:tc>
          <w:tcPr>
            <w:tcW w:w="66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w:t>
            </w:r>
            <w:r w:rsidR="004F65E4" w:rsidRPr="00F31509">
              <w:rPr>
                <w:rFonts w:asciiTheme="majorBidi" w:hAnsiTheme="majorBidi" w:cstheme="majorBidi"/>
                <w:sz w:val="22"/>
                <w:lang w:val="en-GB"/>
              </w:rPr>
              <w:t>artner</w:t>
            </w:r>
          </w:p>
        </w:tc>
        <w:tc>
          <w:tcPr>
            <w:tcW w:w="784"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HS6 code</w:t>
            </w:r>
          </w:p>
        </w:tc>
        <w:tc>
          <w:tcPr>
            <w:tcW w:w="49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w:t>
            </w:r>
            <w:r w:rsidR="004F65E4" w:rsidRPr="00F31509">
              <w:rPr>
                <w:rFonts w:asciiTheme="majorBidi" w:hAnsiTheme="majorBidi" w:cstheme="majorBidi"/>
                <w:sz w:val="22"/>
                <w:lang w:val="en-GB"/>
              </w:rPr>
              <w:t>low</w:t>
            </w:r>
          </w:p>
        </w:tc>
        <w:tc>
          <w:tcPr>
            <w:tcW w:w="87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Weight(kg)</w:t>
            </w:r>
          </w:p>
        </w:tc>
        <w:tc>
          <w:tcPr>
            <w:tcW w:w="96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3,350,000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502,500,000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1,200,000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264,000,000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113,100,000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 and not in the monetary </w:t>
      </w:r>
      <w:r w:rsidRPr="00F31509">
        <w:rPr>
          <w:rFonts w:asciiTheme="majorBidi" w:eastAsia="Times New Roman" w:hAnsiTheme="majorBidi" w:cstheme="majorBidi"/>
          <w:lang w:val="en-GB"/>
        </w:rPr>
        <w:lastRenderedPageBreak/>
        <w:t>values</w:t>
      </w:r>
      <w:r w:rsidRPr="00F31509">
        <w:rPr>
          <w:rStyle w:val="FootnoteReference"/>
          <w:rFonts w:asciiTheme="majorBidi" w:eastAsia="Times New Roman" w:hAnsiTheme="majorBidi" w:cstheme="majorBidi"/>
          <w:lang w:val="en-GB"/>
        </w:rPr>
        <w:footnoteReference w:id="53"/>
      </w:r>
      <w:r w:rsidRPr="00F31509">
        <w:rPr>
          <w:rFonts w:asciiTheme="majorBidi" w:eastAsia="Times New Roman" w:hAnsiTheme="majorBidi" w:cstheme="majorBidi"/>
          <w:lang w:val="en-GB"/>
        </w:rPr>
        <w:t>. We can now insert the total import and export quantities for wheat, as well as the other commodities, into the SUA table.</w:t>
      </w:r>
    </w:p>
    <w:p w:rsidR="004F65E4" w:rsidRPr="00F31509" w:rsidRDefault="004F65E4" w:rsidP="004F65E4">
      <w:pPr>
        <w:pStyle w:val="Caption"/>
        <w:keepNext/>
        <w:jc w:val="both"/>
        <w:rPr>
          <w:rFonts w:asciiTheme="majorBidi" w:hAnsiTheme="majorBidi" w:cstheme="majorBidi"/>
          <w:lang w:val="en-GB"/>
        </w:rPr>
      </w:pPr>
      <w:bookmarkStart w:id="380" w:name="_Toc428423550"/>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11</w:t>
      </w:r>
      <w:r w:rsidR="00B80079"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initial SUA table</w:t>
      </w:r>
      <w:r w:rsidR="00122211" w:rsidRPr="00F31509">
        <w:rPr>
          <w:rFonts w:asciiTheme="majorBidi" w:hAnsiTheme="majorBidi" w:cstheme="majorBidi"/>
          <w:lang w:val="en-GB"/>
        </w:rPr>
        <w:t xml:space="preserve"> for wheat</w:t>
      </w:r>
      <w:bookmarkEnd w:id="380"/>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F31509" w:rsidTr="00334116">
        <w:trPr>
          <w:cnfStyle w:val="100000000000"/>
        </w:trPr>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1,999,100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32,790,000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341,500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572,800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312,500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217,300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624,900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224,500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2,343,700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F31509">
        <w:rPr>
          <w:rStyle w:val="FootnoteReference"/>
          <w:rFonts w:asciiTheme="majorBidi" w:hAnsiTheme="majorBidi" w:cstheme="majorBidi"/>
          <w:lang w:val="en-GB"/>
        </w:rPr>
        <w:footnoteReference w:id="54"/>
      </w:r>
      <w:r w:rsidRPr="00F31509">
        <w:rPr>
          <w:rFonts w:asciiTheme="majorBidi" w:hAnsiTheme="majorBidi" w:cstheme="majorBidi"/>
          <w:lang w:val="en-GB"/>
        </w:rPr>
        <w:t xml:space="preserve">. We can now insert the "mirrored" imports and exports for bulgur, as shown in </w:t>
      </w:r>
      <w:fldSimple w:instr=" REF _Ref428181407 \h  \* MERGEFORMAT ">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12</w:t>
        </w:r>
      </w:fldSimple>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1" w:name="_Ref428181407"/>
      <w:bookmarkStart w:id="382" w:name="_Toc428423551"/>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12</w:t>
      </w:r>
      <w:r w:rsidR="00B80079" w:rsidRPr="00F31509">
        <w:rPr>
          <w:rFonts w:asciiTheme="majorBidi" w:hAnsiTheme="majorBidi" w:cstheme="majorBidi"/>
          <w:lang w:val="en-GB"/>
        </w:rPr>
        <w:fldChar w:fldCharType="end"/>
      </w:r>
      <w:bookmarkEnd w:id="381"/>
      <w:r w:rsidR="00BA0107" w:rsidRPr="00F31509">
        <w:rPr>
          <w:rFonts w:asciiTheme="majorBidi" w:hAnsiTheme="majorBidi" w:cstheme="majorBidi"/>
          <w:lang w:val="en-GB"/>
        </w:rPr>
        <w:t>: C</w:t>
      </w:r>
      <w:r w:rsidRPr="00F31509">
        <w:rPr>
          <w:rFonts w:asciiTheme="majorBidi" w:hAnsiTheme="majorBidi" w:cstheme="majorBidi"/>
          <w:lang w:val="en-GB"/>
        </w:rPr>
        <w:t>ompleting trade data through imputing missing flows</w:t>
      </w:r>
      <w:r w:rsidR="00122211" w:rsidRPr="00F31509">
        <w:rPr>
          <w:rFonts w:asciiTheme="majorBidi" w:hAnsiTheme="majorBidi" w:cstheme="majorBidi"/>
          <w:lang w:val="en-GB"/>
        </w:rPr>
        <w:t xml:space="preserve"> in the SUA table for wheat</w:t>
      </w:r>
      <w:bookmarkEnd w:id="382"/>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3" w:name="_Ref428181607"/>
      <w:bookmarkStart w:id="384" w:name="_Toc428423552"/>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13</w:t>
      </w:r>
      <w:r w:rsidR="00B80079" w:rsidRPr="00F31509">
        <w:rPr>
          <w:rFonts w:asciiTheme="majorBidi" w:hAnsiTheme="majorBidi" w:cstheme="majorBidi"/>
          <w:lang w:val="en-GB"/>
        </w:rPr>
        <w:fldChar w:fldCharType="end"/>
      </w:r>
      <w:bookmarkEnd w:id="383"/>
      <w:r w:rsidRPr="00F31509">
        <w:rPr>
          <w:rFonts w:asciiTheme="majorBidi" w:hAnsiTheme="majorBidi" w:cstheme="majorBidi"/>
          <w:lang w:val="en-GB"/>
        </w:rPr>
        <w:t xml:space="preserve">: Improving trade data by fixing obvious reporting errors </w:t>
      </w:r>
      <w:r w:rsidR="00122211" w:rsidRPr="00F31509">
        <w:rPr>
          <w:rFonts w:asciiTheme="majorBidi" w:hAnsiTheme="majorBidi" w:cstheme="majorBidi"/>
          <w:lang w:val="en-GB"/>
        </w:rPr>
        <w:t>in the SUA table for wheat</w:t>
      </w:r>
      <w:bookmarkEnd w:id="384"/>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F31509" w:rsidRDefault="004F65E4" w:rsidP="006F3003">
      <w:pPr>
        <w:pStyle w:val="Heading3"/>
        <w:rPr>
          <w:rFonts w:asciiTheme="majorBidi" w:hAnsiTheme="majorBidi" w:cstheme="majorBidi"/>
          <w:lang w:val="en-GB"/>
        </w:rPr>
      </w:pPr>
      <w:bookmarkStart w:id="385" w:name="stock-changes"/>
      <w:bookmarkEnd w:id="385"/>
      <w:r w:rsidRPr="00F31509">
        <w:rPr>
          <w:rFonts w:asciiTheme="majorBidi" w:hAnsiTheme="majorBidi" w:cstheme="majorBidi"/>
          <w:lang w:val="en-GB"/>
        </w:rPr>
        <w:t>Stock Changes</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r w:rsidR="00B51EC9" w:rsidRPr="00F31509">
        <w:rPr>
          <w:rFonts w:asciiTheme="majorBidi" w:eastAsia="Times New Roman" w:hAnsiTheme="majorBidi" w:cstheme="majorBidi"/>
          <w:lang w:val="en-GB"/>
        </w:rPr>
        <w:t xml:space="preserve"> given a </w:t>
      </w:r>
      <w:r w:rsidRPr="00F31509">
        <w:rPr>
          <w:rFonts w:asciiTheme="majorBidi" w:eastAsia="Times New Roman" w:hAnsiTheme="majorBidi" w:cstheme="majorBidi"/>
          <w:lang w:val="en-GB"/>
        </w:rPr>
        <w:t xml:space="preserve">high accumulation of stocks in the past and vice versa. The results of the imputation are shown in  </w:t>
      </w:r>
      <w:fldSimple w:instr=" REF _Ref42818315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14</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6" w:name="_Ref428183152"/>
      <w:bookmarkStart w:id="387" w:name="_Toc428423553"/>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14</w:t>
      </w:r>
      <w:r w:rsidR="00B80079" w:rsidRPr="00F31509">
        <w:rPr>
          <w:rFonts w:asciiTheme="majorBidi" w:hAnsiTheme="majorBidi" w:cstheme="majorBidi"/>
          <w:lang w:val="en-GB"/>
        </w:rPr>
        <w:fldChar w:fldCharType="end"/>
      </w:r>
      <w:bookmarkEnd w:id="386"/>
      <w:r w:rsidRPr="00F31509">
        <w:rPr>
          <w:rFonts w:asciiTheme="majorBidi" w:hAnsiTheme="majorBidi" w:cstheme="majorBidi"/>
          <w:lang w:val="en-GB"/>
        </w:rPr>
        <w:t>: Adding stock changes to the SUA table for wheat</w:t>
      </w:r>
      <w:bookmarkEnd w:id="387"/>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F31509" w:rsidTr="00334116">
        <w:trPr>
          <w:cnfStyle w:val="100000000000"/>
        </w:trPr>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88" w:name="food"/>
      <w:bookmarkEnd w:id="388"/>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Chapter 2, there are several options to obtain estimates for 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reflect a bottleneck in the processing chain, i.e. cover </w:t>
      </w:r>
      <w:r w:rsidRPr="00F31509">
        <w:rPr>
          <w:rFonts w:asciiTheme="majorBidi" w:eastAsia="Times New Roman" w:hAnsiTheme="majorBidi" w:cstheme="majorBidi"/>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r w:rsidR="00542BD2" w:rsidRPr="00F31509">
        <w:rPr>
          <w:rFonts w:asciiTheme="majorBidi" w:eastAsia="Times New Roman" w:hAnsiTheme="majorBidi" w:cstheme="majorBidi"/>
          <w:lang w:val="en-GB"/>
        </w:rPr>
        <w:t>Also, note that when such information on food is available, the balancing mechanism as described here will automatically use food as the residual (as there would be no other element to absorb the imbalance).  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this end, we estimate food consumption from the previous year and extrapolate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15</w:t>
        </w:r>
      </w:fldSimple>
      <w:r w:rsidRPr="00F31509">
        <w:rPr>
          <w:rFonts w:asciiTheme="majorBidi" w:eastAsia="Times New Roman" w:hAnsiTheme="majorBidi" w:cstheme="majorBidi"/>
          <w:lang w:val="en-GB"/>
        </w:rPr>
        <w:t>) below.</w:t>
      </w:r>
    </w:p>
    <w:p w:rsidR="004F65E4" w:rsidRPr="00F31509" w:rsidRDefault="004F65E4" w:rsidP="004F65E4">
      <w:pPr>
        <w:pStyle w:val="Caption"/>
        <w:keepNext/>
        <w:jc w:val="both"/>
        <w:rPr>
          <w:rFonts w:asciiTheme="majorBidi" w:hAnsiTheme="majorBidi" w:cstheme="majorBidi"/>
          <w:lang w:val="en-GB"/>
        </w:rPr>
      </w:pPr>
      <w:bookmarkStart w:id="389" w:name="_Ref428183082"/>
      <w:bookmarkStart w:id="390" w:name="_Toc428423554"/>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15</w:t>
      </w:r>
      <w:r w:rsidR="00B80079" w:rsidRPr="00F31509">
        <w:rPr>
          <w:rFonts w:asciiTheme="majorBidi" w:hAnsiTheme="majorBidi" w:cstheme="majorBidi"/>
          <w:lang w:val="en-GB"/>
        </w:rPr>
        <w:fldChar w:fldCharType="end"/>
      </w:r>
      <w:bookmarkEnd w:id="389"/>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90"/>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F31509" w:rsidTr="00334116">
        <w:trPr>
          <w:cnfStyle w:val="100000000000"/>
        </w:trPr>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91" w:name="feed"/>
      <w:bookmarkEnd w:id="391"/>
      <w:r w:rsidRPr="00F31509">
        <w:rPr>
          <w:rFonts w:asciiTheme="majorBidi" w:hAnsiTheme="majorBidi" w:cstheme="majorBidi"/>
          <w:lang w:val="en-GB"/>
        </w:rPr>
        <w:t>Feed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Feed variable is then imputed. The assumption here is that some of the primary level quantities are used as feed, as well as almost all of the bran (which is a by-product of the flour production process). The feed requirements apply at a country level.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that of </w:t>
      </w:r>
      <w:r w:rsidRPr="00F31509">
        <w:rPr>
          <w:rFonts w:asciiTheme="majorBidi" w:eastAsia="Times New Roman" w:hAnsiTheme="majorBidi" w:cstheme="majorBidi"/>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F31509">
        <w:rPr>
          <w:rFonts w:asciiTheme="majorBidi" w:eastAsia="Times New Roman" w:hAnsiTheme="majorBidi" w:cstheme="majorBidi"/>
          <w:lang w:val="en-GB"/>
        </w:rPr>
        <w:lastRenderedPageBreak/>
        <w:t xml:space="preserve">processed into flour, and we create the bran commodity in this process as well. The resulting estimates for feed use are filled into </w:t>
      </w:r>
      <w:fldSimple w:instr=" REF _Ref42818331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92" w:name="_Ref428183319"/>
      <w:bookmarkStart w:id="393" w:name="_Toc428423555"/>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16</w:t>
      </w:r>
      <w:r w:rsidR="00B80079" w:rsidRPr="00F31509">
        <w:rPr>
          <w:rFonts w:asciiTheme="majorBidi" w:hAnsiTheme="majorBidi" w:cstheme="majorBidi"/>
          <w:lang w:val="en-GB"/>
        </w:rPr>
        <w:fldChar w:fldCharType="end"/>
      </w:r>
      <w:bookmarkEnd w:id="392"/>
      <w:r w:rsidRPr="00F31509">
        <w:rPr>
          <w:rFonts w:asciiTheme="majorBidi" w:hAnsiTheme="majorBidi" w:cstheme="majorBidi"/>
          <w:lang w:val="en-GB"/>
        </w:rPr>
        <w:t>: Adding feed estimates to the SUA table for wheat</w:t>
      </w:r>
      <w:bookmarkEnd w:id="393"/>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Name</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89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77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55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102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53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71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88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52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5,699,300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94" w:name="losses"/>
      <w:bookmarkEnd w:id="394"/>
      <w:r w:rsidRPr="00F31509">
        <w:rPr>
          <w:rFonts w:asciiTheme="majorBidi" w:hAnsiTheme="majorBidi" w:cstheme="majorBidi"/>
          <w:lang w:val="en-GB"/>
        </w:rPr>
        <w:t xml:space="preserve">Food losses and waste (FLW)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95" w:name="_Toc428423556"/>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17</w:t>
      </w:r>
      <w:r w:rsidR="00B80079"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95"/>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F31509" w:rsidTr="00334116">
        <w:trPr>
          <w:cnfStyle w:val="100000000000"/>
        </w:trPr>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96" w:name="seed"/>
      <w:bookmarkEnd w:id="396"/>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F31509" w:rsidRDefault="004F65E4" w:rsidP="004F65E4">
      <w:pPr>
        <w:pStyle w:val="Caption"/>
        <w:keepNext/>
        <w:jc w:val="both"/>
        <w:rPr>
          <w:rFonts w:asciiTheme="majorBidi" w:hAnsiTheme="majorBidi" w:cstheme="majorBidi"/>
          <w:lang w:val="en-GB"/>
        </w:rPr>
      </w:pPr>
      <w:bookmarkStart w:id="397" w:name="_Toc428423557"/>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18</w:t>
      </w:r>
      <w:r w:rsidR="00B80079"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397"/>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F31509" w:rsidTr="00334116">
        <w:trPr>
          <w:cnfStyle w:val="100000000000"/>
        </w:trPr>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98" w:name="industrial-utilization"/>
      <w:bookmarkEnd w:id="398"/>
      <w:r w:rsidRPr="00F31509">
        <w:rPr>
          <w:rFonts w:asciiTheme="majorBidi" w:hAnsiTheme="majorBidi" w:cstheme="majorBidi"/>
          <w:lang w:val="en-GB"/>
        </w:rPr>
        <w:t>Industrial Utilization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r w:rsidR="00542BD2" w:rsidRPr="00F31509">
        <w:rPr>
          <w:rFonts w:asciiTheme="majorBidi" w:eastAsia="Times New Roman" w:hAnsiTheme="majorBidi" w:cstheme="majorBidi"/>
          <w:lang w:val="en-GB"/>
        </w:rPr>
        <w:t xml:space="preserve">For industrial utilization, </w:t>
      </w:r>
      <w:r w:rsidRPr="00F31509">
        <w:rPr>
          <w:rFonts w:asciiTheme="majorBidi" w:eastAsia="Times New Roman" w:hAnsiTheme="majorBidi" w:cstheme="majorBidi"/>
          <w:lang w:val="en-GB"/>
        </w:rPr>
        <w:t xml:space="preserve">considerable 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imputation method, </w:t>
      </w:r>
      <w:r w:rsidR="00542BD2" w:rsidRPr="00F31509">
        <w:rPr>
          <w:rFonts w:asciiTheme="majorBidi" w:eastAsia="Times New Roman" w:hAnsiTheme="majorBidi" w:cstheme="majorBidi"/>
          <w:lang w:val="en-GB"/>
        </w:rPr>
        <w:t xml:space="preserve">yet </w:t>
      </w:r>
      <w:r w:rsidRPr="00F31509">
        <w:rPr>
          <w:rFonts w:asciiTheme="majorBidi" w:eastAsia="Times New Roman" w:hAnsiTheme="majorBidi" w:cstheme="majorBidi"/>
          <w:lang w:val="en-GB"/>
        </w:rPr>
        <w:t xml:space="preserve">none was 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purpose. FBS compilers at 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99" w:name="_Toc428423558"/>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19</w:t>
      </w:r>
      <w:r w:rsidR="00B80079" w:rsidRPr="00F31509">
        <w:rPr>
          <w:rFonts w:asciiTheme="majorBidi" w:hAnsiTheme="majorBidi" w:cstheme="majorBidi"/>
          <w:lang w:val="en-GB"/>
        </w:rPr>
        <w:fldChar w:fldCharType="end"/>
      </w:r>
      <w:r w:rsidRPr="00F31509">
        <w:rPr>
          <w:rFonts w:asciiTheme="majorBidi" w:hAnsiTheme="majorBidi" w:cstheme="majorBidi"/>
          <w:lang w:val="en-GB"/>
        </w:rPr>
        <w:t>: Addition industrial use to the SUA table for wheat</w:t>
      </w:r>
      <w:bookmarkEnd w:id="399"/>
      <w:r w:rsidRPr="00F31509">
        <w:rPr>
          <w:rFonts w:asciiTheme="majorBidi" w:hAnsiTheme="majorBidi" w:cstheme="majorBidi"/>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400" w:name="tourist-consumption"/>
      <w:bookmarkEnd w:id="400"/>
      <w:r w:rsidRPr="00F31509">
        <w:rPr>
          <w:rFonts w:asciiTheme="majorBidi" w:hAnsiTheme="majorBidi" w:cstheme="majorBidi"/>
          <w:lang w:val="en-GB"/>
        </w:rPr>
        <w:t>Tourist Consumption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As for all form</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20</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1" w:name="_Ref428184113"/>
      <w:bookmarkStart w:id="402" w:name="_Toc428423559"/>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20</w:t>
      </w:r>
      <w:r w:rsidR="00B80079" w:rsidRPr="00F31509">
        <w:rPr>
          <w:rFonts w:asciiTheme="majorBidi" w:hAnsiTheme="majorBidi" w:cstheme="majorBidi"/>
          <w:lang w:val="en-GB"/>
        </w:rPr>
        <w:fldChar w:fldCharType="end"/>
      </w:r>
      <w:bookmarkEnd w:id="401"/>
      <w:r w:rsidRPr="00F31509">
        <w:rPr>
          <w:rFonts w:asciiTheme="majorBidi" w:hAnsiTheme="majorBidi" w:cstheme="majorBidi"/>
          <w:lang w:val="en-GB"/>
        </w:rPr>
        <w:t>: Adding estimates for tourist consumption to the SUA table for wheat</w:t>
      </w:r>
      <w:bookmarkEnd w:id="402"/>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403" w:name="standardization-and-balancing"/>
      <w:bookmarkEnd w:id="403"/>
      <w:r w:rsidRPr="00F31509">
        <w:rPr>
          <w:rFonts w:asciiTheme="majorBidi" w:hAnsiTheme="majorBidi" w:cstheme="majorBidi"/>
          <w:lang w:val="en-GB"/>
        </w:rPr>
        <w:t>Standardization and Balancing</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suppose we have the following wheat commodity tree:</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48"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404" w:name="_Toc428383870"/>
      <w:bookmarkStart w:id="405" w:name="_Toc430872523"/>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23</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processing/standardization tree for wheat and wheat products</w:t>
      </w:r>
      <w:bookmarkEnd w:id="404"/>
      <w:bookmarkEnd w:id="405"/>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first start with the pre-standardized table that we have so far compiled (</w:t>
      </w:r>
      <w:fldSimple w:instr=" REF _Ref42818436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6" w:name="_Ref428184363"/>
      <w:bookmarkStart w:id="407" w:name="_Toc428423560"/>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21</w:t>
      </w:r>
      <w:r w:rsidR="00B80079" w:rsidRPr="00F31509">
        <w:rPr>
          <w:rFonts w:asciiTheme="majorBidi" w:hAnsiTheme="majorBidi" w:cstheme="majorBidi"/>
          <w:lang w:val="en-GB"/>
        </w:rPr>
        <w:fldChar w:fldCharType="end"/>
      </w:r>
      <w:bookmarkEnd w:id="406"/>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407"/>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initial "Food Processing" estimate was based on our module; however, we may have other information that need</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8" w:name="_Ref428185864"/>
      <w:bookmarkStart w:id="409" w:name="_Toc428423561"/>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22</w:t>
      </w:r>
      <w:r w:rsidR="00B80079" w:rsidRPr="00F31509">
        <w:rPr>
          <w:rFonts w:asciiTheme="majorBidi" w:hAnsiTheme="majorBidi" w:cstheme="majorBidi"/>
          <w:lang w:val="en-GB"/>
        </w:rPr>
        <w:fldChar w:fldCharType="end"/>
      </w:r>
      <w:bookmarkEnd w:id="408"/>
      <w:r w:rsidRPr="00F31509">
        <w:rPr>
          <w:rFonts w:asciiTheme="majorBidi" w:hAnsiTheme="majorBidi" w:cstheme="majorBidi"/>
          <w:lang w:val="en-GB"/>
        </w:rPr>
        <w:t>: Wheat SUA table after the first standardization steps</w:t>
      </w:r>
      <w:bookmarkEnd w:id="409"/>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BA0107">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26,720,000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10" w:name="_Ref428186030"/>
      <w:bookmarkStart w:id="411" w:name="_Toc428423562"/>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23</w:t>
      </w:r>
      <w:r w:rsidR="00B80079" w:rsidRPr="00F31509">
        <w:rPr>
          <w:rFonts w:asciiTheme="majorBidi" w:hAnsiTheme="majorBidi" w:cstheme="majorBidi"/>
          <w:lang w:val="en-GB"/>
        </w:rPr>
        <w:fldChar w:fldCharType="end"/>
      </w:r>
      <w:bookmarkEnd w:id="410"/>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wheat SUA</w:t>
      </w:r>
      <w:r w:rsidRPr="00F31509">
        <w:rPr>
          <w:rFonts w:asciiTheme="majorBidi" w:hAnsiTheme="majorBidi" w:cstheme="majorBidi"/>
          <w:lang w:val="en-GB"/>
        </w:rPr>
        <w:t xml:space="preserve"> tables</w:t>
      </w:r>
      <w:bookmarkEnd w:id="411"/>
    </w:p>
    <w:tbl>
      <w:tblPr>
        <w:tblStyle w:val="TableClassic1"/>
        <w:tblW w:w="0" w:type="auto"/>
        <w:tblLook w:val="04A0"/>
      </w:tblPr>
      <w:tblGrid>
        <w:gridCol w:w="1725"/>
        <w:gridCol w:w="2288"/>
        <w:gridCol w:w="1787"/>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(processed)</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Wheat Equivalent</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must ensure that we have generated all of the appropriate by-products in the processing of various commodities (</w:t>
      </w:r>
      <w:fldSimple w:instr=" REF _Ref42818608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24</w:t>
        </w:r>
      </w:fldSimple>
      <w:r w:rsidRPr="00F31509">
        <w:rPr>
          <w:rFonts w:asciiTheme="majorBidi" w:eastAsia="Times New Roman" w:hAnsiTheme="majorBidi" w:cstheme="majorBidi"/>
          <w:lang w:val="en-GB"/>
        </w:rPr>
        <w:t>). For example, when processing wheat into flour, we must also account for the by-products bran and germ. We must ensure that the production numbers for these processed products are in agreement.</w:t>
      </w:r>
    </w:p>
    <w:p w:rsidR="004F65E4" w:rsidRPr="00F31509" w:rsidRDefault="004F65E4" w:rsidP="004F65E4">
      <w:pPr>
        <w:pStyle w:val="Caption"/>
        <w:keepNext/>
        <w:jc w:val="both"/>
        <w:rPr>
          <w:rFonts w:asciiTheme="majorBidi" w:hAnsiTheme="majorBidi" w:cstheme="majorBidi"/>
          <w:lang w:val="en-GB"/>
        </w:rPr>
      </w:pPr>
      <w:bookmarkStart w:id="412" w:name="_Ref428186086"/>
      <w:bookmarkStart w:id="413" w:name="_Toc428423563"/>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24</w:t>
      </w:r>
      <w:r w:rsidR="00B80079" w:rsidRPr="00F31509">
        <w:rPr>
          <w:rFonts w:asciiTheme="majorBidi" w:hAnsiTheme="majorBidi" w:cstheme="majorBidi"/>
          <w:lang w:val="en-GB"/>
        </w:rPr>
        <w:fldChar w:fldCharType="end"/>
      </w:r>
      <w:bookmarkEnd w:id="412"/>
      <w:r w:rsidRPr="00F31509">
        <w:rPr>
          <w:rFonts w:asciiTheme="majorBidi" w:hAnsiTheme="majorBidi" w:cstheme="majorBidi"/>
          <w:lang w:val="en-GB"/>
        </w:rPr>
        <w:t>: Complete, but still imbalanced SUA table for wheat</w:t>
      </w:r>
      <w:bookmarkEnd w:id="413"/>
      <w:r w:rsidRPr="00F31509">
        <w:rPr>
          <w:rFonts w:asciiTheme="majorBidi" w:hAnsiTheme="majorBidi" w:cstheme="majorBidi"/>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3,355,500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F31509" w:rsidRDefault="004F65E4" w:rsidP="004F65E4">
      <w:pPr>
        <w:pStyle w:val="Caption"/>
        <w:keepNext/>
        <w:jc w:val="both"/>
        <w:rPr>
          <w:rFonts w:asciiTheme="majorBidi" w:hAnsiTheme="majorBidi" w:cstheme="majorBidi"/>
          <w:lang w:val="en-GB"/>
        </w:rPr>
      </w:pPr>
      <w:bookmarkStart w:id="414" w:name="_Toc428423564"/>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25</w:t>
      </w:r>
      <w:r w:rsidR="00B80079"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for the SUA </w:t>
      </w:r>
      <w:r w:rsidRPr="00F31509">
        <w:rPr>
          <w:rFonts w:asciiTheme="majorBidi" w:hAnsiTheme="majorBidi" w:cstheme="majorBidi"/>
          <w:lang w:val="en-GB"/>
        </w:rPr>
        <w:t>table of wheat</w:t>
      </w:r>
      <w:bookmarkEnd w:id="414"/>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we can aggregate the imports and exports of the derived/processed commodities up into their primary equivalent by dividing by the extraction rate. </w:t>
      </w:r>
      <w:r w:rsidRPr="00F31509">
        <w:rPr>
          <w:rFonts w:asciiTheme="majorBidi" w:hAnsiTheme="majorBidi" w:cstheme="majorBidi"/>
          <w:lang w:val="en-GB"/>
        </w:rPr>
        <w:lastRenderedPageBreak/>
        <w:t>We add these primary equivalents to the current quantity of imports and exports of wheat, and we have our final, primary 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in the SUA simply to allocate quantities when one commodity is converted into another. Thus, we remove it entirely from the balance at this point.</w:t>
      </w:r>
      <w:r w:rsidR="00542BD2" w:rsidRPr="00F31509">
        <w:rPr>
          <w:rFonts w:asciiTheme="majorBidi" w:eastAsia="Times New Roman" w:hAnsiTheme="majorBidi" w:cstheme="majorBidi"/>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  In the current FBS, this is reported as "Food Manufacturing."</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15" w:name="_Ref428186326"/>
      <w:bookmarkStart w:id="416" w:name="_Toc428423565"/>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26</w:t>
      </w:r>
      <w:r w:rsidR="00B80079" w:rsidRPr="00F31509">
        <w:rPr>
          <w:rFonts w:asciiTheme="majorBidi" w:hAnsiTheme="majorBidi" w:cstheme="majorBidi"/>
          <w:lang w:val="en-GB"/>
        </w:rPr>
        <w:fldChar w:fldCharType="end"/>
      </w:r>
      <w:bookmarkEnd w:id="415"/>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416"/>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F31509" w:rsidTr="006E32A4">
        <w:trPr>
          <w:cnfStyle w:val="100000000000"/>
        </w:trPr>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Name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Production</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Imports</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Exports</w:t>
            </w:r>
          </w:p>
        </w:tc>
        <w:tc>
          <w:tcPr>
            <w:tcW w:w="524"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Stock Change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Food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Feed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Seed</w:t>
            </w:r>
          </w:p>
        </w:tc>
        <w:tc>
          <w:tcPr>
            <w:tcW w:w="37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Tourist</w:t>
            </w:r>
          </w:p>
        </w:tc>
        <w:tc>
          <w:tcPr>
            <w:tcW w:w="449"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Industrial</w:t>
            </w:r>
          </w:p>
        </w:tc>
        <w:tc>
          <w:tcPr>
            <w:tcW w:w="39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54,420,000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3,999,600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34,780,000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25,680,000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4,898,000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1,904,200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560,300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F31509" w:rsidRDefault="004F65E4" w:rsidP="004F65E4">
      <w:pPr>
        <w:pStyle w:val="Caption"/>
        <w:keepNext/>
        <w:jc w:val="both"/>
        <w:rPr>
          <w:rFonts w:asciiTheme="majorBidi" w:hAnsiTheme="majorBidi" w:cstheme="majorBidi"/>
          <w:lang w:val="en-GB"/>
        </w:rPr>
      </w:pPr>
      <w:bookmarkStart w:id="417" w:name="_Toc428423566"/>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27</w:t>
      </w:r>
      <w:r w:rsidR="00B80079" w:rsidRPr="00F31509">
        <w:rPr>
          <w:rFonts w:asciiTheme="majorBidi" w:hAnsiTheme="majorBidi" w:cstheme="majorBidi"/>
          <w:lang w:val="en-GB"/>
        </w:rPr>
        <w:fldChar w:fldCharType="end"/>
      </w:r>
      <w:r w:rsidRPr="00F31509">
        <w:rPr>
          <w:rFonts w:asciiTheme="majorBidi" w:hAnsiTheme="majorBidi" w:cstheme="majorBidi"/>
          <w:lang w:val="en-GB"/>
        </w:rPr>
        <w:t>: Unbalanced table for wheat including measurement errors</w:t>
      </w:r>
      <w:bookmarkEnd w:id="417"/>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F31509" w:rsidTr="006E32A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Variable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Loss</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3,999,600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34,780,000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25,680,000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560,300</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Standard Dev.</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After balancing, some quantities are updated (and some remain unchanged, if they have a standard deviation of zero). Therefore, we get the final table as below (</w:t>
      </w:r>
      <w:fldSimple w:instr=" REF _Ref42818639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28</w:t>
        </w:r>
      </w:fldSimple>
      <w:r w:rsidRPr="00F31509">
        <w:rPr>
          <w:rFonts w:asciiTheme="majorBidi" w:eastAsia="Times New Roman" w:hAnsiTheme="majorBidi" w:cstheme="majorBidi"/>
          <w:lang w:val="en-GB"/>
        </w:rPr>
        <w:t>), now reported as "Wheat and Products" as it includes wheat and all of the processed products.</w:t>
      </w:r>
    </w:p>
    <w:p w:rsidR="004F65E4" w:rsidRPr="00F31509" w:rsidRDefault="004F65E4" w:rsidP="004F65E4">
      <w:pPr>
        <w:pStyle w:val="Caption"/>
        <w:keepNext/>
        <w:jc w:val="both"/>
        <w:rPr>
          <w:rFonts w:asciiTheme="majorBidi" w:hAnsiTheme="majorBidi" w:cstheme="majorBidi"/>
          <w:lang w:val="en-GB"/>
        </w:rPr>
      </w:pPr>
      <w:bookmarkStart w:id="418" w:name="_Ref428186397"/>
      <w:bookmarkStart w:id="419" w:name="_Toc428423567"/>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28</w:t>
      </w:r>
      <w:r w:rsidR="00B80079" w:rsidRPr="00F31509">
        <w:rPr>
          <w:rFonts w:asciiTheme="majorBidi" w:hAnsiTheme="majorBidi" w:cstheme="majorBidi"/>
          <w:lang w:val="en-GB"/>
        </w:rPr>
        <w:fldChar w:fldCharType="end"/>
      </w:r>
      <w:bookmarkEnd w:id="418"/>
      <w:r w:rsidRPr="00F31509">
        <w:rPr>
          <w:rFonts w:asciiTheme="majorBidi" w:hAnsiTheme="majorBidi" w:cstheme="majorBidi"/>
          <w:lang w:val="en-GB"/>
        </w:rPr>
        <w:t xml:space="preserve">: Accounting for inaccuracies in the </w:t>
      </w:r>
      <w:r w:rsidR="00122211" w:rsidRPr="00F31509">
        <w:rPr>
          <w:rFonts w:asciiTheme="majorBidi" w:hAnsiTheme="majorBidi" w:cstheme="majorBidi"/>
          <w:lang w:val="en-GB"/>
        </w:rPr>
        <w:t>estimates of the various FBS/SUA</w:t>
      </w:r>
      <w:r w:rsidRPr="00F31509">
        <w:rPr>
          <w:rFonts w:asciiTheme="majorBidi" w:hAnsiTheme="majorBidi" w:cstheme="majorBidi"/>
          <w:lang w:val="en-GB"/>
        </w:rPr>
        <w:t xml:space="preserve"> variables</w:t>
      </w:r>
      <w:bookmarkEnd w:id="419"/>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60,850,000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3,999,600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34,780,000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25,680,000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3,289,100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30</w:t>
        </w:r>
      </w:fldSimple>
    </w:p>
    <w:p w:rsidR="004F65E4" w:rsidRPr="00F31509" w:rsidRDefault="004F65E4" w:rsidP="004F65E4">
      <w:pPr>
        <w:pStyle w:val="Caption"/>
        <w:keepNext/>
        <w:jc w:val="both"/>
        <w:rPr>
          <w:rFonts w:asciiTheme="majorBidi" w:hAnsiTheme="majorBidi" w:cstheme="majorBidi"/>
          <w:lang w:val="en-GB"/>
        </w:rPr>
      </w:pPr>
      <w:bookmarkStart w:id="420" w:name="_Toc428423568"/>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29</w:t>
      </w:r>
      <w:r w:rsidR="00B80079" w:rsidRPr="00F31509">
        <w:rPr>
          <w:rFonts w:asciiTheme="majorBidi" w:hAnsiTheme="majorBidi" w:cstheme="majorBidi"/>
          <w:lang w:val="en-GB"/>
        </w:rPr>
        <w:fldChar w:fldCharType="end"/>
      </w:r>
      <w:r w:rsidRPr="00F31509">
        <w:rPr>
          <w:rFonts w:asciiTheme="majorBidi" w:hAnsiTheme="majorBidi" w:cstheme="majorBidi"/>
          <w:lang w:val="en-GB"/>
        </w:rPr>
        <w:t>: Calculating nutrient supplies (calories, protein, fat)</w:t>
      </w:r>
      <w:bookmarkEnd w:id="420"/>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517"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Quantity</w:t>
            </w:r>
          </w:p>
        </w:tc>
        <w:tc>
          <w:tcPr>
            <w:tcW w:w="72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kJ Energy/kg Wheat</w:t>
            </w:r>
          </w:p>
        </w:tc>
        <w:tc>
          <w:tcPr>
            <w:tcW w:w="722"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Protein/kg Wheat</w:t>
            </w:r>
          </w:p>
        </w:tc>
        <w:tc>
          <w:tcPr>
            <w:tcW w:w="571"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Fat/kg Wheat</w:t>
            </w:r>
          </w:p>
        </w:tc>
        <w:tc>
          <w:tcPr>
            <w:tcW w:w="614"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Energy (GJ/day)</w:t>
            </w:r>
          </w:p>
        </w:tc>
        <w:tc>
          <w:tcPr>
            <w:tcW w:w="655"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Protein (Mg/day)</w:t>
            </w:r>
          </w:p>
        </w:tc>
        <w:tc>
          <w:tcPr>
            <w:tcW w:w="54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18,420,000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F31509" w:rsidRDefault="004F65E4" w:rsidP="004F65E4">
      <w:pPr>
        <w:pStyle w:val="Caption"/>
        <w:keepNext/>
        <w:jc w:val="both"/>
        <w:rPr>
          <w:rFonts w:asciiTheme="majorBidi" w:hAnsiTheme="majorBidi" w:cstheme="majorBidi"/>
          <w:lang w:val="en-GB"/>
        </w:rPr>
      </w:pPr>
      <w:bookmarkStart w:id="421" w:name="_Ref428205749"/>
      <w:bookmarkStart w:id="422" w:name="_Toc428423569"/>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30</w:t>
      </w:r>
      <w:r w:rsidR="00B80079" w:rsidRPr="00F31509">
        <w:rPr>
          <w:rFonts w:asciiTheme="majorBidi" w:hAnsiTheme="majorBidi" w:cstheme="majorBidi"/>
          <w:lang w:val="en-GB"/>
        </w:rPr>
        <w:fldChar w:fldCharType="end"/>
      </w:r>
      <w:bookmarkEnd w:id="421"/>
      <w:r w:rsidRPr="00F31509">
        <w:rPr>
          <w:rFonts w:asciiTheme="majorBidi" w:hAnsiTheme="majorBidi" w:cstheme="majorBidi"/>
          <w:lang w:val="en-GB"/>
        </w:rPr>
        <w:t>: Final total nutrient content from wheat and wheat products</w:t>
      </w:r>
      <w:bookmarkEnd w:id="422"/>
    </w:p>
    <w:tbl>
      <w:tblPr>
        <w:tblStyle w:val="TableClassic1"/>
        <w:tblW w:w="0" w:type="auto"/>
        <w:tblLook w:val="04A0"/>
      </w:tblPr>
      <w:tblGrid>
        <w:gridCol w:w="1988"/>
        <w:gridCol w:w="1689"/>
        <w:gridCol w:w="1750"/>
        <w:gridCol w:w="1396"/>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convert these figures into useful indicators, we may divide by the population of the country to obtain per capita data (</w:t>
      </w:r>
      <w:fldSimple w:instr=" REF _Ref42820577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31</w:t>
        </w:r>
      </w:fldSimple>
      <w:r w:rsidRPr="00F31509">
        <w:rPr>
          <w:rFonts w:asciiTheme="majorBidi" w:eastAsia="Times New Roman" w:hAnsiTheme="majorBidi" w:cstheme="majorBidi"/>
          <w:lang w:val="en-GB"/>
        </w:rPr>
        <w:t>). If we assume this country has 600 million inhabitants, we have:</w:t>
      </w:r>
    </w:p>
    <w:p w:rsidR="004F65E4" w:rsidRPr="00F31509" w:rsidRDefault="004F65E4" w:rsidP="004F65E4">
      <w:pPr>
        <w:pStyle w:val="Caption"/>
        <w:keepNext/>
        <w:jc w:val="both"/>
        <w:rPr>
          <w:rFonts w:asciiTheme="majorBidi" w:hAnsiTheme="majorBidi" w:cstheme="majorBidi"/>
          <w:lang w:val="en-GB"/>
        </w:rPr>
      </w:pPr>
      <w:bookmarkStart w:id="423" w:name="_Ref428205777"/>
      <w:bookmarkStart w:id="424" w:name="_Ref428205670"/>
      <w:bookmarkStart w:id="425" w:name="_Toc428423570"/>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31</w:t>
      </w:r>
      <w:r w:rsidR="00B80079" w:rsidRPr="00F31509">
        <w:rPr>
          <w:rFonts w:asciiTheme="majorBidi" w:hAnsiTheme="majorBidi" w:cstheme="majorBidi"/>
          <w:lang w:val="en-GB"/>
        </w:rPr>
        <w:fldChar w:fldCharType="end"/>
      </w:r>
      <w:bookmarkEnd w:id="423"/>
      <w:r w:rsidRPr="00F31509">
        <w:rPr>
          <w:rFonts w:asciiTheme="majorBidi" w:hAnsiTheme="majorBidi" w:cstheme="majorBidi"/>
          <w:lang w:val="en-GB"/>
        </w:rPr>
        <w:t>: Final per capita nutrient content from wheat and wheat products</w:t>
      </w:r>
      <w:bookmarkEnd w:id="424"/>
      <w:bookmarkEnd w:id="425"/>
    </w:p>
    <w:tbl>
      <w:tblPr>
        <w:tblStyle w:val="TableClassic1"/>
        <w:tblW w:w="0" w:type="auto"/>
        <w:tblLook w:val="04A0"/>
      </w:tblPr>
      <w:tblGrid>
        <w:gridCol w:w="1988"/>
        <w:gridCol w:w="2013"/>
        <w:gridCol w:w="2080"/>
        <w:gridCol w:w="1726"/>
      </w:tblGrid>
      <w:tr w:rsidR="004F65E4" w:rsidRPr="00F31509" w:rsidTr="008B0C44">
        <w:trPr>
          <w:cnfStyle w:val="100000000000"/>
        </w:trPr>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C4334D">
      <w:pPr>
        <w:pStyle w:val="Heading2"/>
      </w:pPr>
      <w:bookmarkStart w:id="426" w:name="sugar"/>
      <w:bookmarkStart w:id="427" w:name="_Toc428383848"/>
      <w:bookmarkStart w:id="428" w:name="_Toc428436070"/>
      <w:bookmarkStart w:id="429" w:name="_Toc428436371"/>
      <w:bookmarkStart w:id="430" w:name="_Toc428436497"/>
      <w:bookmarkEnd w:id="426"/>
      <w:r w:rsidRPr="00F31509">
        <w:lastRenderedPageBreak/>
        <w:t>Sugar</w:t>
      </w:r>
      <w:bookmarkEnd w:id="427"/>
      <w:bookmarkEnd w:id="428"/>
      <w:bookmarkEnd w:id="429"/>
      <w:bookmarkEnd w:id="430"/>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FBSs/SUAs poses several challenges different from the wheat balance and therefore merits a separate and detailed presentation. Sugar can be produced from two principal crops, cane and beet</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comprising all variables/elements across all sugar crops and sugar products:</w:t>
      </w:r>
    </w:p>
    <w:p w:rsidR="004F65E4" w:rsidRPr="00F31509" w:rsidRDefault="004F65E4" w:rsidP="004F65E4">
      <w:pPr>
        <w:pStyle w:val="Caption"/>
        <w:keepNext/>
        <w:rPr>
          <w:rFonts w:asciiTheme="majorBidi" w:hAnsiTheme="majorBidi" w:cstheme="majorBidi"/>
          <w:b/>
          <w:lang w:val="en-GB"/>
        </w:rPr>
      </w:pPr>
      <w:bookmarkStart w:id="431" w:name="_Ref427906889"/>
      <w:bookmarkStart w:id="432" w:name="_Toc428423571"/>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32</w:t>
      </w:r>
      <w:r w:rsidR="00B80079" w:rsidRPr="00F31509">
        <w:rPr>
          <w:rFonts w:asciiTheme="majorBidi" w:hAnsiTheme="majorBidi" w:cstheme="majorBidi"/>
          <w:lang w:val="en-GB"/>
        </w:rPr>
        <w:fldChar w:fldCharType="end"/>
      </w:r>
      <w:bookmarkEnd w:id="431"/>
      <w:r w:rsidRPr="00F31509">
        <w:rPr>
          <w:rFonts w:asciiTheme="majorBidi" w:hAnsiTheme="majorBidi" w:cstheme="majorBidi"/>
          <w:lang w:val="en-GB"/>
        </w:rPr>
        <w:t>: Initial table for the sugar FBS/SUA</w:t>
      </w:r>
      <w:bookmarkEnd w:id="432"/>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F31509" w:rsidTr="006E32A4">
        <w:trPr>
          <w:cnfStyle w:val="100000000000"/>
        </w:trPr>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available official figures (</w:t>
      </w:r>
      <w:fldSimple w:instr=" REF _Ref42825818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in raw sugar equivalents.</w:t>
      </w:r>
    </w:p>
    <w:p w:rsidR="004F65E4" w:rsidRPr="00F31509" w:rsidRDefault="004F65E4" w:rsidP="004F65E4">
      <w:pPr>
        <w:pStyle w:val="Caption"/>
        <w:keepNext/>
        <w:rPr>
          <w:rFonts w:asciiTheme="majorBidi" w:hAnsiTheme="majorBidi" w:cstheme="majorBidi"/>
          <w:b/>
          <w:lang w:val="en-GB"/>
        </w:rPr>
      </w:pPr>
      <w:bookmarkStart w:id="433" w:name="_Ref428258185"/>
      <w:bookmarkStart w:id="434" w:name="_Toc428423572"/>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33</w:t>
      </w:r>
      <w:r w:rsidR="00B80079" w:rsidRPr="00F31509">
        <w:rPr>
          <w:rFonts w:asciiTheme="majorBidi" w:hAnsiTheme="majorBidi" w:cstheme="majorBidi"/>
          <w:lang w:val="en-GB"/>
        </w:rPr>
        <w:fldChar w:fldCharType="end"/>
      </w:r>
      <w:bookmarkEnd w:id="433"/>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with production estimates for primary sugar crops</w:t>
      </w:r>
      <w:bookmarkEnd w:id="434"/>
      <w:r w:rsidRPr="00F31509">
        <w:rPr>
          <w:rFonts w:asciiTheme="majorBidi" w:hAnsiTheme="majorBidi" w:cstheme="majorBidi"/>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detailed process to arrive at the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which now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435" w:name="_Ref427907175"/>
      <w:bookmarkStart w:id="436" w:name="_Toc428423573"/>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34</w:t>
      </w:r>
      <w:r w:rsidR="00B80079" w:rsidRPr="00F31509">
        <w:rPr>
          <w:rFonts w:asciiTheme="majorBidi" w:hAnsiTheme="majorBidi" w:cstheme="majorBidi"/>
          <w:lang w:val="en-GB"/>
        </w:rPr>
        <w:fldChar w:fldCharType="end"/>
      </w:r>
      <w:bookmarkEnd w:id="435"/>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trade estimates</w:t>
      </w:r>
      <w:bookmarkEnd w:id="436"/>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F31509" w:rsidTr="006E32A4">
        <w:trPr>
          <w:cnfStyle w:val="100000000000"/>
        </w:trPr>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Stock Changes</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Generally, stocks will be held for a select number of primary level products (such as wheat or rice). That’s neither the case for cane nor for beet</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both are indeed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 xml:space="preserve">) now completes the domestic supply side as shown in </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37" w:name="_Ref427907474"/>
      <w:bookmarkStart w:id="438" w:name="_Toc428423574"/>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35</w:t>
      </w:r>
      <w:r w:rsidR="00B80079" w:rsidRPr="00F31509">
        <w:rPr>
          <w:rFonts w:asciiTheme="majorBidi" w:hAnsiTheme="majorBidi" w:cstheme="majorBidi"/>
          <w:lang w:val="en-GB"/>
        </w:rPr>
        <w:fldChar w:fldCharType="end"/>
      </w:r>
      <w:bookmarkEnd w:id="437"/>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stock estimates</w:t>
      </w:r>
      <w:bookmarkEnd w:id="438"/>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F31509" w:rsidTr="006E32A4">
        <w:trPr>
          <w:cnfStyle w:val="100000000000"/>
        </w:trPr>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36</w:t>
        </w:r>
      </w:fldSimple>
      <w:r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439" w:name="_Ref428259140"/>
      <w:bookmarkStart w:id="440" w:name="_Toc428423575"/>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36</w:t>
      </w:r>
      <w:r w:rsidR="00B80079" w:rsidRPr="00F31509">
        <w:rPr>
          <w:rFonts w:asciiTheme="majorBidi" w:hAnsiTheme="majorBidi" w:cstheme="majorBidi"/>
          <w:lang w:val="en-GB"/>
        </w:rPr>
        <w:fldChar w:fldCharType="end"/>
      </w:r>
      <w:bookmarkEnd w:id="439"/>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40"/>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F31509" w:rsidTr="006E32A4">
        <w:trPr>
          <w:cnfStyle w:val="100000000000"/>
        </w:trPr>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1,513,800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9,795,900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FLW are estimated using the methodology described in Chapter 2, unless losses quantities are measured by the country. We estimate losses only for sugar beet and sugar cane.</w:t>
      </w:r>
    </w:p>
    <w:p w:rsidR="004F65E4" w:rsidRPr="00F31509" w:rsidRDefault="004F65E4" w:rsidP="004F65E4">
      <w:pPr>
        <w:pStyle w:val="Caption"/>
        <w:keepNext/>
        <w:rPr>
          <w:rFonts w:asciiTheme="majorBidi" w:hAnsiTheme="majorBidi" w:cstheme="majorBidi"/>
          <w:b/>
          <w:lang w:val="en-GB"/>
        </w:rPr>
      </w:pPr>
      <w:bookmarkStart w:id="441" w:name="_Toc428423576"/>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37</w:t>
      </w:r>
      <w:r w:rsidR="00B80079"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441"/>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F31509" w:rsidTr="006E32A4">
        <w:trPr>
          <w:cnfStyle w:val="100000000000"/>
        </w:trPr>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205,500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213,300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F31509" w:rsidRDefault="004F65E4" w:rsidP="004F65E4">
      <w:pPr>
        <w:pStyle w:val="Caption"/>
        <w:keepNext/>
        <w:rPr>
          <w:rFonts w:asciiTheme="majorBidi" w:hAnsiTheme="majorBidi" w:cstheme="majorBidi"/>
          <w:lang w:val="en-GB"/>
        </w:rPr>
      </w:pPr>
      <w:bookmarkStart w:id="442" w:name="_Toc428423577"/>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38</w:t>
      </w:r>
      <w:r w:rsidR="00B80079" w:rsidRPr="00F31509">
        <w:rPr>
          <w:rFonts w:asciiTheme="majorBidi" w:hAnsiTheme="majorBidi" w:cstheme="majorBidi"/>
          <w:lang w:val="en-GB"/>
        </w:rPr>
        <w:fldChar w:fldCharType="end"/>
      </w:r>
      <w:r w:rsidRPr="00F31509">
        <w:rPr>
          <w:rFonts w:asciiTheme="majorBidi" w:hAnsiTheme="majorBidi" w:cstheme="majorBidi"/>
          <w:lang w:val="en-GB"/>
        </w:rPr>
        <w:t xml:space="preserve">:  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42"/>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F31509" w:rsidTr="006E32A4">
        <w:trPr>
          <w:cnfStyle w:val="100000000000"/>
        </w:trPr>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1,572,200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F31509">
        <w:rPr>
          <w:rFonts w:asciiTheme="majorBidi" w:hAnsiTheme="majorBidi" w:cstheme="majorBidi"/>
          <w:lang w:val="en-GB"/>
        </w:rPr>
        <w:lastRenderedPageBreak/>
        <w:t>This allocation will be made later when we convert the sugar cane quantities into its processed products.</w:t>
      </w:r>
    </w:p>
    <w:p w:rsidR="004F65E4" w:rsidRPr="00F31509" w:rsidRDefault="004F65E4" w:rsidP="004F65E4">
      <w:pPr>
        <w:pStyle w:val="Caption"/>
        <w:keepNext/>
        <w:rPr>
          <w:rFonts w:asciiTheme="majorBidi" w:hAnsiTheme="majorBidi" w:cstheme="majorBidi"/>
          <w:lang w:val="en-GB"/>
        </w:rPr>
      </w:pPr>
      <w:bookmarkStart w:id="443" w:name="_Toc428423578"/>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39</w:t>
      </w:r>
      <w:r w:rsidR="00B80079"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Industrial use in the </w:t>
      </w:r>
      <w:r w:rsidRPr="00F31509">
        <w:rPr>
          <w:rFonts w:asciiTheme="majorBidi" w:hAnsiTheme="majorBidi" w:cstheme="majorBidi"/>
          <w:lang w:val="en-GB"/>
        </w:rPr>
        <w:t>SUA table for sugar</w:t>
      </w:r>
      <w:bookmarkEnd w:id="443"/>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wheat example, we impute tourist consumption with the methodology outline in chapter 2. The results are plugged into our SUA/FBS table (</w:t>
      </w:r>
      <w:fldSimple w:instr=" REF _Ref42826002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40</w:t>
        </w:r>
      </w:fldSimple>
      <w:r w:rsidRPr="00F31509">
        <w:rPr>
          <w:rFonts w:asciiTheme="majorBidi" w:eastAsia="Times New Roman" w:hAnsiTheme="majorBidi" w:cstheme="majorBidi"/>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F31509" w:rsidRDefault="004F65E4" w:rsidP="004F65E4">
      <w:pPr>
        <w:pStyle w:val="Caption"/>
        <w:keepNext/>
        <w:rPr>
          <w:rFonts w:asciiTheme="majorBidi" w:hAnsiTheme="majorBidi" w:cstheme="majorBidi"/>
          <w:b/>
          <w:lang w:val="en-GB"/>
        </w:rPr>
      </w:pPr>
      <w:bookmarkStart w:id="444" w:name="_Ref428260022"/>
      <w:bookmarkStart w:id="445" w:name="_Toc428423579"/>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40</w:t>
      </w:r>
      <w:r w:rsidR="00B80079" w:rsidRPr="00F31509">
        <w:rPr>
          <w:rFonts w:asciiTheme="majorBidi" w:hAnsiTheme="majorBidi" w:cstheme="majorBidi"/>
          <w:lang w:val="en-GB"/>
        </w:rPr>
        <w:fldChar w:fldCharType="end"/>
      </w:r>
      <w:bookmarkEnd w:id="444"/>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45"/>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In order to compute the total amount of molasses, we must</w:t>
      </w:r>
      <w:r w:rsidR="0057568A" w:rsidRPr="00F31509">
        <w:rPr>
          <w:rFonts w:asciiTheme="majorBidi" w:eastAsia="Times New Roman" w:hAnsiTheme="majorBidi" w:cstheme="majorBidi"/>
          <w:lang w:val="en-GB"/>
        </w:rPr>
        <w:t xml:space="preserve"> first</w:t>
      </w:r>
      <w:r w:rsidRPr="00F31509">
        <w:rPr>
          <w:rFonts w:asciiTheme="majorBidi" w:eastAsia="Times New Roman" w:hAnsiTheme="majorBidi" w:cstheme="majorBidi"/>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F31509" w:rsidRDefault="004F65E4" w:rsidP="003B02AA">
      <w:pPr>
        <w:pStyle w:val="Caption"/>
        <w:keepNext/>
        <w:rPr>
          <w:rFonts w:asciiTheme="majorBidi" w:hAnsiTheme="majorBidi" w:cstheme="majorBidi"/>
          <w:b/>
          <w:lang w:val="en-GB"/>
        </w:rPr>
      </w:pPr>
      <w:bookmarkStart w:id="446" w:name="_Toc428423580"/>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41</w:t>
      </w:r>
      <w:r w:rsidR="00B80079"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46"/>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F31509" w:rsidTr="006E32A4">
        <w:trPr>
          <w:cnfStyle w:val="100000000000"/>
        </w:trPr>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26,200,000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24,730,000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F31509" w:rsidRDefault="004F65E4" w:rsidP="004F65E4">
      <w:pPr>
        <w:pStyle w:val="Caption"/>
        <w:keepNext/>
        <w:rPr>
          <w:rFonts w:asciiTheme="majorBidi" w:hAnsiTheme="majorBidi" w:cstheme="majorBidi"/>
          <w:b/>
          <w:lang w:val="en-GB"/>
        </w:rPr>
      </w:pPr>
      <w:bookmarkStart w:id="447" w:name="_Toc428423581"/>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42</w:t>
      </w:r>
      <w:r w:rsidR="00B80079" w:rsidRPr="00F31509">
        <w:rPr>
          <w:rFonts w:asciiTheme="majorBidi" w:hAnsiTheme="majorBidi" w:cstheme="majorBidi"/>
          <w:lang w:val="en-GB"/>
        </w:rPr>
        <w:fldChar w:fldCharType="end"/>
      </w:r>
      <w:r w:rsidRPr="00F31509">
        <w:rPr>
          <w:rFonts w:asciiTheme="majorBidi" w:hAnsiTheme="majorBidi" w:cstheme="majorBidi"/>
          <w:lang w:val="en-GB"/>
        </w:rPr>
        <w:t>: Completing the sugar table for by-products of sugar production/processing</w:t>
      </w:r>
      <w:bookmarkEnd w:id="447"/>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F31509" w:rsidTr="006E32A4">
        <w:trPr>
          <w:cnfStyle w:val="100000000000"/>
        </w:trPr>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Thus, we can now determine the quantity of molasses and beet pulp (by-products of the sugar processing) feed that we have produced (</w:t>
      </w:r>
      <w:fldSimple w:instr=" REF _Ref42826019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43</w:t>
        </w:r>
      </w:fldSimple>
      <w:r w:rsidRPr="00F31509">
        <w:rPr>
          <w:rFonts w:asciiTheme="majorBidi" w:eastAsia="Times New Roman" w:hAnsiTheme="majorBidi" w:cstheme="majorBidi"/>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F31509" w:rsidRDefault="004F65E4" w:rsidP="004F65E4">
      <w:pPr>
        <w:pStyle w:val="Caption"/>
        <w:keepNext/>
        <w:rPr>
          <w:rFonts w:asciiTheme="majorBidi" w:hAnsiTheme="majorBidi" w:cstheme="majorBidi"/>
          <w:b/>
          <w:lang w:val="en-GB"/>
        </w:rPr>
      </w:pPr>
      <w:bookmarkStart w:id="448" w:name="_Ref428260199"/>
      <w:bookmarkStart w:id="449" w:name="_Toc428423582"/>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43</w:t>
      </w:r>
      <w:r w:rsidR="00B80079" w:rsidRPr="00F31509">
        <w:rPr>
          <w:rFonts w:asciiTheme="majorBidi" w:hAnsiTheme="majorBidi" w:cstheme="majorBidi"/>
          <w:lang w:val="en-GB"/>
        </w:rPr>
        <w:fldChar w:fldCharType="end"/>
      </w:r>
      <w:bookmarkEnd w:id="448"/>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49"/>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F31509" w:rsidTr="006E32A4">
        <w:trPr>
          <w:cnfStyle w:val="100000000000"/>
        </w:trPr>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2,512,500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Standardization and Balancing</w:t>
      </w:r>
    </w:p>
    <w:p w:rsidR="004F65E4" w:rsidRPr="00F31509" w:rsidRDefault="004F65E4" w:rsidP="004F65E4">
      <w:pPr>
        <w:rPr>
          <w:rFonts w:asciiTheme="majorBidi" w:hAnsiTheme="majorBidi" w:cstheme="majorBidi"/>
          <w:lang w:val="en-GB"/>
        </w:rPr>
      </w:pPr>
      <w:r w:rsidRPr="00F31509">
        <w:rPr>
          <w:rFonts w:asciiTheme="majorBidi" w:hAnsiTheme="majorBidi" w:cstheme="majorBidi"/>
          <w:lang w:val="en-GB"/>
        </w:rPr>
        <w:t>Now, suppose we have the following commodity tree:</w:t>
      </w:r>
    </w:p>
    <w:p w:rsidR="004F65E4" w:rsidRPr="00F31509" w:rsidRDefault="004F65E4" w:rsidP="004F65E4">
      <w:pPr>
        <w:keepNext/>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49"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rPr>
          <w:rFonts w:asciiTheme="majorBidi" w:hAnsiTheme="majorBidi" w:cstheme="majorBidi"/>
          <w:b/>
          <w:lang w:val="en-GB"/>
        </w:rPr>
      </w:pPr>
      <w:bookmarkStart w:id="450" w:name="_Toc428383871"/>
      <w:bookmarkStart w:id="451" w:name="_Toc430872524"/>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24</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Processing tree for sugar crops and products</w:t>
      </w:r>
      <w:bookmarkEnd w:id="450"/>
      <w:bookmarkEnd w:id="451"/>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have already eliminated the sugar cane and sugar beet commodities, and thus we are mainly interested in the task of rolling up processed sugar commodities into raw sugar. Again, here is our initial table:</w:t>
      </w:r>
    </w:p>
    <w:p w:rsidR="004F65E4" w:rsidRPr="00F31509" w:rsidRDefault="004F65E4" w:rsidP="004F65E4">
      <w:pPr>
        <w:pStyle w:val="Caption"/>
        <w:keepNext/>
        <w:rPr>
          <w:rFonts w:asciiTheme="majorBidi" w:hAnsiTheme="majorBidi" w:cstheme="majorBidi"/>
          <w:b/>
          <w:lang w:val="en-GB"/>
        </w:rPr>
      </w:pPr>
      <w:bookmarkStart w:id="452" w:name="_Toc428423583"/>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44</w:t>
      </w:r>
      <w:r w:rsidR="00B80079" w:rsidRPr="00F31509">
        <w:rPr>
          <w:rFonts w:asciiTheme="majorBidi" w:hAnsiTheme="majorBidi" w:cstheme="majorBidi"/>
          <w:lang w:val="en-GB"/>
        </w:rPr>
        <w:fldChar w:fldCharType="end"/>
      </w:r>
      <w:r w:rsidRPr="00F31509">
        <w:rPr>
          <w:rFonts w:asciiTheme="majorBidi" w:hAnsiTheme="majorBidi" w:cstheme="majorBidi"/>
          <w:lang w:val="en-GB"/>
        </w:rPr>
        <w:t>: Initial table for the standardization process of sugar</w:t>
      </w:r>
      <w:bookmarkEnd w:id="452"/>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F31509" w:rsidRDefault="004F65E4" w:rsidP="006E32A4">
      <w:pPr>
        <w:pStyle w:val="Caption"/>
        <w:keepNext/>
        <w:rPr>
          <w:rFonts w:asciiTheme="majorBidi" w:hAnsiTheme="majorBidi" w:cstheme="majorBidi"/>
          <w:b/>
          <w:lang w:val="en-GB"/>
        </w:rPr>
      </w:pPr>
      <w:bookmarkStart w:id="453" w:name="_Toc428423584"/>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45</w:t>
      </w:r>
      <w:r w:rsidR="00B80079" w:rsidRPr="00F31509">
        <w:rPr>
          <w:rFonts w:asciiTheme="majorBidi" w:hAnsiTheme="majorBidi" w:cstheme="majorBidi"/>
          <w:lang w:val="en-GB"/>
        </w:rPr>
        <w:fldChar w:fldCharType="end"/>
      </w:r>
      <w:r w:rsidRPr="00F31509">
        <w:rPr>
          <w:rFonts w:asciiTheme="majorBidi" w:hAnsiTheme="majorBidi" w:cstheme="majorBidi"/>
          <w:lang w:val="en-GB"/>
        </w:rPr>
        <w:t>: Complete, but still unbalanced output table for refined sugar</w:t>
      </w:r>
      <w:bookmarkEnd w:id="453"/>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9,012,200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F31509" w:rsidRDefault="004F65E4" w:rsidP="004F65E4">
      <w:pPr>
        <w:pStyle w:val="Caption"/>
        <w:keepNext/>
        <w:rPr>
          <w:rFonts w:asciiTheme="majorBidi" w:hAnsiTheme="majorBidi" w:cstheme="majorBidi"/>
          <w:b/>
          <w:lang w:val="en-GB"/>
        </w:rPr>
      </w:pPr>
      <w:bookmarkStart w:id="454" w:name="_Toc428423585"/>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46</w:t>
      </w:r>
      <w:r w:rsidR="00B80079" w:rsidRPr="00F31509">
        <w:rPr>
          <w:rFonts w:asciiTheme="majorBidi" w:hAnsiTheme="majorBidi" w:cstheme="majorBidi"/>
          <w:lang w:val="en-GB"/>
        </w:rPr>
        <w:fldChar w:fldCharType="end"/>
      </w:r>
      <w:r w:rsidRPr="00F31509">
        <w:rPr>
          <w:rFonts w:asciiTheme="majorBidi" w:hAnsiTheme="majorBidi" w:cstheme="majorBidi"/>
          <w:lang w:val="en-GB"/>
        </w:rPr>
        <w:t>: Output table for refined sugar, balanced at processing levels</w:t>
      </w:r>
      <w:bookmarkEnd w:id="454"/>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F31509" w:rsidTr="006E32A4">
        <w:trPr>
          <w:cnfStyle w:val="100000000000"/>
        </w:trPr>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9,012,200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10,100,000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47</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55" w:name="_Ref428274147"/>
      <w:bookmarkStart w:id="456" w:name="_Toc428423586"/>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47</w:t>
      </w:r>
      <w:r w:rsidR="00B80079" w:rsidRPr="00F31509">
        <w:rPr>
          <w:rFonts w:asciiTheme="majorBidi" w:hAnsiTheme="majorBidi" w:cstheme="majorBidi"/>
          <w:lang w:val="en-GB"/>
        </w:rPr>
        <w:fldChar w:fldCharType="end"/>
      </w:r>
      <w:bookmarkEnd w:id="455"/>
      <w:r w:rsidRPr="00F31509">
        <w:rPr>
          <w:rFonts w:asciiTheme="majorBidi" w:hAnsiTheme="majorBidi" w:cstheme="majorBidi"/>
          <w:lang w:val="en-GB"/>
        </w:rPr>
        <w:t>: Initial (unbalanced) table for Raw sugar, containing all standardized products</w:t>
      </w:r>
      <w:bookmarkEnd w:id="456"/>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3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44"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1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6"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8"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48</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57" w:name="_Ref428274218"/>
      <w:bookmarkStart w:id="458" w:name="_Toc428423587"/>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48</w:t>
      </w:r>
      <w:r w:rsidR="00B80079" w:rsidRPr="00F31509">
        <w:rPr>
          <w:rFonts w:asciiTheme="majorBidi" w:hAnsiTheme="majorBidi" w:cstheme="majorBidi"/>
          <w:lang w:val="en-GB"/>
        </w:rPr>
        <w:fldChar w:fldCharType="end"/>
      </w:r>
      <w:bookmarkEnd w:id="457"/>
      <w:r w:rsidRPr="00F31509">
        <w:rPr>
          <w:rFonts w:asciiTheme="majorBidi" w:hAnsiTheme="majorBidi" w:cstheme="majorBidi"/>
          <w:lang w:val="en-GB"/>
        </w:rPr>
        <w:t>: Unbalanced table for raw sugar, including standard deviations</w:t>
      </w:r>
      <w:bookmarkEnd w:id="458"/>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F31509" w:rsidTr="006E32A4">
        <w:trPr>
          <w:cnfStyle w:val="100000000000"/>
        </w:trPr>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1,203,600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a new table (</w:t>
      </w:r>
      <w:fldSimple w:instr=" REF _Ref4282743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49</w:t>
        </w:r>
      </w:fldSimple>
      <w:r w:rsidRPr="00F31509">
        <w:rPr>
          <w:rFonts w:asciiTheme="majorBidi" w:eastAsia="Times New Roman" w:hAnsiTheme="majorBidi" w:cstheme="majorBidi"/>
          <w:lang w:val="en-GB"/>
        </w:rPr>
        <w:t>) with the following quantities. Note that the "Food" variable is the variable that receives most of the adjustment because it has a substantially higher variability</w:t>
      </w:r>
      <w:r w:rsidR="0057568A" w:rsidRPr="00F31509">
        <w:rPr>
          <w:rFonts w:asciiTheme="majorBidi" w:eastAsia="Times New Roman" w:hAnsiTheme="majorBidi" w:cstheme="majorBidi"/>
          <w:lang w:val="en-GB"/>
        </w:rPr>
        <w:t xml:space="preserve"> than other variables</w:t>
      </w:r>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59" w:name="_Ref428274318"/>
      <w:bookmarkStart w:id="460" w:name="_Toc428423588"/>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49</w:t>
      </w:r>
      <w:r w:rsidR="00B80079" w:rsidRPr="00F31509">
        <w:rPr>
          <w:rFonts w:asciiTheme="majorBidi" w:hAnsiTheme="majorBidi" w:cstheme="majorBidi"/>
          <w:lang w:val="en-GB"/>
        </w:rPr>
        <w:fldChar w:fldCharType="end"/>
      </w:r>
      <w:bookmarkEnd w:id="459"/>
      <w:r w:rsidRPr="00F31509">
        <w:rPr>
          <w:rFonts w:asciiTheme="majorBidi" w:hAnsiTheme="majorBidi" w:cstheme="majorBidi"/>
          <w:lang w:val="en-GB"/>
        </w:rPr>
        <w:t>: Final balanced table for raw sugar, including all processed commodities</w:t>
      </w:r>
      <w:bookmarkEnd w:id="460"/>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1,674,600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7,562,500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1,203,600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in our example is to calculate the calories, fats, and proteins.  As with the wheat, this can be done as soon as we have food values available for the SUA level commodities (</w:t>
      </w:r>
      <w:fldSimple w:instr=" REF _Ref42827444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50</w:t>
        </w:r>
      </w:fldSimple>
      <w:r w:rsidRPr="00F31509">
        <w:rPr>
          <w:rFonts w:asciiTheme="majorBidi" w:eastAsia="Times New Roman" w:hAnsiTheme="majorBidi" w:cstheme="majorBidi"/>
          <w:lang w:val="en-GB"/>
        </w:rPr>
        <w:t xml:space="preserve">).  We do this calculation by applying the calorie/fat/protein content nutritive factors to all SUA items with a non-zero food quantity. However, note that our food quantity for the standardized commodity </w:t>
      </w:r>
      <w:r w:rsidR="0057568A" w:rsidRPr="00F31509">
        <w:rPr>
          <w:rFonts w:asciiTheme="majorBidi" w:eastAsia="Times New Roman" w:hAnsiTheme="majorBidi" w:cstheme="majorBidi"/>
          <w:lang w:val="en-GB"/>
        </w:rPr>
        <w:t xml:space="preserve">(i.e. raw sugar) </w:t>
      </w:r>
      <w:r w:rsidRPr="00F31509">
        <w:rPr>
          <w:rFonts w:asciiTheme="majorBidi" w:eastAsia="Times New Roman" w:hAnsiTheme="majorBidi" w:cstheme="majorBidi"/>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F31509" w:rsidRDefault="004F65E4" w:rsidP="004F65E4">
      <w:pPr>
        <w:pStyle w:val="Caption"/>
        <w:keepNext/>
        <w:rPr>
          <w:rFonts w:asciiTheme="majorBidi" w:hAnsiTheme="majorBidi" w:cstheme="majorBidi"/>
          <w:b/>
          <w:lang w:val="en-GB"/>
        </w:rPr>
      </w:pPr>
      <w:bookmarkStart w:id="461" w:name="_Ref428274442"/>
      <w:bookmarkStart w:id="462" w:name="_Toc428423589"/>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50</w:t>
      </w:r>
      <w:r w:rsidR="00B80079" w:rsidRPr="00F31509">
        <w:rPr>
          <w:rFonts w:asciiTheme="majorBidi" w:hAnsiTheme="majorBidi" w:cstheme="majorBidi"/>
          <w:lang w:val="en-GB"/>
        </w:rPr>
        <w:fldChar w:fldCharType="end"/>
      </w:r>
      <w:bookmarkEnd w:id="461"/>
      <w:r w:rsidRPr="00F31509">
        <w:rPr>
          <w:rFonts w:asciiTheme="majorBidi" w:hAnsiTheme="majorBidi" w:cstheme="majorBidi"/>
          <w:lang w:val="en-GB"/>
        </w:rPr>
        <w:t>: Calorie, protein, and fat quantities for consumed sugar products</w:t>
      </w:r>
      <w:bookmarkEnd w:id="462"/>
    </w:p>
    <w:tbl>
      <w:tblPr>
        <w:tblStyle w:val="TableClassic1"/>
        <w:tblW w:w="0" w:type="auto"/>
        <w:tblLook w:val="04A0"/>
      </w:tblPr>
      <w:tblGrid>
        <w:gridCol w:w="1425"/>
        <w:gridCol w:w="936"/>
        <w:gridCol w:w="1131"/>
        <w:gridCol w:w="1091"/>
        <w:gridCol w:w="801"/>
        <w:gridCol w:w="1337"/>
        <w:gridCol w:w="1384"/>
        <w:gridCol w:w="113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Quantity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kJ Energy/kg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Protein/kg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Fat/kg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6,026,600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63" w:name="_Ref428274506"/>
      <w:bookmarkStart w:id="464" w:name="_Toc428423590"/>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51</w:t>
      </w:r>
      <w:r w:rsidR="00B80079" w:rsidRPr="00F31509">
        <w:rPr>
          <w:rFonts w:asciiTheme="majorBidi" w:hAnsiTheme="majorBidi" w:cstheme="majorBidi"/>
          <w:lang w:val="en-GB"/>
        </w:rPr>
        <w:fldChar w:fldCharType="end"/>
      </w:r>
      <w:bookmarkEnd w:id="463"/>
      <w:r w:rsidRPr="00F31509">
        <w:rPr>
          <w:rFonts w:asciiTheme="majorBidi" w:hAnsiTheme="majorBidi" w:cstheme="majorBidi"/>
          <w:lang w:val="en-GB"/>
        </w:rPr>
        <w:t>: Total calories/proteins/fats from sugar (per year)</w:t>
      </w:r>
      <w:bookmarkEnd w:id="464"/>
    </w:p>
    <w:tbl>
      <w:tblPr>
        <w:tblStyle w:val="TableClassic1"/>
        <w:tblW w:w="0" w:type="auto"/>
        <w:tblLook w:val="04A0"/>
      </w:tblPr>
      <w:tblGrid>
        <w:gridCol w:w="1231"/>
        <w:gridCol w:w="1689"/>
        <w:gridCol w:w="1750"/>
        <w:gridCol w:w="1396"/>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52</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65" w:name="_Ref428274557"/>
      <w:bookmarkStart w:id="466" w:name="_Toc428423591"/>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52</w:t>
      </w:r>
      <w:r w:rsidR="00B80079" w:rsidRPr="00F31509">
        <w:rPr>
          <w:rFonts w:asciiTheme="majorBidi" w:hAnsiTheme="majorBidi" w:cstheme="majorBidi"/>
          <w:lang w:val="en-GB"/>
        </w:rPr>
        <w:fldChar w:fldCharType="end"/>
      </w:r>
      <w:bookmarkEnd w:id="465"/>
      <w:r w:rsidRPr="00F31509">
        <w:rPr>
          <w:rFonts w:asciiTheme="majorBidi" w:hAnsiTheme="majorBidi" w:cstheme="majorBidi"/>
          <w:lang w:val="en-GB"/>
        </w:rPr>
        <w:t>: Daily per capita calories/proteins/fats for sugar</w:t>
      </w:r>
      <w:bookmarkEnd w:id="466"/>
    </w:p>
    <w:tbl>
      <w:tblPr>
        <w:tblStyle w:val="TableClassic1"/>
        <w:tblW w:w="0" w:type="auto"/>
        <w:tblLook w:val="04A0"/>
      </w:tblPr>
      <w:tblGrid>
        <w:gridCol w:w="1231"/>
        <w:gridCol w:w="2013"/>
        <w:gridCol w:w="2080"/>
        <w:gridCol w:w="1726"/>
      </w:tblGrid>
      <w:tr w:rsidR="004F65E4" w:rsidRPr="00F31509" w:rsidTr="008B0C44">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C4334D">
      <w:pPr>
        <w:pStyle w:val="Heading2"/>
      </w:pPr>
      <w:bookmarkStart w:id="467" w:name="palm-oil"/>
      <w:bookmarkStart w:id="468" w:name="_Toc428383849"/>
      <w:bookmarkStart w:id="469" w:name="_Toc428436071"/>
      <w:bookmarkStart w:id="470" w:name="_Toc428436372"/>
      <w:bookmarkStart w:id="471" w:name="_Toc428436498"/>
      <w:bookmarkEnd w:id="467"/>
      <w:r w:rsidRPr="00F31509">
        <w:lastRenderedPageBreak/>
        <w:t>Palm Oil</w:t>
      </w:r>
      <w:bookmarkEnd w:id="468"/>
      <w:bookmarkEnd w:id="469"/>
      <w:bookmarkEnd w:id="470"/>
      <w:bookmarkEnd w:id="471"/>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2" w:name="_Ref428299225"/>
      <w:bookmarkStart w:id="473" w:name="_Toc428423592"/>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53</w:t>
      </w:r>
      <w:r w:rsidR="00B80079" w:rsidRPr="00F31509">
        <w:rPr>
          <w:rFonts w:asciiTheme="majorBidi" w:hAnsiTheme="majorBidi" w:cstheme="majorBidi"/>
          <w:b/>
          <w:lang w:val="en-GB"/>
        </w:rPr>
        <w:fldChar w:fldCharType="end"/>
      </w:r>
      <w:bookmarkEnd w:id="472"/>
      <w:r w:rsidRPr="00F31509">
        <w:rPr>
          <w:rFonts w:asciiTheme="majorBidi" w:hAnsiTheme="majorBidi" w:cstheme="majorBidi"/>
          <w:lang w:val="en-GB"/>
        </w:rPr>
        <w:t>: Initial SUA table for palm oil</w:t>
      </w:r>
      <w:bookmarkEnd w:id="473"/>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4" w:name="_Ref428299196"/>
      <w:bookmarkStart w:id="475" w:name="_Toc428423593"/>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54</w:t>
      </w:r>
      <w:r w:rsidR="00B80079" w:rsidRPr="00F31509">
        <w:rPr>
          <w:rFonts w:asciiTheme="majorBidi" w:hAnsiTheme="majorBidi" w:cstheme="majorBidi"/>
          <w:b/>
          <w:lang w:val="en-GB"/>
        </w:rPr>
        <w:fldChar w:fldCharType="end"/>
      </w:r>
      <w:bookmarkEnd w:id="474"/>
      <w:r w:rsidRPr="00F31509">
        <w:rPr>
          <w:rFonts w:asciiTheme="majorBidi" w:hAnsiTheme="majorBidi" w:cstheme="majorBidi"/>
          <w:lang w:val="en-GB"/>
        </w:rPr>
        <w:t>: Adding production data to the SUA table for palm oil and products</w:t>
      </w:r>
      <w:bookmarkEnd w:id="475"/>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76" w:name="_Ref428299158"/>
      <w:bookmarkStart w:id="477" w:name="_Toc428423594"/>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55</w:t>
      </w:r>
      <w:r w:rsidR="00B80079" w:rsidRPr="00F31509">
        <w:rPr>
          <w:rFonts w:asciiTheme="majorBidi" w:hAnsiTheme="majorBidi" w:cstheme="majorBidi"/>
          <w:b/>
          <w:lang w:val="en-GB"/>
        </w:rPr>
        <w:fldChar w:fldCharType="end"/>
      </w:r>
      <w:bookmarkEnd w:id="476"/>
      <w:r w:rsidRPr="00F31509">
        <w:rPr>
          <w:rFonts w:asciiTheme="majorBidi" w:hAnsiTheme="majorBidi" w:cstheme="majorBidi"/>
          <w:lang w:val="en-GB"/>
        </w:rPr>
        <w:t>: Adding trade estimates to the SUA table for palm oil</w:t>
      </w:r>
      <w:bookmarkEnd w:id="477"/>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F31509" w:rsidTr="006E32A4">
        <w:trPr>
          <w:cnfStyle w:val="100000000000"/>
        </w:trPr>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1,087,600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Stock Changes</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Generally, stocks will be held for a select number of primary 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sugar, margarine is another exception to the rule: a processed product for which stocks are occasionally held (</w:t>
      </w:r>
      <w:fldSimple w:instr=" REF _Ref42829936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8" w:name="_Ref428299362"/>
      <w:bookmarkStart w:id="479" w:name="_Toc428423595"/>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56</w:t>
      </w:r>
      <w:r w:rsidR="00B80079" w:rsidRPr="00F31509">
        <w:rPr>
          <w:rFonts w:asciiTheme="majorBidi" w:hAnsiTheme="majorBidi" w:cstheme="majorBidi"/>
          <w:b/>
          <w:lang w:val="en-GB"/>
        </w:rPr>
        <w:fldChar w:fldCharType="end"/>
      </w:r>
      <w:bookmarkEnd w:id="478"/>
      <w:r w:rsidRPr="00F31509">
        <w:rPr>
          <w:rFonts w:asciiTheme="majorBidi" w:hAnsiTheme="majorBidi" w:cstheme="majorBidi"/>
          <w:lang w:val="en-GB"/>
        </w:rPr>
        <w:t>: Adding stock changes to the SUA table for stock changes</w:t>
      </w:r>
      <w:bookmarkEnd w:id="47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57</w:t>
        </w:r>
      </w:fldSimple>
      <w:r w:rsidRPr="00F31509">
        <w:rPr>
          <w:rFonts w:asciiTheme="majorBidi" w:eastAsia="Times New Roman" w:hAnsiTheme="majorBidi" w:cstheme="majorBidi"/>
          <w:lang w:val="en-GB"/>
        </w:rPr>
        <w:t>) that can be used to create margarine (and no other commodities in this country that could be processed into margarine):</w:t>
      </w:r>
    </w:p>
    <w:p w:rsidR="006E32A4" w:rsidRPr="00F31509" w:rsidRDefault="006E32A4" w:rsidP="007E09C4">
      <w:pPr>
        <w:pStyle w:val="Caption"/>
        <w:keepNext/>
        <w:rPr>
          <w:rFonts w:asciiTheme="majorBidi" w:hAnsiTheme="majorBidi" w:cstheme="majorBidi"/>
          <w:b/>
          <w:lang w:val="en-GB"/>
        </w:rPr>
      </w:pPr>
      <w:bookmarkStart w:id="480" w:name="_Ref428299606"/>
      <w:bookmarkStart w:id="481" w:name="_Toc428423596"/>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57</w:t>
      </w:r>
      <w:r w:rsidR="00B80079" w:rsidRPr="00F31509">
        <w:rPr>
          <w:rFonts w:asciiTheme="majorBidi" w:hAnsiTheme="majorBidi" w:cstheme="majorBidi"/>
          <w:b/>
          <w:lang w:val="en-GB"/>
        </w:rPr>
        <w:fldChar w:fldCharType="end"/>
      </w:r>
      <w:bookmarkEnd w:id="480"/>
      <w:r w:rsidRPr="00F31509">
        <w:rPr>
          <w:rFonts w:asciiTheme="majorBidi" w:hAnsiTheme="majorBidi" w:cstheme="majorBidi"/>
          <w:lang w:val="en-GB"/>
        </w:rPr>
        <w:t>: Primary products (oilseeds and crops) used to produce margarine</w:t>
      </w:r>
      <w:bookmarkEnd w:id="481"/>
      <w:r w:rsidRPr="00F31509">
        <w:rPr>
          <w:rFonts w:asciiTheme="majorBidi" w:hAnsiTheme="majorBidi" w:cstheme="majorBidi"/>
          <w:lang w:val="en-GB"/>
        </w:rPr>
        <w:t xml:space="preserve">  </w:t>
      </w:r>
    </w:p>
    <w:tbl>
      <w:tblPr>
        <w:tblStyle w:val="TableClassic1"/>
        <w:tblW w:w="0" w:type="auto"/>
        <w:tblLook w:val="04A0"/>
      </w:tblPr>
      <w:tblGrid>
        <w:gridCol w:w="1616"/>
        <w:gridCol w:w="1150"/>
        <w:gridCol w:w="2066"/>
        <w:gridCol w:w="785"/>
      </w:tblGrid>
      <w:tr w:rsidR="006E32A4" w:rsidRPr="00F31509" w:rsidTr="006E32A4">
        <w:trPr>
          <w:cnfStyle w:val="100000000000"/>
        </w:trPr>
        <w:tc>
          <w:tcPr>
            <w:cnfStyle w:val="001000000000"/>
            <w:tcW w:w="0" w:type="auto"/>
          </w:tcPr>
          <w:p w:rsidR="006E32A4" w:rsidRPr="00F31509" w:rsidRDefault="006E32A4" w:rsidP="007E09C4">
            <w:pPr>
              <w:pStyle w:val="Compact"/>
              <w:keepNext/>
              <w:rPr>
                <w:rFonts w:asciiTheme="majorBidi" w:hAnsiTheme="majorBidi" w:cstheme="majorBidi"/>
                <w:sz w:val="20"/>
                <w:lang w:val="en-GB"/>
              </w:rPr>
            </w:pPr>
            <w:r w:rsidRPr="00F31509">
              <w:rPr>
                <w:rFonts w:asciiTheme="majorBidi" w:hAnsiTheme="majorBidi" w:cstheme="majorBidi"/>
                <w:sz w:val="20"/>
                <w:lang w:val="en-GB"/>
              </w:rPr>
              <w:t>Commodity</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Availability</w:t>
            </w:r>
          </w:p>
        </w:tc>
        <w:tc>
          <w:tcPr>
            <w:tcW w:w="0" w:type="auto"/>
          </w:tcPr>
          <w:p w:rsidR="008B0C4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Equivalent Availability</w:t>
            </w:r>
          </w:p>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 xml:space="preserve"> for Margarine</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Share</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1,122,100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Soyabeans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3,874,100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Sunflower 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3,930,500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1,821,000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82" w:name="_Ref428341079"/>
      <w:bookmarkStart w:id="483" w:name="_Toc428423597"/>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58</w:t>
      </w:r>
      <w:r w:rsidR="00B80079" w:rsidRPr="00F31509">
        <w:rPr>
          <w:rFonts w:asciiTheme="majorBidi" w:hAnsiTheme="majorBidi" w:cstheme="majorBidi"/>
          <w:b/>
          <w:lang w:val="en-GB"/>
        </w:rPr>
        <w:fldChar w:fldCharType="end"/>
      </w:r>
      <w:bookmarkEnd w:id="482"/>
      <w:r w:rsidRPr="00F31509">
        <w:rPr>
          <w:rFonts w:asciiTheme="majorBidi" w:hAnsiTheme="majorBidi" w:cstheme="majorBidi"/>
          <w:lang w:val="en-GB"/>
        </w:rPr>
        <w:t>: Adding food processing to the SUA table of palm oil</w:t>
      </w:r>
      <w:bookmarkEnd w:id="483"/>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we also adjust the production value of margarine and shortening (as only 37.5% of this production will be covered by oil palm fruit). </w:t>
      </w:r>
      <w:fldSimple w:instr=" REF _Ref42834129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84" w:name="_Ref428341294"/>
      <w:bookmarkStart w:id="485" w:name="_Toc428423598"/>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59</w:t>
      </w:r>
      <w:r w:rsidR="00B80079" w:rsidRPr="00F31509">
        <w:rPr>
          <w:rFonts w:asciiTheme="majorBidi" w:hAnsiTheme="majorBidi" w:cstheme="majorBidi"/>
          <w:b/>
          <w:lang w:val="en-GB"/>
        </w:rPr>
        <w:fldChar w:fldCharType="end"/>
      </w:r>
      <w:bookmarkEnd w:id="484"/>
      <w:r w:rsidRPr="00F31509">
        <w:rPr>
          <w:rFonts w:asciiTheme="majorBidi" w:hAnsiTheme="majorBidi" w:cstheme="majorBidi"/>
          <w:lang w:val="en-GB"/>
        </w:rPr>
        <w:t>: Adding production of processed products to the SUA table for palm oil</w:t>
      </w:r>
      <w:bookmarkEnd w:id="485"/>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If a country produces palm fruit, FLW would need to be imputed or, preferably,  measured with appropriate methods and reported in representative surveys. </w:t>
      </w:r>
    </w:p>
    <w:p w:rsidR="006E32A4" w:rsidRPr="00F31509" w:rsidRDefault="006E32A4" w:rsidP="006E32A4">
      <w:pPr>
        <w:pStyle w:val="Caption"/>
        <w:keepNext/>
        <w:rPr>
          <w:rFonts w:asciiTheme="majorBidi" w:hAnsiTheme="majorBidi" w:cstheme="majorBidi"/>
          <w:b/>
          <w:lang w:val="en-GB"/>
        </w:rPr>
      </w:pPr>
      <w:bookmarkStart w:id="486" w:name="_Ref428341776"/>
      <w:bookmarkStart w:id="487" w:name="_Toc428423599"/>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60</w:t>
      </w:r>
      <w:r w:rsidR="00B80079" w:rsidRPr="00F31509">
        <w:rPr>
          <w:rFonts w:asciiTheme="majorBidi" w:hAnsiTheme="majorBidi" w:cstheme="majorBidi"/>
          <w:b/>
          <w:lang w:val="en-GB"/>
        </w:rPr>
        <w:fldChar w:fldCharType="end"/>
      </w:r>
      <w:bookmarkEnd w:id="486"/>
      <w:r w:rsidR="005630C6" w:rsidRPr="00F31509">
        <w:rPr>
          <w:rFonts w:asciiTheme="majorBidi" w:hAnsiTheme="majorBidi" w:cstheme="majorBidi"/>
          <w:lang w:val="en-GB"/>
        </w:rPr>
        <w:t>: Adding Food L</w:t>
      </w:r>
      <w:r w:rsidRPr="00F31509">
        <w:rPr>
          <w:rFonts w:asciiTheme="majorBidi" w:hAnsiTheme="majorBidi" w:cstheme="majorBidi"/>
          <w:lang w:val="en-GB"/>
        </w:rPr>
        <w:t>osses and Waste to the SUA table for palm oil</w:t>
      </w:r>
      <w:bookmarkEnd w:id="487"/>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88" w:name="_Ref428342155"/>
      <w:bookmarkStart w:id="489" w:name="_Toc428423600"/>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61</w:t>
      </w:r>
      <w:r w:rsidR="00B80079" w:rsidRPr="00F31509">
        <w:rPr>
          <w:rFonts w:asciiTheme="majorBidi" w:hAnsiTheme="majorBidi" w:cstheme="majorBidi"/>
          <w:b/>
          <w:lang w:val="en-GB"/>
        </w:rPr>
        <w:fldChar w:fldCharType="end"/>
      </w:r>
      <w:bookmarkEnd w:id="488"/>
      <w:r w:rsidRPr="00F31509">
        <w:rPr>
          <w:rFonts w:asciiTheme="majorBidi" w:hAnsiTheme="majorBidi" w:cstheme="majorBidi"/>
          <w:lang w:val="en-GB"/>
        </w:rPr>
        <w:t>: Adding seed use to the SUA table for palm oil</w:t>
      </w:r>
      <w:bookmarkEnd w:id="48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 and thus to impute; what is more, the amounts are likely to change rapidly with policy incentives and energy prices, </w:t>
      </w:r>
      <w:r w:rsidR="00006704" w:rsidRPr="00F31509">
        <w:rPr>
          <w:rFonts w:asciiTheme="majorBidi" w:eastAsia="Times New Roman" w:hAnsiTheme="majorBidi" w:cstheme="majorBidi"/>
          <w:lang w:val="en-GB"/>
        </w:rPr>
        <w:t xml:space="preserve">of which </w:t>
      </w:r>
      <w:r w:rsidRPr="00F31509">
        <w:rPr>
          <w:rFonts w:asciiTheme="majorBidi" w:eastAsia="Times New Roman" w:hAnsiTheme="majorBidi" w:cstheme="majorBidi"/>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0" w:name="_Ref428342875"/>
      <w:bookmarkStart w:id="491" w:name="_Toc428423601"/>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62</w:t>
      </w:r>
      <w:r w:rsidR="00B80079" w:rsidRPr="00F31509">
        <w:rPr>
          <w:rFonts w:asciiTheme="majorBidi" w:hAnsiTheme="majorBidi" w:cstheme="majorBidi"/>
          <w:b/>
          <w:lang w:val="en-GB"/>
        </w:rPr>
        <w:fldChar w:fldCharType="end"/>
      </w:r>
      <w:bookmarkEnd w:id="490"/>
      <w:r w:rsidRPr="00F31509">
        <w:rPr>
          <w:rFonts w:asciiTheme="majorBidi" w:hAnsiTheme="majorBidi" w:cstheme="majorBidi"/>
          <w:lang w:val="en-GB"/>
        </w:rPr>
        <w:t>: Adding industrial use to the SUA table for palm oil</w:t>
      </w:r>
      <w:bookmarkEnd w:id="491"/>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For this particular example, suppose we have a small number of tourists leaving or coming to this country, and so the allocation of the commodity to the tourist element is roughly zero (</w:t>
      </w:r>
      <w:fldSimple w:instr=" REF _Ref4283430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2" w:name="_Ref428343057"/>
      <w:bookmarkStart w:id="493" w:name="_Toc428423602"/>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63</w:t>
      </w:r>
      <w:r w:rsidR="00B80079" w:rsidRPr="00F31509">
        <w:rPr>
          <w:rFonts w:asciiTheme="majorBidi" w:hAnsiTheme="majorBidi" w:cstheme="majorBidi"/>
          <w:b/>
          <w:lang w:val="en-GB"/>
        </w:rPr>
        <w:fldChar w:fldCharType="end"/>
      </w:r>
      <w:bookmarkEnd w:id="492"/>
      <w:r w:rsidRPr="00F31509">
        <w:rPr>
          <w:rFonts w:asciiTheme="majorBidi" w:hAnsiTheme="majorBidi" w:cstheme="majorBidi"/>
          <w:lang w:val="en-GB"/>
        </w:rPr>
        <w:t>: Adding tourist consumption to the SUA table for palm oil</w:t>
      </w:r>
      <w:bookmarkEnd w:id="493"/>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 are produced. Also, palm oil itself is never fed directly to animals, and thus we have no commodity to allocate any feed to. Thus, all feed is assumed to be 0 (</w:t>
      </w:r>
      <w:fldSimple w:instr=" REF _Ref428343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4" w:name="_Ref428343147"/>
      <w:bookmarkStart w:id="495" w:name="_Toc428423603"/>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64</w:t>
      </w:r>
      <w:r w:rsidR="00B80079" w:rsidRPr="00F31509">
        <w:rPr>
          <w:rFonts w:asciiTheme="majorBidi" w:hAnsiTheme="majorBidi" w:cstheme="majorBidi"/>
          <w:b/>
          <w:lang w:val="en-GB"/>
        </w:rPr>
        <w:fldChar w:fldCharType="end"/>
      </w:r>
      <w:bookmarkEnd w:id="494"/>
      <w:r w:rsidRPr="00F31509">
        <w:rPr>
          <w:rFonts w:asciiTheme="majorBidi" w:hAnsiTheme="majorBidi" w:cstheme="majorBidi"/>
          <w:lang w:val="en-GB"/>
        </w:rPr>
        <w:t>: Adding feed use to the SUA table for palm oil</w:t>
      </w:r>
      <w:bookmarkEnd w:id="495"/>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Standardization and 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understand the standardization process, it is important to recall the processing structure. To this end, we assume the following commodity tree structure (</w:t>
      </w:r>
      <w:fldSimple w:instr=" REF _Ref428343532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25</w:t>
        </w:r>
      </w:fldSimple>
      <w:r w:rsidRPr="00F31509">
        <w:rPr>
          <w:rFonts w:asciiTheme="majorBidi" w:eastAsia="Times New Roman" w:hAnsiTheme="majorBidi" w:cstheme="majorBidi"/>
          <w:lang w:val="en-GB"/>
        </w:rPr>
        <w:t>):</w:t>
      </w:r>
    </w:p>
    <w:p w:rsidR="006E32A4" w:rsidRPr="00F31509" w:rsidRDefault="006E32A4" w:rsidP="006E32A4">
      <w:pPr>
        <w:keepNext/>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0"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F31509" w:rsidRDefault="006E32A4" w:rsidP="006E32A4">
      <w:pPr>
        <w:pStyle w:val="Caption"/>
        <w:keepNext/>
        <w:rPr>
          <w:rFonts w:asciiTheme="majorBidi" w:hAnsiTheme="majorBidi" w:cstheme="majorBidi"/>
          <w:b/>
          <w:lang w:val="en-GB"/>
        </w:rPr>
      </w:pPr>
      <w:bookmarkStart w:id="496" w:name="_Ref428343532"/>
      <w:bookmarkStart w:id="497" w:name="_Toc428383872"/>
      <w:bookmarkStart w:id="498" w:name="_Toc430872525"/>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B80079">
        <w:rPr>
          <w:rFonts w:asciiTheme="majorBidi" w:hAnsiTheme="majorBidi" w:cstheme="majorBidi"/>
          <w:b/>
          <w:lang w:val="en-GB"/>
        </w:rPr>
        <w:fldChar w:fldCharType="separate"/>
      </w:r>
      <w:r w:rsidR="000B360D" w:rsidRPr="00F31509">
        <w:rPr>
          <w:rFonts w:asciiTheme="majorBidi" w:eastAsia="Times New Roman" w:hAnsiTheme="majorBidi" w:cstheme="majorBidi"/>
          <w:noProof/>
          <w:lang w:val="en-GB"/>
        </w:rPr>
        <w:t>25</w:t>
      </w:r>
      <w:r w:rsidR="00B80079" w:rsidRPr="00F31509">
        <w:rPr>
          <w:rFonts w:asciiTheme="majorBidi" w:hAnsiTheme="majorBidi" w:cstheme="majorBidi"/>
          <w:lang w:val="en-GB"/>
        </w:rPr>
        <w:fldChar w:fldCharType="end"/>
      </w:r>
      <w:bookmarkEnd w:id="496"/>
      <w:r w:rsidRPr="00F31509">
        <w:rPr>
          <w:rFonts w:asciiTheme="majorBidi" w:eastAsia="Times New Roman" w:hAnsiTheme="majorBidi" w:cstheme="majorBidi"/>
          <w:lang w:val="en-GB"/>
        </w:rPr>
        <w:t>: Commodity tree for palm oil</w:t>
      </w:r>
      <w:bookmarkEnd w:id="497"/>
      <w:bookmarkEnd w:id="498"/>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In a first step we recall the complete SUA table produced so far (</w:t>
      </w:r>
      <w:fldSimple w:instr=" REF _Ref42834379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65</w:t>
        </w:r>
      </w:fldSimple>
      <w:r w:rsidRPr="00F31509">
        <w:rPr>
          <w:rFonts w:asciiTheme="majorBidi" w:eastAsia="Times New Roman" w:hAnsiTheme="majorBidi" w:cstheme="majorBidi"/>
          <w:lang w:val="en-GB"/>
        </w:rPr>
        <w:t>). It is the basis for the standardization process and indeed must contain all estimates for all input variables of this process.</w:t>
      </w:r>
    </w:p>
    <w:p w:rsidR="006E32A4" w:rsidRPr="00F31509" w:rsidRDefault="006E32A4" w:rsidP="006E32A4">
      <w:pPr>
        <w:pStyle w:val="Caption"/>
        <w:keepNext/>
        <w:rPr>
          <w:rFonts w:asciiTheme="majorBidi" w:hAnsiTheme="majorBidi" w:cstheme="majorBidi"/>
          <w:b/>
          <w:lang w:val="en-GB"/>
        </w:rPr>
      </w:pPr>
      <w:bookmarkStart w:id="499" w:name="_Ref428343795"/>
      <w:bookmarkStart w:id="500" w:name="_Toc428423604"/>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65</w:t>
      </w:r>
      <w:r w:rsidR="00B80079" w:rsidRPr="00F31509">
        <w:rPr>
          <w:rFonts w:asciiTheme="majorBidi" w:hAnsiTheme="majorBidi" w:cstheme="majorBidi"/>
          <w:b/>
          <w:lang w:val="en-GB"/>
        </w:rPr>
        <w:fldChar w:fldCharType="end"/>
      </w:r>
      <w:bookmarkEnd w:id="499"/>
      <w:r w:rsidRPr="00F31509">
        <w:rPr>
          <w:rFonts w:asciiTheme="majorBidi" w:hAnsiTheme="majorBidi" w:cstheme="majorBidi"/>
          <w:lang w:val="en-GB"/>
        </w:rPr>
        <w:t>: Initial SUA table, with all inputs to the standardization process</w:t>
      </w:r>
      <w:bookmarkEnd w:id="500"/>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01" w:name="_Ref428344050"/>
      <w:bookmarkStart w:id="502" w:name="_Toc428423605"/>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66</w:t>
      </w:r>
      <w:r w:rsidR="00B80079" w:rsidRPr="00F31509">
        <w:rPr>
          <w:rFonts w:asciiTheme="majorBidi" w:hAnsiTheme="majorBidi" w:cstheme="majorBidi"/>
          <w:b/>
          <w:lang w:val="en-GB"/>
        </w:rPr>
        <w:fldChar w:fldCharType="end"/>
      </w:r>
      <w:bookmarkEnd w:id="501"/>
      <w:r w:rsidRPr="00F31509">
        <w:rPr>
          <w:rFonts w:asciiTheme="majorBidi" w:hAnsiTheme="majorBidi" w:cstheme="majorBidi"/>
          <w:lang w:val="en-GB"/>
        </w:rPr>
        <w:t>: Updating the SUA table with food processing information</w:t>
      </w:r>
      <w:bookmarkEnd w:id="50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1,182,600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03" w:name="_Ref428344243"/>
      <w:bookmarkStart w:id="504" w:name="_Toc428423606"/>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67</w:t>
      </w:r>
      <w:r w:rsidR="00B80079" w:rsidRPr="00F31509">
        <w:rPr>
          <w:rFonts w:asciiTheme="majorBidi" w:hAnsiTheme="majorBidi" w:cstheme="majorBidi"/>
          <w:b/>
          <w:lang w:val="en-GB"/>
        </w:rPr>
        <w:fldChar w:fldCharType="end"/>
      </w:r>
      <w:bookmarkEnd w:id="503"/>
      <w:r w:rsidRPr="00F31509">
        <w:rPr>
          <w:rFonts w:asciiTheme="majorBidi" w:hAnsiTheme="majorBidi" w:cstheme="majorBidi"/>
          <w:lang w:val="en-GB"/>
        </w:rPr>
        <w:t xml:space="preserve">: Removing remaining imbalances in the </w:t>
      </w:r>
      <w:r w:rsidR="005630C6" w:rsidRPr="00F31509">
        <w:rPr>
          <w:rFonts w:asciiTheme="majorBidi" w:hAnsiTheme="majorBidi" w:cstheme="majorBidi"/>
          <w:lang w:val="en-GB"/>
        </w:rPr>
        <w:t xml:space="preserve">Palm oil </w:t>
      </w:r>
      <w:r w:rsidRPr="00F31509">
        <w:rPr>
          <w:rFonts w:asciiTheme="majorBidi" w:hAnsiTheme="majorBidi" w:cstheme="majorBidi"/>
          <w:lang w:val="en-GB"/>
        </w:rPr>
        <w:t>SUA table</w:t>
      </w:r>
      <w:bookmarkEnd w:id="504"/>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F31509" w:rsidTr="006E32A4">
        <w:trPr>
          <w:cnfStyle w:val="100000000000"/>
        </w:trPr>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1,182,600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1,113,100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05" w:name="_Ref428344378"/>
      <w:bookmarkStart w:id="506" w:name="_Toc428423607"/>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68</w:t>
      </w:r>
      <w:r w:rsidR="00B80079" w:rsidRPr="00F31509">
        <w:rPr>
          <w:rFonts w:asciiTheme="majorBidi" w:hAnsiTheme="majorBidi" w:cstheme="majorBidi"/>
          <w:b/>
          <w:lang w:val="en-GB"/>
        </w:rPr>
        <w:fldChar w:fldCharType="end"/>
      </w:r>
      <w:bookmarkEnd w:id="505"/>
      <w:r w:rsidRPr="00F31509">
        <w:rPr>
          <w:rFonts w:asciiTheme="majorBidi" w:hAnsiTheme="majorBidi" w:cstheme="majorBidi"/>
          <w:lang w:val="en-GB"/>
        </w:rPr>
        <w:t>: Aggregated FBS balance for palm oil</w:t>
      </w:r>
      <w:bookmarkEnd w:id="506"/>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F31509" w:rsidTr="006E32A4">
        <w:trPr>
          <w:cnfStyle w:val="100000000000"/>
        </w:trPr>
        <w:tc>
          <w:tcPr>
            <w:cnfStyle w:val="001000000000"/>
            <w:tcW w:w="445" w:type="pct"/>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56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43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65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31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31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4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5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304"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1,179,200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Now, we must balance to satisfy the FBS equation of supply equals utilization. To do this, we need to extract the computed standard deviations of each variable (</w:t>
      </w:r>
      <w:fldSimple w:instr=" REF _Ref42834450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69</w:t>
        </w:r>
      </w:fldSimple>
      <w:r w:rsidRPr="00F31509">
        <w:rPr>
          <w:rFonts w:asciiTheme="majorBidi" w:eastAsia="Times New Roman" w:hAnsiTheme="majorBidi" w:cstheme="majorBidi"/>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F31509" w:rsidRDefault="006E32A4" w:rsidP="006E32A4">
      <w:pPr>
        <w:pStyle w:val="Caption"/>
        <w:keepNext/>
        <w:rPr>
          <w:rFonts w:asciiTheme="majorBidi" w:hAnsiTheme="majorBidi" w:cstheme="majorBidi"/>
          <w:b/>
          <w:lang w:val="en-GB"/>
        </w:rPr>
      </w:pPr>
      <w:bookmarkStart w:id="507" w:name="_Ref428344503"/>
      <w:bookmarkStart w:id="508" w:name="_Toc428423608"/>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69</w:t>
      </w:r>
      <w:r w:rsidR="00B80079" w:rsidRPr="00F31509">
        <w:rPr>
          <w:rFonts w:asciiTheme="majorBidi" w:hAnsiTheme="majorBidi" w:cstheme="majorBidi"/>
          <w:b/>
          <w:lang w:val="en-GB"/>
        </w:rPr>
        <w:fldChar w:fldCharType="end"/>
      </w:r>
      <w:bookmarkEnd w:id="507"/>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 xml:space="preserve">for palm oil </w:t>
      </w:r>
      <w:r w:rsidRPr="00F31509">
        <w:rPr>
          <w:rFonts w:asciiTheme="majorBidi" w:hAnsiTheme="majorBidi" w:cstheme="majorBidi"/>
          <w:lang w:val="en-GB"/>
        </w:rPr>
        <w:t>inclusive of measurement errors</w:t>
      </w:r>
      <w:bookmarkEnd w:id="508"/>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Variable</w:t>
            </w:r>
          </w:p>
        </w:tc>
        <w:tc>
          <w:tcPr>
            <w:tcW w:w="54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15"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1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0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8"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1"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1,179,200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Standard Dev.</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with the following quantities (</w:t>
      </w:r>
      <w:fldSimple w:instr=" REF _Ref42834461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70</w:t>
        </w:r>
      </w:fldSimple>
      <w:r w:rsidRPr="00F31509">
        <w:rPr>
          <w:rFonts w:asciiTheme="majorBidi" w:eastAsia="Times New Roman" w:hAnsiTheme="majorBidi" w:cstheme="majorBidi"/>
          <w:lang w:val="en-GB"/>
        </w:rPr>
        <w:t>). Note that the "Food" variable is the variable that receives most of the adjustment because it has a substantially higher variability.</w:t>
      </w:r>
    </w:p>
    <w:p w:rsidR="006E32A4" w:rsidRPr="00F31509" w:rsidRDefault="006E32A4" w:rsidP="006E32A4">
      <w:pPr>
        <w:pStyle w:val="Caption"/>
        <w:keepNext/>
        <w:rPr>
          <w:rFonts w:asciiTheme="majorBidi" w:hAnsiTheme="majorBidi" w:cstheme="majorBidi"/>
          <w:b/>
          <w:lang w:val="en-GB"/>
        </w:rPr>
      </w:pPr>
      <w:bookmarkStart w:id="509" w:name="_Ref428344616"/>
      <w:bookmarkStart w:id="510" w:name="_Toc428423609"/>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70</w:t>
      </w:r>
      <w:r w:rsidR="00B80079" w:rsidRPr="00F31509">
        <w:rPr>
          <w:rFonts w:asciiTheme="majorBidi" w:hAnsiTheme="majorBidi" w:cstheme="majorBidi"/>
          <w:b/>
          <w:lang w:val="en-GB"/>
        </w:rPr>
        <w:fldChar w:fldCharType="end"/>
      </w:r>
      <w:bookmarkEnd w:id="509"/>
      <w:r w:rsidRPr="00F31509">
        <w:rPr>
          <w:rFonts w:asciiTheme="majorBidi" w:hAnsiTheme="majorBidi" w:cstheme="majorBidi"/>
          <w:lang w:val="en-GB"/>
        </w:rPr>
        <w:t>: Fully balanced FBS table for palm oil</w:t>
      </w:r>
      <w:bookmarkEnd w:id="510"/>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other two examples, we now calculate the calorie, fat, and protein content using the food consumption values at the SUA level (</w:t>
      </w:r>
      <w:fldSimple w:instr=" REF _Ref4283447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71</w:t>
        </w:r>
      </w:fldSimple>
      <w:r w:rsidRPr="00F31509">
        <w:rPr>
          <w:rFonts w:asciiTheme="majorBidi" w:eastAsia="Times New Roman" w:hAnsiTheme="majorBidi" w:cstheme="majorBidi"/>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F31509" w:rsidRDefault="006E32A4" w:rsidP="006E32A4">
      <w:pPr>
        <w:pStyle w:val="Caption"/>
        <w:keepNext/>
        <w:rPr>
          <w:rFonts w:asciiTheme="majorBidi" w:hAnsiTheme="majorBidi" w:cstheme="majorBidi"/>
          <w:b/>
          <w:lang w:val="en-GB"/>
        </w:rPr>
      </w:pPr>
      <w:bookmarkStart w:id="511" w:name="_Ref428344755"/>
      <w:bookmarkStart w:id="512" w:name="_Toc428423610"/>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71</w:t>
      </w:r>
      <w:r w:rsidR="00B80079" w:rsidRPr="00F31509">
        <w:rPr>
          <w:rFonts w:asciiTheme="majorBidi" w:hAnsiTheme="majorBidi" w:cstheme="majorBidi"/>
          <w:b/>
          <w:lang w:val="en-GB"/>
        </w:rPr>
        <w:fldChar w:fldCharType="end"/>
      </w:r>
      <w:bookmarkEnd w:id="511"/>
      <w:r w:rsidRPr="00F31509">
        <w:rPr>
          <w:rFonts w:asciiTheme="majorBidi" w:hAnsiTheme="majorBidi" w:cstheme="majorBidi"/>
          <w:lang w:val="en-GB"/>
        </w:rPr>
        <w:t>: Calculating the nutrient content of palm oil food supply</w:t>
      </w:r>
      <w:bookmarkEnd w:id="512"/>
      <w:r w:rsidRPr="00F31509">
        <w:rPr>
          <w:rFonts w:asciiTheme="majorBidi" w:hAnsiTheme="majorBidi" w:cstheme="majorBidi"/>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Quantity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kJ Energy/kg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Protein/kg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Fat/kg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Energy (GJ/day)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Protein (Mg/day)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F31509" w:rsidRDefault="006E32A4" w:rsidP="004D00DE">
      <w:pPr>
        <w:pStyle w:val="Caption"/>
        <w:keepNext/>
        <w:rPr>
          <w:rFonts w:asciiTheme="majorBidi" w:hAnsiTheme="majorBidi" w:cstheme="majorBidi"/>
          <w:b/>
          <w:lang w:val="en-GB"/>
        </w:rPr>
      </w:pPr>
      <w:bookmarkStart w:id="513" w:name="_Toc428423611"/>
      <w:r w:rsidRPr="00F31509">
        <w:rPr>
          <w:rFonts w:asciiTheme="majorBidi" w:hAnsiTheme="majorBidi" w:cstheme="majorBidi"/>
          <w:lang w:val="en-GB"/>
        </w:rPr>
        <w:lastRenderedPageBreak/>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72</w:t>
      </w:r>
      <w:r w:rsidR="00B80079" w:rsidRPr="00F31509">
        <w:rPr>
          <w:rFonts w:asciiTheme="majorBidi" w:hAnsiTheme="majorBidi" w:cstheme="majorBidi"/>
          <w:b/>
          <w:lang w:val="en-GB"/>
        </w:rPr>
        <w:fldChar w:fldCharType="end"/>
      </w:r>
      <w:r w:rsidRPr="00F31509">
        <w:rPr>
          <w:rFonts w:asciiTheme="majorBidi" w:hAnsiTheme="majorBidi" w:cstheme="majorBidi"/>
          <w:lang w:val="en-GB"/>
        </w:rPr>
        <w:t>: Final, total nutrient supplies from palm oil</w:t>
      </w:r>
      <w:bookmarkEnd w:id="513"/>
    </w:p>
    <w:tbl>
      <w:tblPr>
        <w:tblStyle w:val="TableClassic1"/>
        <w:tblW w:w="0" w:type="auto"/>
        <w:tblLook w:val="04A0"/>
      </w:tblPr>
      <w:tblGrid>
        <w:gridCol w:w="1231"/>
        <w:gridCol w:w="1689"/>
        <w:gridCol w:w="1750"/>
        <w:gridCol w:w="1396"/>
      </w:tblGrid>
      <w:tr w:rsidR="006E32A4" w:rsidRPr="00F31509" w:rsidTr="006C05AE">
        <w:trPr>
          <w:cnfStyle w:val="100000000000"/>
        </w:trPr>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6E32A4" w:rsidRPr="00F31509" w:rsidTr="006C05AE">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something more meaningful, we may divide by the population of the country. If we assume this country has 600 million inhabitants, we have:</w:t>
      </w:r>
    </w:p>
    <w:p w:rsidR="006E32A4" w:rsidRPr="00F31509" w:rsidRDefault="006E32A4" w:rsidP="006E32A4">
      <w:pPr>
        <w:pStyle w:val="Caption"/>
        <w:keepNext/>
        <w:rPr>
          <w:rFonts w:asciiTheme="majorBidi" w:hAnsiTheme="majorBidi" w:cstheme="majorBidi"/>
          <w:lang w:val="en-GB"/>
        </w:rPr>
      </w:pPr>
      <w:bookmarkStart w:id="514" w:name="_Toc428423612"/>
      <w:r w:rsidRPr="00F31509">
        <w:rPr>
          <w:rFonts w:asciiTheme="majorBidi" w:hAnsiTheme="majorBidi" w:cstheme="majorBidi"/>
          <w:lang w:val="en-GB"/>
        </w:rPr>
        <w:t xml:space="preserve">Table </w:t>
      </w:r>
      <w:r w:rsidR="00B8007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73</w:t>
      </w:r>
      <w:r w:rsidR="00B80079" w:rsidRPr="00F31509">
        <w:rPr>
          <w:rFonts w:asciiTheme="majorBidi" w:hAnsiTheme="majorBidi" w:cstheme="majorBidi"/>
          <w:b/>
          <w:lang w:val="en-GB"/>
        </w:rPr>
        <w:fldChar w:fldCharType="end"/>
      </w:r>
      <w:r w:rsidRPr="00F31509">
        <w:rPr>
          <w:rFonts w:asciiTheme="majorBidi" w:hAnsiTheme="majorBidi" w:cstheme="majorBidi"/>
          <w:lang w:val="en-GB"/>
        </w:rPr>
        <w:t>: Final, per capita nutrient supplies from palm oil</w:t>
      </w:r>
      <w:bookmarkEnd w:id="514"/>
    </w:p>
    <w:tbl>
      <w:tblPr>
        <w:tblStyle w:val="TableClassic1"/>
        <w:tblW w:w="0" w:type="auto"/>
        <w:tblLook w:val="04A0"/>
      </w:tblPr>
      <w:tblGrid>
        <w:gridCol w:w="1231"/>
        <w:gridCol w:w="2013"/>
        <w:gridCol w:w="2080"/>
        <w:gridCol w:w="1726"/>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6E32A4">
      <w:pPr>
        <w:pStyle w:val="Title"/>
        <w:spacing w:line="276" w:lineRule="auto"/>
        <w:jc w:val="both"/>
        <w:rPr>
          <w:rFonts w:asciiTheme="majorBidi" w:hAnsiTheme="majorBidi"/>
          <w:lang w:val="en-GB"/>
        </w:rPr>
      </w:pPr>
      <w:r w:rsidRPr="00F31509">
        <w:rPr>
          <w:rFonts w:asciiTheme="majorBidi" w:hAnsiTheme="majorBidi"/>
          <w:lang w:val="en-GB"/>
        </w:rPr>
        <w:lastRenderedPageBreak/>
        <w:t>Agricultural trade data processing</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w:t>
      </w:r>
      <w:r w:rsidR="00AD062D" w:rsidRPr="009616CB">
        <w:rPr>
          <w:rFonts w:ascii="Times New Roman" w:hAnsi="Times New Roman" w:cs="Times New Roman"/>
          <w:lang w:val="en-GB"/>
        </w:rPr>
        <w:t>They are available at different disaggregation levels within the commodity classification system of Harmonized System (HS)</w:t>
      </w:r>
      <w:r w:rsidR="00AD062D" w:rsidRPr="009616CB">
        <w:rPr>
          <w:rStyle w:val="FootnoteReference"/>
          <w:rFonts w:ascii="Times New Roman" w:hAnsi="Times New Roman" w:cs="Times New Roman"/>
          <w:lang w:val="en-GB"/>
        </w:rPr>
        <w:footnoteReference w:id="55"/>
      </w:r>
      <w:r w:rsidR="00AD062D" w:rsidRPr="009616CB">
        <w:rPr>
          <w:rFonts w:ascii="Times New Roman" w:hAnsi="Times New Roman" w:cs="Times New Roman"/>
          <w:lang w:val="en-GB"/>
        </w:rPr>
        <w:t xml:space="preserve">. </w:t>
      </w:r>
      <w:r w:rsidRPr="00F31509">
        <w:rPr>
          <w:rFonts w:asciiTheme="majorBidi" w:hAnsiTheme="majorBidi" w:cstheme="majorBidi"/>
          <w:lang w:val="en-GB"/>
        </w:rPr>
        <w:t>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515" w:name="raw-trade-data"/>
      <w:bookmarkEnd w:id="515"/>
      <w:r w:rsidRPr="00F31509">
        <w:rPr>
          <w:rFonts w:asciiTheme="majorBidi" w:hAnsiTheme="majorBidi" w:cstheme="majorBidi"/>
          <w:lang w:val="en-GB"/>
        </w:rPr>
        <w:t>UNSD Tariff-line dataset</w:t>
      </w:r>
    </w:p>
    <w:p w:rsidR="006E32A4" w:rsidRPr="004D00DE" w:rsidRDefault="006E32A4" w:rsidP="00155B4D">
      <w:pPr>
        <w:jc w:val="both"/>
        <w:rPr>
          <w:rFonts w:asciiTheme="majorBidi" w:hAnsiTheme="majorBidi" w:cstheme="majorBidi"/>
          <w:lang w:val="en-GB"/>
        </w:rPr>
      </w:pPr>
      <w:r w:rsidRPr="004D00DE">
        <w:rPr>
          <w:rFonts w:asciiTheme="majorBidi" w:eastAsia="Times New Roman" w:hAnsiTheme="majorBidi" w:cstheme="majorBidi"/>
          <w:lang w:val="en-GB"/>
        </w:rPr>
        <w:t xml:space="preserve">The Statistics Division of FAO receives trade data for most countries from </w:t>
      </w:r>
      <w:r w:rsidR="000C402C" w:rsidRPr="004D00DE">
        <w:rPr>
          <w:rFonts w:asciiTheme="majorBidi" w:eastAsia="Times New Roman" w:hAnsiTheme="majorBidi" w:cstheme="majorBidi"/>
          <w:lang w:val="en-GB"/>
        </w:rPr>
        <w:t>the UN Statistic</w:t>
      </w:r>
      <w:r w:rsidR="002C2022">
        <w:rPr>
          <w:rFonts w:asciiTheme="majorBidi" w:eastAsia="Times New Roman" w:hAnsiTheme="majorBidi" w:cstheme="majorBidi"/>
          <w:lang w:val="en-GB"/>
        </w:rPr>
        <w:t>s</w:t>
      </w:r>
      <w:r w:rsidR="000C402C" w:rsidRPr="004D00DE">
        <w:rPr>
          <w:rFonts w:asciiTheme="majorBidi" w:eastAsia="Times New Roman" w:hAnsiTheme="majorBidi" w:cstheme="majorBidi"/>
          <w:lang w:val="en-GB"/>
        </w:rPr>
        <w:t xml:space="preserve"> Division (UNSD)</w:t>
      </w:r>
      <w:r w:rsidRPr="004D00DE">
        <w:rPr>
          <w:rFonts w:asciiTheme="majorBidi" w:eastAsia="Times New Roman" w:hAnsiTheme="majorBidi" w:cstheme="majorBidi"/>
          <w:lang w:val="en-GB"/>
        </w:rPr>
        <w:t xml:space="preserve"> which collects the data from the countries and stores them in the</w:t>
      </w:r>
      <w:r w:rsidR="00155B4D" w:rsidRPr="004D00DE">
        <w:rPr>
          <w:rFonts w:asciiTheme="majorBidi" w:eastAsia="Times New Roman" w:hAnsiTheme="majorBidi" w:cstheme="majorBidi"/>
          <w:lang w:val="en-GB"/>
        </w:rPr>
        <w:t xml:space="preserve"> Comtrade database </w:t>
      </w:r>
      <w:hyperlink r:id="rId51" w:history="1">
        <w:r w:rsidR="00155B4D" w:rsidRPr="004D00DE">
          <w:rPr>
            <w:rStyle w:val="Hyperlink"/>
            <w:rFonts w:asciiTheme="majorBidi" w:eastAsia="Times New Roman" w:hAnsiTheme="majorBidi" w:cstheme="majorBidi"/>
            <w:lang w:val="en-GB"/>
          </w:rPr>
          <w:t>http://unstats.un.org/unsd/comtrade_announcement.htm</w:t>
        </w:r>
      </w:hyperlink>
      <w:r w:rsidR="00155B4D" w:rsidRPr="004D00DE">
        <w:rPr>
          <w:rFonts w:asciiTheme="majorBidi" w:eastAsia="Times New Roman" w:hAnsiTheme="majorBidi" w:cstheme="majorBidi"/>
          <w:lang w:val="en-GB"/>
        </w:rPr>
        <w:t xml:space="preserve">. </w:t>
      </w:r>
      <w:r w:rsidRPr="004D00DE">
        <w:rPr>
          <w:rFonts w:asciiTheme="majorBidi" w:eastAsia="Times New Roman" w:hAnsiTheme="majorBidi" w:cstheme="majorBidi"/>
          <w:lang w:val="en-GB"/>
        </w:rPr>
        <w:t xml:space="preserve">These datasets are </w:t>
      </w:r>
      <w:r w:rsidR="001C1A41" w:rsidRPr="004D00DE">
        <w:rPr>
          <w:rFonts w:asciiTheme="majorBidi" w:eastAsia="Times New Roman" w:hAnsiTheme="majorBidi" w:cstheme="majorBidi"/>
          <w:lang w:val="en-GB"/>
        </w:rPr>
        <w:t xml:space="preserve">usually provided </w:t>
      </w:r>
      <w:r w:rsidRPr="004D00DE">
        <w:rPr>
          <w:rFonts w:asciiTheme="majorBidi" w:eastAsia="Times New Roman" w:hAnsiTheme="majorBidi" w:cstheme="majorBidi"/>
          <w:lang w:val="en-GB"/>
        </w:rPr>
        <w:t xml:space="preserve">as originally reported by the national customs offices and are by detailed flows (as described in the above 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global coverage, by value, of this dataset is more than 90 percent in any given year. A typical non-standardized country trade dataset, at 10-digit HS level, </w:t>
      </w:r>
      <w:r w:rsidR="001C1A41" w:rsidRPr="00F31509">
        <w:rPr>
          <w:rFonts w:asciiTheme="majorBidi" w:eastAsia="Times New Roman" w:hAnsiTheme="majorBidi" w:cstheme="majorBidi"/>
          <w:lang w:val="en-GB"/>
        </w:rPr>
        <w:t xml:space="preserve">is provided in </w:t>
      </w:r>
      <w:fldSimple w:instr=" REF _Ref428346511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74</w:t>
        </w:r>
      </w:fldSimple>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516" w:name="_Ref428346511"/>
      <w:bookmarkStart w:id="517" w:name="_Toc428423613"/>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74</w:t>
      </w:r>
      <w:r w:rsidR="00B80079" w:rsidRPr="00F31509">
        <w:rPr>
          <w:rFonts w:asciiTheme="majorBidi" w:hAnsiTheme="majorBidi" w:cstheme="majorBidi"/>
          <w:lang w:val="en-GB"/>
        </w:rPr>
        <w:fldChar w:fldCharType="end"/>
      </w:r>
      <w:bookmarkEnd w:id="516"/>
      <w:r w:rsidRPr="00F31509">
        <w:rPr>
          <w:rFonts w:asciiTheme="majorBidi" w:hAnsiTheme="majorBidi" w:cstheme="majorBidi"/>
          <w:lang w:val="en-GB"/>
        </w:rPr>
        <w:t>: Basic trade information by commodity, partner and reporter</w:t>
      </w:r>
      <w:bookmarkEnd w:id="517"/>
    </w:p>
    <w:tbl>
      <w:tblPr>
        <w:tblStyle w:val="TableClassic1"/>
        <w:tblW w:w="5000" w:type="pct"/>
        <w:tblLook w:val="04A0"/>
      </w:tblPr>
      <w:tblGrid>
        <w:gridCol w:w="734"/>
        <w:gridCol w:w="1081"/>
        <w:gridCol w:w="994"/>
        <w:gridCol w:w="1356"/>
        <w:gridCol w:w="815"/>
        <w:gridCol w:w="931"/>
        <w:gridCol w:w="1206"/>
        <w:gridCol w:w="809"/>
        <w:gridCol w:w="1316"/>
      </w:tblGrid>
      <w:tr w:rsidR="006E32A4" w:rsidRPr="00F31509" w:rsidTr="00155B4D">
        <w:trPr>
          <w:cnfStyle w:val="100000000000"/>
        </w:trPr>
        <w:tc>
          <w:tcPr>
            <w:cnfStyle w:val="001000000000"/>
            <w:tcW w:w="412"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600"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5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7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HS code</w:t>
            </w:r>
          </w:p>
        </w:tc>
        <w:tc>
          <w:tcPr>
            <w:tcW w:w="40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51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w:t>
            </w:r>
          </w:p>
        </w:tc>
        <w:tc>
          <w:tcPr>
            <w:tcW w:w="62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4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Q-unit</w:t>
            </w:r>
          </w:p>
        </w:tc>
        <w:tc>
          <w:tcPr>
            <w:tcW w:w="68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1C1A41" w:rsidRPr="00F31509">
              <w:rPr>
                <w:rFonts w:asciiTheme="majorBidi" w:hAnsiTheme="majorBidi" w:cstheme="majorBidi"/>
                <w:lang w:val="en-GB"/>
              </w:rPr>
              <w:t>,</w:t>
            </w:r>
            <w:r w:rsidRPr="00F31509">
              <w:rPr>
                <w:rFonts w:asciiTheme="majorBidi" w:hAnsiTheme="majorBidi" w:cstheme="majorBidi"/>
                <w:lang w:val="en-GB"/>
              </w:rPr>
              <w:t>498</w:t>
            </w:r>
            <w:r w:rsidR="001C1A41" w:rsidRPr="00F31509">
              <w:rPr>
                <w:rFonts w:asciiTheme="majorBidi" w:hAnsiTheme="majorBidi" w:cstheme="majorBidi"/>
                <w:lang w:val="en-GB"/>
              </w:rPr>
              <w:t>,</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1C1A41" w:rsidRPr="00F31509">
              <w:rPr>
                <w:rFonts w:asciiTheme="majorBidi" w:hAnsiTheme="majorBidi" w:cstheme="majorBidi"/>
                <w:lang w:val="en-GB"/>
              </w:rPr>
              <w:t>,</w:t>
            </w:r>
            <w:r w:rsidRPr="00F31509">
              <w:rPr>
                <w:rFonts w:asciiTheme="majorBidi" w:hAnsiTheme="majorBidi" w:cstheme="majorBidi"/>
                <w:lang w:val="en-GB"/>
              </w:rPr>
              <w:t>057</w:t>
            </w:r>
            <w:r w:rsidR="001C1A41" w:rsidRPr="00F31509">
              <w:rPr>
                <w:rFonts w:asciiTheme="majorBidi" w:hAnsiTheme="majorBidi" w:cstheme="majorBidi"/>
                <w:lang w:val="en-GB"/>
              </w:rPr>
              <w:t>,</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1C1A41" w:rsidRPr="00F31509">
              <w:rPr>
                <w:rFonts w:asciiTheme="majorBidi" w:hAnsiTheme="majorBidi" w:cstheme="majorBidi"/>
                <w:lang w:val="en-GB"/>
              </w:rPr>
              <w:t>,</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1C1A41" w:rsidRPr="00F31509">
              <w:rPr>
                <w:rFonts w:asciiTheme="majorBidi" w:hAnsiTheme="majorBidi" w:cstheme="majorBidi"/>
                <w:lang w:val="en-GB"/>
              </w:rPr>
              <w:t>,</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1C1A41" w:rsidRPr="00F31509">
              <w:rPr>
                <w:rFonts w:asciiTheme="majorBidi" w:hAnsiTheme="majorBidi" w:cstheme="majorBidi"/>
                <w:lang w:val="en-GB"/>
              </w:rPr>
              <w:t>,</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1C1A41" w:rsidRPr="00F31509">
              <w:rPr>
                <w:rFonts w:asciiTheme="majorBidi" w:hAnsiTheme="majorBidi" w:cstheme="majorBidi"/>
                <w:lang w:val="en-GB"/>
              </w:rPr>
              <w:t>,</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with three-digit numerical </w:t>
      </w:r>
      <w:hyperlink r:id="rId52">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the Statistics Division of the United Nations</w:t>
      </w:r>
      <w:r w:rsidRPr="00F31509">
        <w:rPr>
          <w:rFonts w:asciiTheme="majorBidi" w:hAnsiTheme="majorBidi" w:cstheme="majorBidi"/>
          <w:color w:val="000000"/>
          <w:lang w:val="en-GB"/>
        </w:rPr>
        <w:t xml:space="preserve">, based on the international standard M49 codes. </w:t>
      </w:r>
      <w:r w:rsidRPr="00F31509">
        <w:rPr>
          <w:rFonts w:asciiTheme="majorBidi" w:hAnsiTheme="majorBidi" w:cstheme="majorBidi"/>
          <w:lang w:val="en-GB"/>
        </w:rPr>
        <w:t xml:space="preserve"> 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The “weight” is in kilograms, while the “quantity” indicates other units of measurement such as “Number of items” or “Volume in litr</w:t>
      </w:r>
      <w:r w:rsidR="00155B4D" w:rsidRPr="00F31509">
        <w:rPr>
          <w:rFonts w:asciiTheme="majorBidi" w:hAnsiTheme="majorBidi" w:cstheme="majorBidi"/>
          <w:lang w:val="en-GB"/>
        </w:rPr>
        <w:t>e</w:t>
      </w:r>
      <w:r w:rsidRPr="00F31509">
        <w:rPr>
          <w:rFonts w:asciiTheme="majorBidi" w:hAnsiTheme="majorBidi" w:cstheme="majorBidi"/>
          <w:lang w:val="en-GB"/>
        </w:rPr>
        <w:t>s”.  The full list of units and their descriptions is in Annex I of Quantity and Weight Data in UN Comtrade</w:t>
      </w:r>
      <w:r w:rsidRPr="00F31509">
        <w:rPr>
          <w:rStyle w:val="FootnoteAnchor"/>
          <w:rFonts w:asciiTheme="majorBidi" w:hAnsiTheme="majorBidi" w:cstheme="majorBidi"/>
          <w:lang w:val="en-GB"/>
        </w:rPr>
        <w:footnoteReference w:id="56"/>
      </w:r>
      <w:r w:rsidRPr="00F31509">
        <w:rPr>
          <w:rFonts w:asciiTheme="majorBidi" w:hAnsiTheme="majorBidi" w:cstheme="majorBidi"/>
          <w:lang w:val="en-GB"/>
        </w:rPr>
        <w:t xml:space="preserve">. The commodity codes, as mentioned above,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the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 xml:space="preserve">digits and </w:t>
      </w:r>
      <w:r w:rsidR="00AD062D" w:rsidRPr="002C2022">
        <w:rPr>
          <w:rFonts w:ascii="Times New Roman" w:hAnsi="Times New Roman" w:cs="Times New Roman"/>
          <w:lang w:val="en-GB"/>
        </w:rPr>
        <w:lastRenderedPageBreak/>
        <w:t>beyond</w:t>
      </w:r>
      <w:r w:rsidRPr="002C2022">
        <w:rPr>
          <w:rFonts w:asciiTheme="majorBidi" w:hAnsiTheme="majorBidi" w:cstheme="majorBidi"/>
          <w:lang w:val="en-GB"/>
        </w:rPr>
        <w:t>)</w:t>
      </w:r>
      <w:bookmarkStart w:id="518" w:name="country-specific-hs-commodity-codes"/>
      <w:bookmarkEnd w:id="518"/>
      <w:r w:rsidRPr="002C2022">
        <w:rPr>
          <w:rStyle w:val="FootnoteAnchor"/>
          <w:rFonts w:asciiTheme="majorBidi" w:hAnsiTheme="majorBidi" w:cstheme="majorBidi"/>
          <w:lang w:val="en-GB"/>
        </w:rPr>
        <w:footnoteReference w:id="57"/>
      </w:r>
      <w:r w:rsidRPr="002C2022">
        <w:rPr>
          <w:rFonts w:asciiTheme="majorBidi" w:hAnsiTheme="majorBidi" w:cstheme="majorBidi"/>
          <w:lang w:val="en-GB"/>
        </w:rPr>
        <w:t xml:space="preserve">. </w:t>
      </w:r>
      <w:fldSimple w:instr=" REF _Ref428346772 \h  \* MERGEFORMAT ">
        <w:r w:rsidR="000B360D" w:rsidRPr="002C2022">
          <w:rPr>
            <w:rFonts w:asciiTheme="majorBidi" w:hAnsiTheme="majorBidi" w:cstheme="majorBidi"/>
            <w:lang w:val="en-GB"/>
          </w:rPr>
          <w:t xml:space="preserve">Table </w:t>
        </w:r>
        <w:r w:rsidR="000B360D" w:rsidRPr="002C2022">
          <w:rPr>
            <w:rFonts w:asciiTheme="majorBidi" w:hAnsiTheme="majorBidi" w:cstheme="majorBidi"/>
            <w:noProof/>
            <w:lang w:val="en-GB"/>
          </w:rPr>
          <w:t>75</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of the HS classification at 10-digit level reported</w:t>
      </w:r>
      <w:r w:rsidRPr="00F31509">
        <w:rPr>
          <w:rFonts w:asciiTheme="majorBidi" w:hAnsiTheme="majorBidi" w:cstheme="majorBidi"/>
          <w:lang w:val="en-GB"/>
        </w:rPr>
        <w:t xml:space="preserve"> by a country:</w:t>
      </w:r>
    </w:p>
    <w:p w:rsidR="006E32A4" w:rsidRPr="00F31509" w:rsidRDefault="006E32A4" w:rsidP="006E32A4">
      <w:pPr>
        <w:pStyle w:val="Caption"/>
        <w:keepNext/>
        <w:jc w:val="both"/>
        <w:rPr>
          <w:rFonts w:asciiTheme="majorBidi" w:hAnsiTheme="majorBidi" w:cstheme="majorBidi"/>
          <w:lang w:val="en-GB"/>
        </w:rPr>
      </w:pPr>
      <w:bookmarkStart w:id="519" w:name="_Ref428346772"/>
      <w:bookmarkStart w:id="520" w:name="_Toc428423614"/>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75</w:t>
      </w:r>
      <w:r w:rsidR="00B80079" w:rsidRPr="00F31509">
        <w:rPr>
          <w:rFonts w:asciiTheme="majorBidi" w:hAnsiTheme="majorBidi" w:cstheme="majorBidi"/>
          <w:lang w:val="en-GB"/>
        </w:rPr>
        <w:fldChar w:fldCharType="end"/>
      </w:r>
      <w:bookmarkEnd w:id="519"/>
      <w:r w:rsidRPr="00F31509">
        <w:rPr>
          <w:rFonts w:asciiTheme="majorBidi" w:hAnsiTheme="majorBidi" w:cstheme="majorBidi"/>
          <w:lang w:val="en-GB"/>
        </w:rPr>
        <w:t>: Example of trade flow disaggregation at the 10 digit level</w:t>
      </w:r>
      <w:bookmarkEnd w:id="520"/>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F31509" w:rsidRDefault="006E32A4" w:rsidP="006E32A4">
            <w:pPr>
              <w:pStyle w:val="Compact"/>
              <w:keepNext/>
              <w:spacing w:before="0" w:after="0" w:line="276" w:lineRule="auto"/>
              <w:jc w:val="both"/>
              <w:rPr>
                <w:rFonts w:asciiTheme="majorBidi" w:hAnsiTheme="majorBidi" w:cstheme="majorBidi"/>
                <w:lang w:val="en-GB"/>
              </w:rPr>
            </w:pPr>
            <w:r w:rsidRPr="00F31509">
              <w:rPr>
                <w:rFonts w:asciiTheme="majorBidi" w:hAnsiTheme="majorBidi" w:cstheme="majorBidi"/>
                <w:lang w:val="en-GB"/>
              </w:rPr>
              <w:t>HS</w:t>
            </w:r>
          </w:p>
        </w:tc>
        <w:tc>
          <w:tcPr>
            <w:tcW w:w="4028"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lang w:val="en-GB"/>
              </w:rPr>
            </w:pPr>
            <w:r w:rsidRPr="00F31509">
              <w:rPr>
                <w:rFonts w:asciiTheme="majorBidi" w:hAnsiTheme="majorBidi" w:cstheme="majorBidi"/>
                <w:lang w:val="en-GB"/>
              </w:rPr>
              <w:t>Description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CHAPTER 2 MEAT AND EDIBLE MEAT OFFAL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w:t>
            </w:r>
          </w:p>
        </w:tc>
        <w:tc>
          <w:tcPr>
            <w:tcW w:w="4028" w:type="pct"/>
          </w:tcPr>
          <w:p w:rsidR="006E32A4" w:rsidRPr="00F31509" w:rsidRDefault="006E32A4" w:rsidP="003C6AA5">
            <w:pPr>
              <w:pStyle w:val="Compact"/>
              <w:keepNext/>
              <w:numPr>
                <w:ilvl w:val="0"/>
                <w:numId w:val="31"/>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Carcases and half-carcases:</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w:t>
            </w:r>
          </w:p>
        </w:tc>
        <w:tc>
          <w:tcPr>
            <w:tcW w:w="4028" w:type="pct"/>
          </w:tcPr>
          <w:p w:rsidR="006E32A4" w:rsidRPr="00F31509" w:rsidRDefault="006E32A4" w:rsidP="003C6AA5">
            <w:pPr>
              <w:pStyle w:val="Compact"/>
              <w:keepNext/>
              <w:numPr>
                <w:ilvl w:val="1"/>
                <w:numId w:val="32"/>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Described in general note 15 of the tariff schedule ...:</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0202.10.05.10</w:t>
            </w:r>
          </w:p>
        </w:tc>
        <w:tc>
          <w:tcPr>
            <w:tcW w:w="4028" w:type="pct"/>
          </w:tcPr>
          <w:p w:rsidR="006E32A4" w:rsidRPr="00F31509" w:rsidRDefault="006E32A4" w:rsidP="003C6AA5">
            <w:pPr>
              <w:pStyle w:val="Compact"/>
              <w:keepNext/>
              <w:numPr>
                <w:ilvl w:val="2"/>
                <w:numId w:val="33"/>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Veal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0202.10.05.90</w:t>
            </w:r>
          </w:p>
        </w:tc>
        <w:tc>
          <w:tcPr>
            <w:tcW w:w="4028" w:type="pct"/>
          </w:tcPr>
          <w:p w:rsidR="006E32A4" w:rsidRPr="00F31509" w:rsidRDefault="006E32A4" w:rsidP="003C6AA5">
            <w:pPr>
              <w:pStyle w:val="Compact"/>
              <w:keepNext/>
              <w:numPr>
                <w:ilvl w:val="2"/>
                <w:numId w:val="34"/>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6E32A4" w:rsidP="00C4334D">
      <w:pPr>
        <w:pStyle w:val="Heading2"/>
      </w:pPr>
      <w:bookmarkStart w:id="521" w:name="_Toc428383850"/>
      <w:bookmarkStart w:id="522" w:name="_Toc428436072"/>
      <w:bookmarkStart w:id="523" w:name="_Toc428436373"/>
      <w:bookmarkStart w:id="524" w:name="_Toc428436499"/>
      <w:r w:rsidRPr="00F31509">
        <w:t>Key processing steps</w:t>
      </w:r>
      <w:bookmarkEnd w:id="521"/>
      <w:bookmarkEnd w:id="522"/>
      <w:bookmarkEnd w:id="523"/>
      <w:bookmarkEnd w:id="524"/>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FAO processing of trade data is organized around the following steps. To obtain a quick overview, </w:t>
      </w:r>
      <w:r w:rsidR="001C1A41" w:rsidRPr="00F31509">
        <w:rPr>
          <w:rFonts w:asciiTheme="majorBidi" w:eastAsia="Times New Roman" w:hAnsiTheme="majorBidi" w:cstheme="majorBidi"/>
          <w:lang w:val="en-GB"/>
        </w:rPr>
        <w:t xml:space="preserve">FBS </w:t>
      </w:r>
      <w:r w:rsidRPr="00F31509">
        <w:rPr>
          <w:rFonts w:asciiTheme="majorBidi" w:eastAsia="Times New Roman" w:hAnsiTheme="majorBidi" w:cstheme="majorBidi"/>
          <w:lang w:val="en-GB"/>
        </w:rPr>
        <w:t xml:space="preserve">compilers may also want to refer to the flow chart depicted in </w:t>
      </w:r>
      <w:fldSimple w:instr=" REF _Ref428347378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 xml:space="preserve"> below.</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r w:rsidR="001C1A41" w:rsidRPr="00F31509">
        <w:rPr>
          <w:rFonts w:asciiTheme="majorBidi" w:eastAsia="Times New Roman" w:hAnsiTheme="majorBidi" w:cstheme="majorBidi"/>
          <w:lang w:val="en-GB"/>
        </w:rPr>
        <w:t xml:space="preserve">prevent </w:t>
      </w:r>
      <w:r w:rsidRPr="00F31509">
        <w:rPr>
          <w:rFonts w:asciiTheme="majorBidi" w:eastAsia="Times New Roman" w:hAnsiTheme="majorBidi" w:cstheme="majorBidi"/>
          <w:lang w:val="en-GB"/>
        </w:rPr>
        <w:t xml:space="preserve">low quality information </w:t>
      </w:r>
      <w:r w:rsidR="001C1A41" w:rsidRPr="00F31509">
        <w:rPr>
          <w:rFonts w:asciiTheme="majorBidi" w:eastAsia="Times New Roman" w:hAnsiTheme="majorBidi" w:cstheme="majorBidi"/>
          <w:lang w:val="en-GB"/>
        </w:rPr>
        <w:t xml:space="preserve">from passing </w:t>
      </w:r>
      <w:r w:rsidRPr="00F31509">
        <w:rPr>
          <w:rFonts w:asciiTheme="majorBidi" w:eastAsia="Times New Roman" w:hAnsiTheme="majorBidi" w:cstheme="majorBidi"/>
          <w:lang w:val="en-GB"/>
        </w:rPr>
        <w:t xml:space="preserve">throughout the rest of the data processing.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Dataset Standardization</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F31509">
        <w:rPr>
          <w:rStyle w:val="FootnoteAnchor"/>
          <w:rFonts w:asciiTheme="majorBidi" w:hAnsiTheme="majorBidi" w:cstheme="majorBidi"/>
          <w:lang w:val="en-GB"/>
        </w:rPr>
        <w:footnoteReference w:id="58"/>
      </w:r>
      <w:r w:rsidRPr="00F31509">
        <w:rPr>
          <w:rFonts w:asciiTheme="majorBidi" w:hAnsiTheme="majorBidi" w:cstheme="majorBidi"/>
          <w:lang w:val="en-GB"/>
        </w:rPr>
        <w:t xml:space="preserve">. If/when successfully completed, these steps will produce the FAO standardized trade dataset.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above steps are applied to all reporting countries. Once completed, we can also 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 xml:space="preserve">unit-values for every commodity and for a specific year.  </w:t>
      </w:r>
      <w:r w:rsidR="001C1A41" w:rsidRPr="00F31509">
        <w:rPr>
          <w:rFonts w:asciiTheme="majorBidi" w:eastAsia="Times New Roman" w:hAnsiTheme="majorBidi" w:cstheme="majorBidi"/>
          <w:lang w:val="en-GB"/>
        </w:rPr>
        <w:t xml:space="preserve">Unit-values are 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1C1A41" w:rsidRPr="00F31509">
        <w:rPr>
          <w:rFonts w:asciiTheme="majorBidi" w:eastAsia="Times New Roman" w:hAnsiTheme="majorBidi" w:cstheme="majorBidi"/>
          <w:lang w:val="en-GB"/>
        </w:rPr>
        <w:t>.</w:t>
      </w:r>
    </w:p>
    <w:p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r w:rsidR="00040401" w:rsidRPr="00F31509">
        <w:rPr>
          <w:rFonts w:asciiTheme="majorBidi" w:hAnsiTheme="majorBidi" w:cstheme="majorBidi"/>
          <w:noProof/>
          <w:lang w:eastAsia="en-US"/>
        </w:rPr>
        <w:lastRenderedPageBreak/>
        <w:drawing>
          <wp:inline distT="0" distB="0" distL="0" distR="0">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6845" cy="4465955"/>
                    </a:xfrm>
                    <a:prstGeom prst="rect">
                      <a:avLst/>
                    </a:prstGeom>
                    <a:noFill/>
                    <a:ln>
                      <a:noFill/>
                    </a:ln>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525" w:name="_Ref428347378"/>
      <w:bookmarkStart w:id="526" w:name="_Toc428383873"/>
      <w:bookmarkStart w:id="527" w:name="_Toc430872526"/>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26</w:t>
      </w:r>
      <w:r w:rsidR="00B80079" w:rsidRPr="00F31509">
        <w:rPr>
          <w:rFonts w:asciiTheme="majorBidi" w:hAnsiTheme="majorBidi" w:cstheme="majorBidi"/>
          <w:lang w:val="en-GB"/>
        </w:rPr>
        <w:fldChar w:fldCharType="end"/>
      </w:r>
      <w:bookmarkEnd w:id="525"/>
      <w:r w:rsidRPr="00F31509">
        <w:rPr>
          <w:rFonts w:asciiTheme="majorBidi" w:eastAsia="Times New Roman" w:hAnsiTheme="majorBidi" w:cstheme="majorBidi"/>
          <w:lang w:val="en-GB"/>
        </w:rPr>
        <w:t>: Trade processing steps at FAO</w:t>
      </w:r>
      <w:bookmarkEnd w:id="526"/>
      <w:bookmarkEnd w:id="527"/>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528" w:name="self-trade"/>
      <w:bookmarkStart w:id="529" w:name="missing-quantities"/>
      <w:bookmarkEnd w:id="528"/>
      <w:bookmarkEnd w:id="529"/>
      <w:r w:rsidRPr="00F31509">
        <w:rPr>
          <w:rFonts w:asciiTheme="majorBidi" w:hAnsiTheme="majorBidi" w:cstheme="majorBidi"/>
          <w:lang w:val="en-GB"/>
        </w:rPr>
        <w:t>Based on the results of the missing data and outlier report, further initial validation steps (pre-validation) can be undertaken. These include:</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the monetary values) based on the reporter trade flow median unit-value.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 again based on the reporter trade flow median unit-value</w:t>
      </w:r>
      <w:r w:rsidR="00BF4697" w:rsidRPr="00F31509">
        <w:rPr>
          <w:rFonts w:asciiTheme="majorBidi" w:eastAsia="Times New Roman" w:hAnsiTheme="majorBidi" w:cstheme="majorBidi"/>
        </w:rPr>
        <w:t>.  Often</w:t>
      </w:r>
      <w:r w:rsidRPr="00F31509">
        <w:rPr>
          <w:rFonts w:asciiTheme="majorBidi" w:eastAsia="Times New Roman" w:hAnsiTheme="majorBidi" w:cstheme="majorBidi"/>
        </w:rPr>
        <w:t>, quantity errors can be due to incorrect decimal points/commas.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When a unit-value median cannot be calculated in the above two cases due to an insufficient number of trade flow observations in the reporter dataset, use is made of the continental/regional or global median unit-values for that commodity 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unit-value of the “mirrored” trading partner flow may be used. However, since imports are reported on a “free-on-board”</w:t>
      </w:r>
      <w:r w:rsidR="00BF4697" w:rsidRPr="00F31509">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“cost-insurance-freight</w:t>
      </w:r>
      <w:r w:rsidR="00BF4697" w:rsidRPr="00F31509">
        <w:rPr>
          <w:rFonts w:asciiTheme="majorBidi" w:eastAsia="Times New Roman" w:hAnsiTheme="majorBidi" w:cstheme="majorBidi"/>
        </w:rPr>
        <w:t>”</w:t>
      </w:r>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they are specific to a specific commodity and year.</w:t>
      </w:r>
    </w:p>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sz w:val="24"/>
        </w:rPr>
      </w:pPr>
      <w:r w:rsidRPr="00F31509">
        <w:rPr>
          <w:rFonts w:asciiTheme="majorBidi" w:eastAsia="Times New Roman" w:hAnsiTheme="majorBidi" w:cstheme="majorBidi"/>
          <w:sz w:val="24"/>
          <w:szCs w:val="24"/>
        </w:rPr>
        <w:lastRenderedPageBreak/>
        <w:t xml:space="preserve">The above 4 steps warrant a more detailed description so that they can be repeated or modified by national FBS compilers. Obviously, also the more detailed description will </w:t>
      </w:r>
      <w:r w:rsidR="00BF4697" w:rsidRPr="00F31509">
        <w:rPr>
          <w:rFonts w:asciiTheme="majorBidi" w:eastAsia="Times New Roman" w:hAnsiTheme="majorBidi" w:cstheme="majorBidi"/>
          <w:sz w:val="24"/>
          <w:szCs w:val="24"/>
        </w:rPr>
        <w:t xml:space="preserve">aid </w:t>
      </w:r>
      <w:r w:rsidRPr="00F31509">
        <w:rPr>
          <w:rFonts w:asciiTheme="majorBidi" w:eastAsia="Times New Roman" w:hAnsiTheme="majorBidi" w:cstheme="majorBidi"/>
          <w:sz w:val="24"/>
          <w:szCs w:val="24"/>
        </w:rPr>
        <w:t>with 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Outlier detection</w:t>
      </w:r>
    </w:p>
    <w:p w:rsidR="006E32A4" w:rsidRPr="00F31509" w:rsidRDefault="006E32A4" w:rsidP="006E32A4">
      <w:pPr>
        <w:jc w:val="both"/>
        <w:rPr>
          <w:rFonts w:asciiTheme="majorBidi" w:hAnsiTheme="majorBidi" w:cstheme="majorBidi"/>
          <w:sz w:val="24"/>
          <w:lang w:val="en-GB"/>
        </w:rPr>
      </w:pPr>
      <w:bookmarkStart w:id="530" w:name="detection-of-outliers"/>
      <w:bookmarkEnd w:id="530"/>
      <w:r w:rsidRPr="00F31509">
        <w:rPr>
          <w:rFonts w:asciiTheme="majorBidi" w:hAnsiTheme="majorBidi" w:cstheme="majorBidi"/>
          <w:sz w:val="24"/>
          <w:lang w:val="en-GB"/>
        </w:rPr>
        <w:t>Unit value (UV=monetary value/quantity) outliers, as observations located outside the range, are identified using this formula:</w:t>
      </w:r>
    </w:p>
    <w:p w:rsidR="006E32A4" w:rsidRPr="00F31509" w:rsidRDefault="00B80079"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F31509" w:rsidRDefault="006E32A4" w:rsidP="006E32A4">
      <w:pPr>
        <w:jc w:val="both"/>
        <w:rPr>
          <w:rFonts w:asciiTheme="majorBidi" w:hAnsiTheme="majorBidi" w:cstheme="majorBidi"/>
          <w:sz w:val="24"/>
          <w:lang w:val="en-GB"/>
        </w:rPr>
      </w:pPr>
      <w:r w:rsidRPr="00F31509">
        <w:rPr>
          <w:rFonts w:asciiTheme="majorBidi" w:eastAsia="Times New Roman" w:hAnsiTheme="majorBidi" w:cstheme="majorBidi"/>
          <w:sz w:val="24"/>
          <w:szCs w:val="24"/>
          <w:lang w:val="en-GB"/>
        </w:rPr>
        <w:t xml:space="preserve">where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oMath>
      <w:r w:rsidRPr="00F31509">
        <w:rPr>
          <w:rFonts w:asciiTheme="majorBidi" w:eastAsia="Times New Roman" w:hAnsiTheme="majorBidi" w:cstheme="majorBidi"/>
          <w:sz w:val="24"/>
          <w:szCs w:val="24"/>
          <w:lang w:val="en-GB"/>
        </w:rPr>
        <w:t xml:space="preserve"> and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oMath>
      <w:r w:rsidRPr="00F31509">
        <w:rPr>
          <w:rFonts w:asciiTheme="majorBidi" w:eastAsia="Times New Roman" w:hAnsiTheme="majorBidi" w:cstheme="majorBidi"/>
          <w:sz w:val="24"/>
          <w:szCs w:val="24"/>
          <w:lang w:val="en-GB"/>
        </w:rPr>
        <w:t xml:space="preserve"> are the lower and upper quartiles respectively (25% to 75%, with the median at 50%), and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is a non negative constant. Here we use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 1.5, as was suggested by John Tukey</w:t>
      </w:r>
      <w:r w:rsidRPr="00F31509">
        <w:rPr>
          <w:rStyle w:val="FootnoteAnchor"/>
          <w:rFonts w:asciiTheme="majorBidi" w:eastAsia="Times New Roman" w:hAnsiTheme="majorBidi" w:cstheme="majorBidi"/>
          <w:sz w:val="24"/>
          <w:szCs w:val="24"/>
          <w:lang w:val="en-GB"/>
        </w:rPr>
        <w:footnoteReference w:id="59"/>
      </w:r>
      <w:r w:rsidRPr="00F31509">
        <w:rPr>
          <w:rFonts w:asciiTheme="majorBidi" w:eastAsia="Times New Roman" w:hAnsiTheme="majorBidi" w:cstheme="majorBidi"/>
          <w:sz w:val="24"/>
          <w:szCs w:val="24"/>
          <w:lang w:val="en-GB"/>
        </w:rPr>
        <w:t xml:space="preserve"> in his basic approach for detection of potential outliers. Such an approach is more outlier-robust than the arithmetic mean. The chart below (</w:t>
      </w:r>
      <w:fldSimple w:instr=" REF _Ref428347378 \h  \* MERGEFORMAT ">
        <w:r w:rsidR="00AA4884" w:rsidRPr="00F31509">
          <w:rPr>
            <w:rFonts w:asciiTheme="majorBidi" w:eastAsia="Times New Roman" w:hAnsiTheme="majorBidi" w:cstheme="majorBidi"/>
            <w:sz w:val="24"/>
            <w:szCs w:val="24"/>
            <w:lang w:val="en-GB"/>
          </w:rPr>
          <w:t xml:space="preserve">Figure </w:t>
        </w:r>
        <w:r w:rsidR="00AA4884" w:rsidRPr="00F31509">
          <w:rPr>
            <w:rFonts w:asciiTheme="majorBidi" w:eastAsia="Times New Roman" w:hAnsiTheme="majorBidi" w:cstheme="majorBidi"/>
            <w:noProof/>
            <w:sz w:val="24"/>
            <w:szCs w:val="24"/>
            <w:lang w:val="en-GB"/>
          </w:rPr>
          <w:t>26</w:t>
        </w:r>
      </w:fldSimple>
      <w:r w:rsidRPr="00F31509">
        <w:rPr>
          <w:rFonts w:asciiTheme="majorBidi" w:eastAsia="Times New Roman" w:hAnsiTheme="majorBidi" w:cstheme="majorBidi"/>
          <w:sz w:val="24"/>
          <w:szCs w:val="24"/>
          <w:lang w:val="en-GB"/>
        </w:rPr>
        <w:t>) shows the combination of missing quantities and unit-value outliers for reporting countries in a given year:</w:t>
      </w:r>
    </w:p>
    <w:p w:rsidR="006E32A4" w:rsidRPr="00F31509" w:rsidRDefault="006E32A4" w:rsidP="006E32A4">
      <w:pPr>
        <w:jc w:val="both"/>
        <w:rPr>
          <w:rFonts w:asciiTheme="majorBidi" w:hAnsiTheme="majorBidi" w:cstheme="majorBidi"/>
          <w:lang w:val="en-GB"/>
        </w:rPr>
      </w:pPr>
    </w:p>
    <w:p w:rsidR="006E32A4" w:rsidRPr="00F31509" w:rsidRDefault="006E32A4" w:rsidP="006E32A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4" cstate="print"/>
                    <a:stretch>
                      <a:fillRect/>
                    </a:stretch>
                  </pic:blipFill>
                  <pic:spPr bwMode="auto">
                    <a:xfrm>
                      <a:off x="0" y="0"/>
                      <a:ext cx="6089650" cy="4336745"/>
                    </a:xfrm>
                    <a:prstGeom prst="rect">
                      <a:avLst/>
                    </a:prstGeom>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531" w:name="_Toc428383874"/>
      <w:bookmarkStart w:id="532" w:name="_Toc430872527"/>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27</w:t>
      </w:r>
      <w:r w:rsidR="00B80079" w:rsidRPr="00F31509">
        <w:rPr>
          <w:rFonts w:asciiTheme="majorBidi" w:hAnsiTheme="majorBidi" w:cstheme="majorBidi"/>
          <w:lang w:val="en-GB"/>
        </w:rPr>
        <w:fldChar w:fldCharType="end"/>
      </w:r>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531"/>
      <w:bookmarkEnd w:id="532"/>
    </w:p>
    <w:p w:rsidR="006E32A4" w:rsidRPr="00F31509" w:rsidRDefault="006E32A4" w:rsidP="006E32A4">
      <w:pPr>
        <w:pStyle w:val="Heading4"/>
        <w:jc w:val="both"/>
        <w:rPr>
          <w:rFonts w:asciiTheme="majorBidi" w:hAnsiTheme="majorBidi" w:cstheme="majorBidi"/>
          <w:lang w:val="en-GB"/>
        </w:rPr>
      </w:pPr>
      <w:bookmarkStart w:id="533" w:name="imputing-of-missing-quantities-and-repla"/>
      <w:bookmarkEnd w:id="533"/>
      <w:r w:rsidRPr="00F31509">
        <w:rPr>
          <w:rFonts w:asciiTheme="majorBidi" w:hAnsiTheme="majorBidi" w:cstheme="majorBidi"/>
          <w:lang w:val="en-GB"/>
        </w:rPr>
        <w:lastRenderedPageBreak/>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steps are to find criteria to remove or keep outliers and impute missing quantities.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As an example (</w:t>
      </w:r>
      <w:fldSimple w:instr=" REF _Ref42834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76</w:t>
        </w:r>
      </w:fldSimple>
      <w:r w:rsidRPr="00F31509">
        <w:rPr>
          <w:rFonts w:asciiTheme="majorBidi" w:eastAsia="Times New Roman" w:hAnsiTheme="majorBidi" w:cstheme="majorBidi"/>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534" w:name="_Ref428349140"/>
      <w:bookmarkStart w:id="535" w:name="_Toc428423615"/>
      <w:r w:rsidRPr="00F31509">
        <w:rPr>
          <w:rFonts w:asciiTheme="majorBidi" w:hAnsiTheme="majorBidi" w:cstheme="majorBidi"/>
          <w:sz w:val="22"/>
          <w:szCs w:val="22"/>
          <w:lang w:val="en-GB"/>
        </w:rPr>
        <w:t xml:space="preserve">Table </w:t>
      </w:r>
      <w:r w:rsidR="00B80079"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B80079" w:rsidRPr="00F31509">
        <w:rPr>
          <w:rFonts w:asciiTheme="majorBidi" w:hAnsiTheme="majorBidi" w:cstheme="majorBidi"/>
          <w:sz w:val="22"/>
          <w:szCs w:val="22"/>
          <w:lang w:val="en-GB"/>
        </w:rPr>
        <w:fldChar w:fldCharType="separate"/>
      </w:r>
      <w:r w:rsidR="000B360D" w:rsidRPr="00F31509">
        <w:rPr>
          <w:rFonts w:asciiTheme="majorBidi" w:hAnsiTheme="majorBidi" w:cstheme="majorBidi"/>
          <w:noProof/>
          <w:sz w:val="22"/>
          <w:szCs w:val="22"/>
          <w:lang w:val="en-GB"/>
        </w:rPr>
        <w:t>76</w:t>
      </w:r>
      <w:r w:rsidR="00B80079" w:rsidRPr="00F31509">
        <w:rPr>
          <w:rFonts w:asciiTheme="majorBidi" w:hAnsiTheme="majorBidi" w:cstheme="majorBidi"/>
          <w:sz w:val="22"/>
          <w:szCs w:val="22"/>
          <w:lang w:val="en-GB"/>
        </w:rPr>
        <w:fldChar w:fldCharType="end"/>
      </w:r>
      <w:bookmarkEnd w:id="534"/>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535"/>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F31509" w:rsidRDefault="006E32A4" w:rsidP="006E32A4">
            <w:pPr>
              <w:pStyle w:val="Compact"/>
              <w:keepNex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89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47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74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bookmarkStart w:id="536" w:name="__DdeLink__2811_269521773"/>
            <w:bookmarkEnd w:id="536"/>
            <w:r w:rsidRPr="00F31509">
              <w:rPr>
                <w:rFonts w:asciiTheme="majorBidi" w:hAnsiTheme="majorBidi" w:cstheme="majorBidi"/>
                <w:sz w:val="22"/>
                <w:szCs w:val="22"/>
                <w:lang w:val="en-GB"/>
              </w:rPr>
              <w:t>(FCL code)</w:t>
            </w:r>
          </w:p>
        </w:tc>
        <w:tc>
          <w:tcPr>
            <w:tcW w:w="579" w:type="pct"/>
          </w:tcPr>
          <w:p w:rsidR="006E32A4" w:rsidRPr="00F31509" w:rsidRDefault="006E32A4" w:rsidP="006E32A4">
            <w:pPr>
              <w:pStyle w:val="Compact"/>
              <w:keepNext/>
              <w:spacing w:before="0" w:after="0" w:line="276" w:lineRule="auto"/>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52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Value</w:t>
            </w:r>
          </w:p>
        </w:tc>
        <w:tc>
          <w:tcPr>
            <w:tcW w:w="42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UV</w:t>
            </w:r>
          </w:p>
        </w:tc>
        <w:tc>
          <w:tcPr>
            <w:tcW w:w="521" w:type="pct"/>
          </w:tcPr>
          <w:p w:rsidR="00BB22F5"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w:t>
            </w:r>
            <w:r w:rsidR="00BB22F5">
              <w:rPr>
                <w:rFonts w:asciiTheme="majorBidi" w:hAnsiTheme="majorBidi" w:cstheme="majorBidi"/>
                <w:sz w:val="22"/>
                <w:szCs w:val="22"/>
                <w:lang w:val="en-GB"/>
              </w:rPr>
              <w:t xml:space="preserve">V </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me</w:t>
            </w:r>
            <w:r w:rsidR="00BB22F5">
              <w:rPr>
                <w:rFonts w:asciiTheme="majorBidi" w:hAnsiTheme="majorBidi" w:cstheme="majorBidi"/>
                <w:sz w:val="22"/>
                <w:szCs w:val="22"/>
                <w:lang w:val="en-GB"/>
              </w:rPr>
              <w:t>dian</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BF4697" w:rsidRPr="00F31509">
              <w:rPr>
                <w:rFonts w:asciiTheme="majorBidi" w:hAnsiTheme="majorBidi" w:cstheme="majorBidi"/>
                <w:lang w:val="en-GB"/>
              </w:rPr>
              <w:t>,</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BF4697" w:rsidRPr="00F31509">
              <w:rPr>
                <w:rFonts w:asciiTheme="majorBidi" w:hAnsiTheme="majorBidi" w:cstheme="majorBidi"/>
                <w:lang w:val="en-GB"/>
              </w:rPr>
              <w:t>,</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BF4697" w:rsidRPr="00F31509">
              <w:rPr>
                <w:rFonts w:asciiTheme="majorBidi" w:hAnsiTheme="majorBidi" w:cstheme="majorBidi"/>
                <w:lang w:val="en-GB"/>
              </w:rPr>
              <w:t>,</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BF4697" w:rsidRPr="00F31509">
              <w:rPr>
                <w:rFonts w:asciiTheme="majorBidi" w:hAnsiTheme="majorBidi" w:cstheme="majorBidi"/>
                <w:lang w:val="en-GB"/>
              </w:rPr>
              <w:t>,</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BF4697" w:rsidRPr="00F31509">
              <w:rPr>
                <w:rFonts w:asciiTheme="majorBidi" w:hAnsiTheme="majorBidi" w:cstheme="majorBidi"/>
                <w:lang w:val="en-GB"/>
              </w:rPr>
              <w:t>,</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BF4697" w:rsidRPr="00F31509">
              <w:rPr>
                <w:rFonts w:asciiTheme="majorBidi" w:hAnsiTheme="majorBidi" w:cstheme="majorBidi"/>
                <w:lang w:val="en-GB"/>
              </w:rPr>
              <w:t>,</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BF4697" w:rsidRPr="00F31509">
              <w:rPr>
                <w:rFonts w:asciiTheme="majorBidi" w:hAnsiTheme="majorBidi" w:cstheme="majorBidi"/>
                <w:lang w:val="en-GB"/>
              </w:rPr>
              <w:t>,</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F31509" w:rsidRDefault="006E32A4" w:rsidP="006E32A4">
      <w:pPr>
        <w:pStyle w:val="TableCaption"/>
        <w:keepNext/>
        <w:spacing w:line="276" w:lineRule="auto"/>
        <w:jc w:val="both"/>
        <w:rPr>
          <w:rFonts w:asciiTheme="majorBidi" w:hAnsiTheme="majorBidi" w:cstheme="majorBidi"/>
          <w:sz w:val="20"/>
          <w:szCs w:val="20"/>
          <w:lang w:val="en-GB"/>
        </w:rPr>
      </w:pPr>
      <w:r w:rsidRPr="00F31509">
        <w:rPr>
          <w:rFonts w:asciiTheme="majorBidi" w:hAnsiTheme="majorBidi" w:cstheme="majorBidi"/>
          <w:sz w:val="20"/>
          <w:szCs w:val="20"/>
          <w:lang w:val="en-GB"/>
        </w:rPr>
        <w:t>(for simplicity, not all the trade flows used to calculate the median unit values are shown)</w:t>
      </w:r>
    </w:p>
    <w:p w:rsidR="006E32A4" w:rsidRPr="00F31509" w:rsidRDefault="006E32A4" w:rsidP="006E32A4">
      <w:pPr>
        <w:jc w:val="both"/>
        <w:rPr>
          <w:rFonts w:asciiTheme="majorBidi" w:hAnsiTheme="majorBidi" w:cstheme="majorBidi"/>
          <w:lang w:val="en-GB"/>
        </w:rPr>
      </w:pPr>
      <w:bookmarkStart w:id="537" w:name="imputing-using-reporter-median-unit-valu"/>
      <w:bookmarkEnd w:id="537"/>
      <w:r w:rsidRPr="00F31509">
        <w:rPr>
          <w:rFonts w:asciiTheme="majorBidi" w:eastAsia="Times New Roman" w:hAnsiTheme="majorBidi" w:cstheme="majorBidi"/>
          <w:lang w:val="en-GB"/>
        </w:rPr>
        <w:t>We can now impute a missing quantity, or adjust an outlier, using the median unit value for the respective commodity.</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m:t>
                  </m:r>
                  <m:r>
                    <w:rPr>
                      <w:rFonts w:ascii="Cambria Math" w:hAnsi="Cambria Math" w:cstheme="majorBidi"/>
                      <w:lang w:val="en-GB"/>
                    </w:rPr>
                    <m:t>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then, is 9,193/3.71 = 2478, and this value is shown in the table below.  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38" w:name="_Toc428423616"/>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77</w:t>
      </w:r>
      <w:r w:rsidR="00B80079"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38"/>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F31509" w:rsidRDefault="006E32A4" w:rsidP="006E32A4">
            <w:pPr>
              <w:pStyle w:val="Compac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52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51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1011"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(FCL code)</w:t>
            </w:r>
          </w:p>
        </w:tc>
        <w:tc>
          <w:tcPr>
            <w:tcW w:w="674"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10"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Adjusted</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5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BF4697" w:rsidRPr="00F31509">
              <w:rPr>
                <w:rFonts w:asciiTheme="majorBidi" w:hAnsiTheme="majorBidi" w:cstheme="majorBidi"/>
                <w:lang w:val="en-GB"/>
              </w:rPr>
              <w:t>,</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BF4697" w:rsidRPr="00F31509">
              <w:rPr>
                <w:rFonts w:asciiTheme="majorBidi" w:hAnsiTheme="majorBidi" w:cstheme="majorBidi"/>
                <w:lang w:val="en-GB"/>
              </w:rPr>
              <w:t>,</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lastRenderedPageBreak/>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BF4697" w:rsidRPr="00F31509">
              <w:rPr>
                <w:rFonts w:asciiTheme="majorBidi" w:hAnsiTheme="majorBidi" w:cstheme="majorBidi"/>
                <w:lang w:val="en-GB"/>
              </w:rPr>
              <w:t>,</w:t>
            </w:r>
            <w:r w:rsidRPr="00F31509">
              <w:rPr>
                <w:rFonts w:asciiTheme="majorBidi" w:hAnsiTheme="majorBidi" w:cstheme="majorBidi"/>
                <w:lang w:val="en-GB"/>
              </w:rPr>
              <w:t>472</w:t>
            </w:r>
          </w:p>
        </w:tc>
      </w:tr>
    </w:tbl>
    <w:p w:rsidR="006E32A4" w:rsidRPr="00F31509" w:rsidRDefault="006E32A4" w:rsidP="00C4334D">
      <w:pPr>
        <w:pStyle w:val="Heading2"/>
      </w:pPr>
      <w:bookmarkStart w:id="539" w:name="imputing-using-data-from-trade-partner-m"/>
      <w:bookmarkEnd w:id="539"/>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keepNext/>
        <w:jc w:val="both"/>
        <w:rPr>
          <w:rFonts w:asciiTheme="majorBidi" w:hAnsiTheme="majorBidi" w:cstheme="majorBidi"/>
          <w:lang w:val="en-GB"/>
        </w:rPr>
      </w:pPr>
      <w:bookmarkStart w:id="540" w:name="_Toc428423617"/>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78</w:t>
      </w:r>
      <w:r w:rsidR="00B80079"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540"/>
    </w:p>
    <w:tbl>
      <w:tblPr>
        <w:tblStyle w:val="TableClassic1"/>
        <w:tblW w:w="4950" w:type="pct"/>
        <w:tblLook w:val="04A0"/>
      </w:tblPr>
      <w:tblGrid>
        <w:gridCol w:w="690"/>
        <w:gridCol w:w="1040"/>
        <w:gridCol w:w="1034"/>
        <w:gridCol w:w="1057"/>
        <w:gridCol w:w="1280"/>
        <w:gridCol w:w="1057"/>
        <w:gridCol w:w="1116"/>
        <w:gridCol w:w="882"/>
        <w:gridCol w:w="994"/>
      </w:tblGrid>
      <w:tr w:rsidR="006E32A4" w:rsidRPr="00F31509" w:rsidTr="001A1EA5">
        <w:trPr>
          <w:cnfStyle w:val="100000000000"/>
        </w:trPr>
        <w:tc>
          <w:tcPr>
            <w:cnfStyle w:val="001000000000"/>
            <w:tcW w:w="748"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104"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128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132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35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17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1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12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1325"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170" w:type="dxa"/>
          </w:tcPr>
          <w:p w:rsidR="006E32A4" w:rsidRPr="00F31509" w:rsidRDefault="00253A13"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Pr>
                <w:rFonts w:asciiTheme="majorBidi" w:hAnsiTheme="majorBidi" w:cstheme="majorBidi"/>
                <w:b/>
                <w:sz w:val="22"/>
                <w:lang w:val="en-GB"/>
              </w:rPr>
              <w:t>16,057</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1" w:name="rstudio_console_output13"/>
            <w:bookmarkEnd w:id="541"/>
            <w:r w:rsidRPr="00F31509">
              <w:rPr>
                <w:rFonts w:asciiTheme="majorBidi" w:hAnsiTheme="majorBidi" w:cstheme="majorBidi"/>
                <w:sz w:val="22"/>
                <w:lang w:val="en-GB"/>
              </w:rPr>
              <w:t>4</w:t>
            </w:r>
            <w:r w:rsidR="00EA5966" w:rsidRPr="00F31509">
              <w:rPr>
                <w:rFonts w:asciiTheme="majorBidi" w:hAnsiTheme="majorBidi" w:cstheme="majorBidi"/>
                <w:sz w:val="22"/>
                <w:lang w:val="en-GB"/>
              </w:rPr>
              <w:t>,</w:t>
            </w:r>
            <w:r w:rsidRPr="00F31509">
              <w:rPr>
                <w:rFonts w:asciiTheme="majorBidi" w:hAnsiTheme="majorBidi" w:cstheme="majorBidi"/>
                <w:sz w:val="22"/>
                <w:lang w:val="en-GB"/>
              </w:rPr>
              <w:t>932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146</w:t>
            </w:r>
          </w:p>
        </w:tc>
        <w:tc>
          <w:tcPr>
            <w:tcW w:w="1123" w:type="dxa"/>
          </w:tcPr>
          <w:p w:rsidR="006E32A4" w:rsidRPr="00F31509" w:rsidRDefault="00253A13"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Pr>
                <w:rFonts w:asciiTheme="majorBidi" w:hAnsiTheme="majorBidi" w:cstheme="majorBidi"/>
                <w:sz w:val="22"/>
                <w:lang w:val="en-GB"/>
              </w:rPr>
              <w:t>30</w:t>
            </w:r>
            <w:r w:rsidR="006E32A4" w:rsidRPr="00F31509">
              <w:rPr>
                <w:rFonts w:asciiTheme="majorBidi" w:hAnsiTheme="majorBidi" w:cstheme="majorBidi"/>
                <w:sz w:val="22"/>
                <w:lang w:val="en-GB"/>
              </w:rPr>
              <w:t>7</w:t>
            </w:r>
            <w:r>
              <w:rPr>
                <w:rFonts w:asciiTheme="majorBidi" w:hAnsiTheme="majorBidi" w:cstheme="majorBidi"/>
                <w:sz w:val="22"/>
                <w:lang w:val="en-GB"/>
              </w:rPr>
              <w:t>.</w:t>
            </w:r>
            <w:r w:rsidR="006E32A4" w:rsidRPr="00F31509">
              <w:rPr>
                <w:rFonts w:asciiTheme="majorBidi" w:hAnsiTheme="majorBidi" w:cstheme="majorBidi"/>
                <w:sz w:val="22"/>
                <w:lang w:val="en-GB"/>
              </w:rPr>
              <w:t>1</w:t>
            </w:r>
          </w:p>
        </w:tc>
        <w:tc>
          <w:tcPr>
            <w:tcW w:w="1201"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5.83</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Y6</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994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2" w:name="rstudio_console_output20"/>
            <w:bookmarkEnd w:id="542"/>
            <w:r w:rsidRPr="00F31509">
              <w:rPr>
                <w:rFonts w:asciiTheme="majorBidi" w:hAnsiTheme="majorBidi" w:cstheme="majorBidi"/>
                <w:sz w:val="22"/>
                <w:lang w:val="en-GB"/>
              </w:rPr>
              <w:t>105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784</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3" w:name="rstudio_console_output23"/>
            <w:bookmarkEnd w:id="543"/>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191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650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20.72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7.15</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Y7</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Export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4" w:name="rstudio_console_output21"/>
            <w:bookmarkEnd w:id="544"/>
            <w:r w:rsidRPr="00F31509">
              <w:rPr>
                <w:rFonts w:asciiTheme="majorBidi" w:hAnsiTheme="majorBidi" w:cstheme="majorBidi"/>
                <w:sz w:val="22"/>
                <w:lang w:val="en-GB"/>
              </w:rPr>
              <w:t>726</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5" w:name="rstudio_console_output22"/>
            <w:bookmarkEnd w:id="545"/>
            <w:r w:rsidRPr="00F31509">
              <w:rPr>
                <w:rFonts w:asciiTheme="majorBidi" w:hAnsiTheme="majorBidi" w:cstheme="majorBidi"/>
                <w:sz w:val="22"/>
                <w:lang w:val="en-GB"/>
              </w:rPr>
              <w:t>11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16.23</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4.27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this case, the </w:t>
      </w:r>
      <w:r w:rsidRPr="00F31509">
        <w:rPr>
          <w:rFonts w:asciiTheme="majorBidi" w:eastAsia="Times New Roman" w:hAnsiTheme="majorBidi" w:cstheme="majorBidi"/>
          <w:i/>
          <w:iCs/>
          <w:lang w:val="en-GB"/>
        </w:rPr>
        <w:t>import</w:t>
      </w:r>
      <w:r w:rsidRPr="00F31509">
        <w:rPr>
          <w:rFonts w:asciiTheme="majorBidi" w:eastAsia="Times New Roman" w:hAnsiTheme="majorBidi" w:cstheme="majorBidi"/>
          <w:lang w:val="en-GB"/>
        </w:rPr>
        <w:t xml:space="preserve"> quantity outlier will be adjusted using the </w:t>
      </w:r>
      <w:r w:rsidRPr="00F31509">
        <w:rPr>
          <w:rFonts w:asciiTheme="majorBidi" w:eastAsia="Times New Roman" w:hAnsiTheme="majorBidi" w:cstheme="majorBidi"/>
          <w:i/>
          <w:iCs/>
          <w:lang w:val="en-GB"/>
        </w:rPr>
        <w:t>export</w:t>
      </w:r>
      <w:r w:rsidRPr="00F31509">
        <w:rPr>
          <w:rFonts w:asciiTheme="majorBidi" w:eastAsia="Times New Roman" w:hAnsiTheme="majorBidi" w:cstheme="majorBidi"/>
          <w:lang w:val="en-GB"/>
        </w:rPr>
        <w:t xml:space="preserve"> “mirrored” trading partner data. </w:t>
      </w:r>
      <w:r w:rsidR="00EA5966" w:rsidRPr="00F31509">
        <w:rPr>
          <w:rFonts w:asciiTheme="majorBidi" w:eastAsia="Times New Roman" w:hAnsiTheme="majorBidi" w:cstheme="majorBidi"/>
          <w:lang w:val="en-GB"/>
        </w:rPr>
        <w:t xml:space="preserve">Therefore, we must find the corresponding records in the partner data, as shown in </w:t>
      </w:r>
      <w:fldSimple w:instr=" REF _Ref42886005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79</w:t>
        </w:r>
      </w:fldSimple>
      <w:r w:rsidR="00EA5966" w:rsidRPr="00F31509">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46" w:name="_Ref428860059"/>
      <w:bookmarkStart w:id="547" w:name="_Toc428423618"/>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79</w:t>
      </w:r>
      <w:r w:rsidR="00B80079" w:rsidRPr="00F31509">
        <w:rPr>
          <w:rFonts w:asciiTheme="majorBidi" w:hAnsiTheme="majorBidi" w:cstheme="majorBidi"/>
          <w:lang w:val="en-GB"/>
        </w:rPr>
        <w:fldChar w:fldCharType="end"/>
      </w:r>
      <w:bookmarkEnd w:id="546"/>
      <w:r w:rsidRPr="00F31509">
        <w:rPr>
          <w:rFonts w:asciiTheme="majorBidi" w:hAnsiTheme="majorBidi" w:cstheme="majorBidi"/>
          <w:lang w:val="en-GB"/>
        </w:rPr>
        <w:t>: Step-by-step introduction into the “mirroring” process</w:t>
      </w:r>
      <w:bookmarkEnd w:id="547"/>
    </w:p>
    <w:tbl>
      <w:tblPr>
        <w:tblStyle w:val="TableClassic1"/>
        <w:tblW w:w="4950" w:type="pct"/>
        <w:tblLook w:val="04A0"/>
      </w:tblPr>
      <w:tblGrid>
        <w:gridCol w:w="688"/>
        <w:gridCol w:w="1107"/>
        <w:gridCol w:w="925"/>
        <w:gridCol w:w="892"/>
        <w:gridCol w:w="1305"/>
        <w:gridCol w:w="1093"/>
        <w:gridCol w:w="1176"/>
        <w:gridCol w:w="954"/>
        <w:gridCol w:w="1010"/>
      </w:tblGrid>
      <w:tr w:rsidR="006E32A4" w:rsidRPr="00F31509" w:rsidTr="001A1EA5">
        <w:trPr>
          <w:cnfStyle w:val="100000000000"/>
        </w:trPr>
        <w:tc>
          <w:tcPr>
            <w:cnfStyle w:val="001000000000"/>
            <w:tcW w:w="731"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24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98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912"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40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23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28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2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31"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249"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Y5</w:t>
            </w:r>
          </w:p>
        </w:tc>
        <w:tc>
          <w:tcPr>
            <w:tcW w:w="989"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912"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403"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233"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8" w:name="rstudio_console_output15"/>
            <w:bookmarkEnd w:id="548"/>
            <w:r w:rsidRPr="00F31509">
              <w:rPr>
                <w:rFonts w:asciiTheme="majorBidi" w:hAnsiTheme="majorBidi" w:cstheme="majorBidi"/>
                <w:sz w:val="22"/>
                <w:lang w:val="en-GB"/>
              </w:rPr>
              <w:t>131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206</w:t>
            </w:r>
          </w:p>
        </w:tc>
        <w:tc>
          <w:tcPr>
            <w:tcW w:w="128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49" w:name="rstudio_console_output16"/>
            <w:bookmarkEnd w:id="549"/>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665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550</w:t>
            </w:r>
          </w:p>
        </w:tc>
        <w:tc>
          <w:tcPr>
            <w:tcW w:w="12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20.32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5.07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The corresponding export unit value is calculated based on th</w:t>
      </w:r>
      <w:r w:rsidR="00EA5966" w:rsidRPr="00F31509">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quantity and value data</w:t>
      </w:r>
      <w:r w:rsidR="00EA5966" w:rsidRPr="00F31509">
        <w:rPr>
          <w:rFonts w:asciiTheme="majorBidi" w:eastAsia="Times New Roman" w:hAnsiTheme="majorBidi" w:cstheme="majorBidi"/>
          <w:lang w:val="en-GB"/>
        </w:rPr>
        <w:t xml:space="preserve"> of the partner</w:t>
      </w:r>
      <w:r w:rsidRPr="00F31509">
        <w:rPr>
          <w:rFonts w:asciiTheme="majorBidi" w:eastAsia="Times New Roman" w:hAnsiTheme="majorBidi" w:cstheme="majorBidi"/>
          <w:lang w:val="en-GB"/>
        </w:rPr>
        <w:t xml:space="preserve">: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Partner export Value/Partner export Quantity </w:t>
      </w:r>
      <w:r w:rsidR="004D00DE" w:rsidRPr="00F31509">
        <w:rPr>
          <w:rFonts w:asciiTheme="majorBidi" w:hAnsiTheme="majorBidi" w:cstheme="majorBidi"/>
          <w:lang w:val="en-GB"/>
        </w:rPr>
        <w:t>= Partner</w:t>
      </w:r>
      <w:r w:rsidRPr="00F31509">
        <w:rPr>
          <w:rFonts w:asciiTheme="majorBidi" w:hAnsiTheme="majorBidi" w:cstheme="majorBidi"/>
          <w:lang w:val="en-GB"/>
        </w:rPr>
        <w:t xml:space="preserve"> export UVF</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2</w:t>
      </w:r>
      <w:r w:rsidR="00253A13">
        <w:rPr>
          <w:rFonts w:asciiTheme="majorBidi" w:eastAsia="Times New Roman" w:hAnsiTheme="majorBidi" w:cstheme="majorBidi"/>
          <w:lang w:val="en-GB"/>
        </w:rPr>
        <w:t>,</w:t>
      </w:r>
      <w:r w:rsidRPr="00F31509">
        <w:rPr>
          <w:rFonts w:asciiTheme="majorBidi" w:eastAsia="Times New Roman" w:hAnsiTheme="majorBidi" w:cstheme="majorBidi"/>
          <w:lang w:val="en-GB"/>
        </w:rPr>
        <w:t>66</w:t>
      </w:r>
      <w:r w:rsidR="00253A13">
        <w:rPr>
          <w:rFonts w:asciiTheme="majorBidi" w:eastAsia="Times New Roman" w:hAnsiTheme="majorBidi" w:cstheme="majorBidi"/>
          <w:lang w:val="en-GB"/>
        </w:rPr>
        <w:t>5</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550/131</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206 = 20.32</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However, since usually exports are reported on a “free-on-board”</w:t>
      </w:r>
      <w:r w:rsidR="00EA5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(FOB) basis (which excludes additional costs such as transport, insurance, etc.), while imports are on a “cost-insurance-freight</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(CIF) basis, the export UV is expected to be lower than the import UV. To adjust for this, an FOB/CIF adjustment factor is used. This factor, as mentioned earlier, is commodity-specific and dependent on the mode of transportation and the relevant geographical distances, among others.  While specificity is always important, there </w:t>
      </w:r>
      <w:r w:rsidR="00EA5966"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also a number of studies that provide standard factors for adjustment, broadly applicable to most commodities and trading partners.  Let us assume, for this example, that the FOB/CIF factor here is 1:1.15 (i.e. 15%).</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Therefore, the final UV from the above calculation is:</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lastRenderedPageBreak/>
        <w:t>20.32 x 1.15 = 23.34</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Now we apply this adjusted partner export UV to estimate the reporter import quantity: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Reporter import total value/Partner adjusted export UV = Adjusted reporter quantity</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4</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932</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146 / 23.34 = 279</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132.3</w:t>
      </w:r>
    </w:p>
    <w:p w:rsidR="006E32A4" w:rsidRPr="00F31509" w:rsidRDefault="006E32A4" w:rsidP="006E32A4">
      <w:pPr>
        <w:pStyle w:val="Caption"/>
        <w:keepNext/>
        <w:jc w:val="both"/>
        <w:rPr>
          <w:rFonts w:asciiTheme="majorBidi" w:hAnsiTheme="majorBidi" w:cstheme="majorBidi"/>
          <w:lang w:val="en-GB"/>
        </w:rPr>
      </w:pPr>
      <w:bookmarkStart w:id="550" w:name="_Toc428423619"/>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80</w:t>
      </w:r>
      <w:r w:rsidR="00B80079"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dataset</w:t>
      </w:r>
      <w:bookmarkEnd w:id="550"/>
    </w:p>
    <w:tbl>
      <w:tblPr>
        <w:tblStyle w:val="TableClassic1"/>
        <w:tblW w:w="5000" w:type="pct"/>
        <w:tblLook w:val="04A0"/>
      </w:tblPr>
      <w:tblGrid>
        <w:gridCol w:w="729"/>
        <w:gridCol w:w="1057"/>
        <w:gridCol w:w="900"/>
        <w:gridCol w:w="908"/>
        <w:gridCol w:w="1469"/>
        <w:gridCol w:w="1360"/>
        <w:gridCol w:w="1569"/>
        <w:gridCol w:w="1250"/>
      </w:tblGrid>
      <w:tr w:rsidR="006E32A4" w:rsidRPr="00F31509" w:rsidTr="006E32A4">
        <w:trPr>
          <w:cnfStyle w:val="100000000000"/>
        </w:trPr>
        <w:tc>
          <w:tcPr>
            <w:cnfStyle w:val="001000000000"/>
            <w:tcW w:w="394"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57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487"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49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79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3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Mirrored UV</w:t>
            </w:r>
          </w:p>
        </w:tc>
        <w:tc>
          <w:tcPr>
            <w:tcW w:w="8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67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EA5966" w:rsidRPr="00F31509">
              <w:rPr>
                <w:rFonts w:asciiTheme="majorBidi" w:hAnsiTheme="majorBidi" w:cstheme="majorBidi"/>
                <w:lang w:val="en-GB"/>
              </w:rPr>
              <w:t>,</w:t>
            </w:r>
            <w:r w:rsidRPr="00F31509">
              <w:rPr>
                <w:rFonts w:asciiTheme="majorBidi" w:hAnsiTheme="majorBidi" w:cstheme="majorBidi"/>
                <w:lang w:val="en-GB"/>
              </w:rPr>
              <w:t>932</w:t>
            </w:r>
            <w:r w:rsidR="00EA5966" w:rsidRPr="00F31509">
              <w:rPr>
                <w:rFonts w:asciiTheme="majorBidi" w:hAnsiTheme="majorBidi" w:cstheme="majorBidi"/>
                <w:lang w:val="en-GB"/>
              </w:rPr>
              <w:t>,</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132</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the countries of the world provide their trade data to the United Nations Statistical Department (UNSD). Thus, the trade dataset obtained by FAO from the UNSD </w:t>
      </w:r>
      <w:r w:rsidR="00EA5966"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does not have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To this end, we use the global trade flow tables to fill-in the missing imports and exports of non-reporting countries.  Briefly, the steps followed are:</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1. W</w:t>
      </w:r>
      <w:r w:rsidR="006E32A4" w:rsidRPr="00F31509">
        <w:rPr>
          <w:rFonts w:asciiTheme="majorBidi" w:eastAsia="Times New Roman" w:hAnsiTheme="majorBidi" w:cstheme="majorBidi"/>
          <w:lang w:val="en-GB"/>
        </w:rPr>
        <w:t>e identify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which indicate this non-reporter as a “partner” in our validated dataset. In the example table below, we have a simplified “filt</w:t>
      </w:r>
      <w:r w:rsidR="00CE0903">
        <w:rPr>
          <w:rFonts w:asciiTheme="majorBidi" w:eastAsia="Times New Roman" w:hAnsiTheme="majorBidi" w:cstheme="majorBidi"/>
          <w:lang w:val="en-GB"/>
        </w:rPr>
        <w:t>er” for non-reporting partner N</w:t>
      </w:r>
      <w:r w:rsidR="006E32A4" w:rsidRPr="00F31509">
        <w:rPr>
          <w:rFonts w:asciiTheme="majorBidi" w:eastAsia="Times New Roman" w:hAnsiTheme="majorBidi" w:cstheme="majorBidi"/>
          <w:lang w:val="en-GB"/>
        </w:rPr>
        <w:t>, showing only two commodities which are reported as being traded with Y5 globally in that specific year (</w:t>
      </w:r>
      <w:fldSimple w:instr=" REF _Ref42835174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81</w:t>
        </w:r>
      </w:fldSimple>
      <w:r w:rsidR="006E32A4" w:rsidRPr="00F31509">
        <w:rPr>
          <w:rFonts w:asciiTheme="majorBidi" w:eastAsia="Times New Roman" w:hAnsiTheme="majorBidi" w:cstheme="majorBidi"/>
          <w:lang w:val="en-GB"/>
        </w:rPr>
        <w:t>).</w:t>
      </w:r>
    </w:p>
    <w:p w:rsidR="006E32A4" w:rsidRPr="00F31509" w:rsidRDefault="006E32A4" w:rsidP="006E32A4">
      <w:pPr>
        <w:pStyle w:val="Caption"/>
        <w:jc w:val="both"/>
        <w:rPr>
          <w:rFonts w:asciiTheme="majorBidi" w:hAnsiTheme="majorBidi" w:cstheme="majorBidi"/>
          <w:lang w:val="en-GB"/>
        </w:rPr>
      </w:pPr>
      <w:bookmarkStart w:id="551" w:name="_Ref428351744"/>
      <w:bookmarkStart w:id="552" w:name="_Toc428423620"/>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81</w:t>
      </w:r>
      <w:r w:rsidR="00B80079" w:rsidRPr="00F31509">
        <w:rPr>
          <w:rFonts w:asciiTheme="majorBidi" w:hAnsiTheme="majorBidi" w:cstheme="majorBidi"/>
          <w:lang w:val="en-GB"/>
        </w:rPr>
        <w:fldChar w:fldCharType="end"/>
      </w:r>
      <w:bookmarkEnd w:id="551"/>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52"/>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F31509" w:rsidRDefault="006E32A4" w:rsidP="006E32A4">
            <w:pPr>
              <w:pStyle w:val="Compact"/>
              <w:spacing w:before="0" w:after="0" w:line="276" w:lineRule="auto"/>
              <w:jc w:val="center"/>
              <w:rPr>
                <w:rFonts w:asciiTheme="majorBidi" w:hAnsiTheme="majorBidi" w:cstheme="majorBidi"/>
                <w:sz w:val="22"/>
                <w:lang w:val="en-GB"/>
              </w:rPr>
            </w:pPr>
            <w:r w:rsidRPr="00F31509">
              <w:rPr>
                <w:rFonts w:asciiTheme="majorBidi" w:hAnsiTheme="majorBidi" w:cstheme="majorBidi"/>
                <w:sz w:val="22"/>
                <w:lang w:val="en-GB"/>
              </w:rPr>
              <w:t>Year</w:t>
            </w:r>
          </w:p>
        </w:tc>
        <w:tc>
          <w:tcPr>
            <w:tcW w:w="755"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All</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Reporters</w:t>
            </w:r>
          </w:p>
        </w:tc>
        <w:tc>
          <w:tcPr>
            <w:tcW w:w="799"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“non-reporting”</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590"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93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88"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76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CE0903" w:rsidRDefault="00CE0903" w:rsidP="00CE0903">
            <w:pPr>
              <w:pStyle w:val="PreformattedText"/>
              <w:shd w:val="clear" w:color="auto" w:fill="F8F8F8"/>
              <w:spacing w:before="0" w:after="0" w:line="276" w:lineRule="auto"/>
              <w:jc w:val="right"/>
              <w:cnfStyle w:val="000000000000"/>
              <w:rPr>
                <w:rFonts w:asciiTheme="majorBidi" w:hAnsiTheme="majorBidi" w:cstheme="majorBidi"/>
                <w:kern w:val="28"/>
                <w:sz w:val="22"/>
                <w:lang w:val="en-GB"/>
              </w:rPr>
            </w:pPr>
            <w:r w:rsidRPr="00CE0903">
              <w:rPr>
                <w:rFonts w:asciiTheme="majorBidi" w:hAnsiTheme="majorBidi" w:cstheme="majorBidi"/>
                <w:sz w:val="22"/>
                <w:lang w:val="en-GB"/>
              </w:rPr>
              <w:t>160,571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F228AD" w:rsidRPr="00F31509">
              <w:rPr>
                <w:rFonts w:asciiTheme="majorBidi" w:hAnsiTheme="majorBidi" w:cstheme="majorBidi"/>
                <w:sz w:val="22"/>
                <w:lang w:val="en-GB"/>
              </w:rPr>
              <w:t>,</w:t>
            </w:r>
            <w:r w:rsidRPr="00F31509">
              <w:rPr>
                <w:rFonts w:asciiTheme="majorBidi" w:hAnsiTheme="majorBidi" w:cstheme="majorBidi"/>
                <w:sz w:val="22"/>
                <w:lang w:val="en-GB"/>
              </w:rPr>
              <w:t>932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301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bl>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We </w:t>
      </w:r>
      <w:r w:rsidR="006E32A4" w:rsidRPr="00F31509">
        <w:rPr>
          <w:rFonts w:asciiTheme="majorBidi" w:eastAsia="Times New Roman" w:hAnsiTheme="majorBidi" w:cstheme="majorBidi"/>
          <w:lang w:val="en-GB"/>
        </w:rPr>
        <w:t xml:space="preserve">undertake 3 distinct operations: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specific commodity; and vice-versa.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 whilst the monetary values are adjusted for FOB/CIF, as previously described.</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“reporter”, and the reporters become </w:t>
      </w:r>
      <w:r w:rsidR="00F228AD" w:rsidRPr="00F31509">
        <w:rPr>
          <w:rFonts w:asciiTheme="majorBidi" w:eastAsia="Times New Roman" w:hAnsiTheme="majorBidi" w:cstheme="majorBidi"/>
        </w:rPr>
        <w:t>“</w:t>
      </w:r>
      <w:r w:rsidRPr="00F31509">
        <w:rPr>
          <w:rFonts w:asciiTheme="majorBidi" w:eastAsia="Times New Roman" w:hAnsiTheme="majorBidi" w:cstheme="majorBidi"/>
        </w:rPr>
        <w:t xml:space="preserve">partners”. </w:t>
      </w:r>
    </w:p>
    <w:p w:rsidR="006E32A4" w:rsidRPr="00F31509" w:rsidRDefault="006E32A4" w:rsidP="006E32A4">
      <w:pPr>
        <w:pStyle w:val="Caption"/>
        <w:keepNext/>
        <w:jc w:val="both"/>
        <w:rPr>
          <w:rFonts w:asciiTheme="majorBidi" w:hAnsiTheme="majorBidi" w:cstheme="majorBidi"/>
          <w:lang w:val="en-GB"/>
        </w:rPr>
      </w:pPr>
      <w:bookmarkStart w:id="553" w:name="_Ref428863300"/>
      <w:bookmarkStart w:id="554" w:name="_Toc428423621"/>
      <w:r w:rsidRPr="00F31509">
        <w:rPr>
          <w:rFonts w:asciiTheme="majorBidi" w:hAnsiTheme="majorBidi" w:cstheme="majorBidi"/>
          <w:lang w:val="en-GB"/>
        </w:rPr>
        <w:lastRenderedPageBreak/>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82</w:t>
      </w:r>
      <w:r w:rsidR="00B80079" w:rsidRPr="00F31509">
        <w:rPr>
          <w:rFonts w:asciiTheme="majorBidi" w:hAnsiTheme="majorBidi" w:cstheme="majorBidi"/>
          <w:lang w:val="en-GB"/>
        </w:rPr>
        <w:fldChar w:fldCharType="end"/>
      </w:r>
      <w:bookmarkEnd w:id="553"/>
      <w:r w:rsidRPr="00F31509">
        <w:rPr>
          <w:rFonts w:asciiTheme="majorBidi" w:hAnsiTheme="majorBidi" w:cstheme="majorBidi"/>
          <w:lang w:val="en-GB"/>
        </w:rPr>
        <w:t>: Final trade matrix after mirroring</w:t>
      </w:r>
      <w:bookmarkEnd w:id="554"/>
    </w:p>
    <w:tbl>
      <w:tblPr>
        <w:tblStyle w:val="TableClassic1"/>
        <w:tblW w:w="5000" w:type="pct"/>
        <w:tblLook w:val="04A0"/>
      </w:tblPr>
      <w:tblGrid>
        <w:gridCol w:w="867"/>
        <w:gridCol w:w="1281"/>
        <w:gridCol w:w="1519"/>
        <w:gridCol w:w="941"/>
        <w:gridCol w:w="1909"/>
        <w:gridCol w:w="1211"/>
        <w:gridCol w:w="1514"/>
      </w:tblGrid>
      <w:tr w:rsidR="006E32A4" w:rsidRPr="00F31509" w:rsidTr="006E32A4">
        <w:trPr>
          <w:cnfStyle w:val="100000000000"/>
        </w:trPr>
        <w:tc>
          <w:tcPr>
            <w:cnfStyle w:val="001000000000"/>
            <w:tcW w:w="469" w:type="pct"/>
          </w:tcPr>
          <w:p w:rsidR="006E32A4" w:rsidRPr="00F31509" w:rsidRDefault="006E32A4" w:rsidP="006E32A4">
            <w:pPr>
              <w:pStyle w:val="Compact"/>
              <w:keepNext/>
              <w:spacing w:before="0" w:after="0" w:line="276" w:lineRule="auto"/>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693" w:type="pct"/>
          </w:tcPr>
          <w:p w:rsidR="00BB64A5" w:rsidRDefault="00BB64A5" w:rsidP="00BB64A5">
            <w:pPr>
              <w:pStyle w:val="Compact"/>
              <w:keepNext/>
              <w:spacing w:before="0" w:after="0" w:line="276" w:lineRule="auto"/>
              <w:jc w:val="center"/>
              <w:cnfStyle w:val="100000000000"/>
              <w:rPr>
                <w:rFonts w:asciiTheme="majorBidi" w:hAnsiTheme="majorBidi" w:cstheme="majorBidi"/>
                <w:sz w:val="22"/>
                <w:lang w:val="en-GB"/>
              </w:rPr>
            </w:pPr>
            <w:r>
              <w:rPr>
                <w:rFonts w:asciiTheme="majorBidi" w:hAnsiTheme="majorBidi" w:cstheme="majorBidi"/>
                <w:sz w:val="22"/>
                <w:lang w:val="en-GB"/>
              </w:rPr>
              <w:t>“Mirrored”</w:t>
            </w:r>
          </w:p>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822"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509"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33"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55"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819"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w:t>
            </w:r>
            <w:r w:rsidR="00BB64A5">
              <w:rPr>
                <w:rFonts w:asciiTheme="majorBidi" w:hAnsiTheme="majorBidi" w:cstheme="majorBidi"/>
                <w:sz w:val="22"/>
                <w:lang w:val="en-GB"/>
              </w:rPr>
              <w:t>,</w:t>
            </w:r>
            <w:r w:rsidRPr="00F31509">
              <w:rPr>
                <w:rFonts w:asciiTheme="majorBidi" w:hAnsiTheme="majorBidi" w:cstheme="majorBidi"/>
                <w:sz w:val="22"/>
                <w:lang w:val="en-GB"/>
              </w:rPr>
              <w:t>571</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r w:rsidR="00BB64A5">
              <w:rPr>
                <w:rFonts w:asciiTheme="majorBidi" w:hAnsiTheme="majorBidi" w:cstheme="majorBidi"/>
                <w:sz w:val="22"/>
                <w:lang w:val="en-GB"/>
              </w:rPr>
              <w:t>,</w:t>
            </w:r>
            <w:r w:rsidRPr="00F31509">
              <w:rPr>
                <w:rFonts w:asciiTheme="majorBidi" w:hAnsiTheme="majorBidi" w:cstheme="majorBidi"/>
                <w:sz w:val="22"/>
                <w:lang w:val="en-GB"/>
              </w:rPr>
              <w:t>120</w:t>
            </w:r>
            <w:r w:rsidR="00BB64A5">
              <w:rPr>
                <w:rFonts w:asciiTheme="majorBidi" w:hAnsiTheme="majorBidi" w:cstheme="majorBidi"/>
                <w:sz w:val="22"/>
                <w:lang w:val="en-GB"/>
              </w:rPr>
              <w:t>,</w:t>
            </w:r>
            <w:r w:rsidRPr="00F31509">
              <w:rPr>
                <w:rFonts w:asciiTheme="majorBidi" w:hAnsiTheme="majorBidi" w:cstheme="majorBidi"/>
                <w:sz w:val="22"/>
                <w:lang w:val="en-GB"/>
              </w:rPr>
              <w:t>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w:t>
            </w:r>
            <w:r w:rsidR="00BB64A5">
              <w:rPr>
                <w:rFonts w:asciiTheme="majorBidi" w:hAnsiTheme="majorBidi" w:cstheme="majorBidi"/>
                <w:sz w:val="22"/>
                <w:lang w:val="en-GB"/>
              </w:rPr>
              <w:t>,</w:t>
            </w:r>
            <w:r w:rsidRPr="00F31509">
              <w:rPr>
                <w:rFonts w:asciiTheme="majorBidi" w:hAnsiTheme="majorBidi" w:cstheme="majorBidi"/>
                <w:sz w:val="22"/>
                <w:lang w:val="en-GB"/>
              </w:rPr>
              <w:t>120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110</w:t>
            </w:r>
            <w:r w:rsidR="00BB64A5">
              <w:rPr>
                <w:rFonts w:asciiTheme="majorBidi" w:hAnsiTheme="majorBidi" w:cstheme="majorBidi"/>
                <w:sz w:val="22"/>
                <w:lang w:val="en-GB"/>
              </w:rPr>
              <w:t>,</w:t>
            </w:r>
            <w:r w:rsidRPr="00F31509">
              <w:rPr>
                <w:rFonts w:asciiTheme="majorBidi" w:hAnsiTheme="majorBidi" w:cstheme="majorBidi"/>
                <w:sz w:val="22"/>
                <w:lang w:val="en-GB"/>
              </w:rPr>
              <w:t>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w:t>
            </w:r>
            <w:r w:rsidR="00BB64A5">
              <w:rPr>
                <w:rFonts w:asciiTheme="majorBidi" w:hAnsiTheme="majorBidi" w:cstheme="majorBidi"/>
                <w:sz w:val="22"/>
                <w:lang w:val="en-GB"/>
              </w:rPr>
              <w:t>,</w:t>
            </w:r>
            <w:r w:rsidRPr="00F31509">
              <w:rPr>
                <w:rFonts w:asciiTheme="majorBidi" w:hAnsiTheme="majorBidi" w:cstheme="majorBidi"/>
                <w:sz w:val="22"/>
                <w:lang w:val="en-GB"/>
              </w:rPr>
              <w:t>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000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w:t>
            </w:r>
            <w:r w:rsidR="00BB64A5">
              <w:rPr>
                <w:rFonts w:asciiTheme="majorBidi" w:hAnsiTheme="majorBidi" w:cstheme="majorBidi"/>
                <w:sz w:val="22"/>
                <w:lang w:val="en-GB"/>
              </w:rPr>
              <w:t>,</w:t>
            </w:r>
            <w:r w:rsidRPr="00F31509">
              <w:rPr>
                <w:rFonts w:asciiTheme="majorBidi" w:hAnsiTheme="majorBidi" w:cstheme="majorBidi"/>
                <w:sz w:val="22"/>
                <w:lang w:val="en-GB"/>
              </w:rPr>
              <w:t>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 xml:space="preserve">With this we now have the </w:t>
      </w:r>
      <w:r w:rsidRPr="00F31509">
        <w:rPr>
          <w:rFonts w:asciiTheme="majorBidi" w:eastAsia="Times New Roman" w:hAnsiTheme="majorBidi" w:cstheme="majorBidi"/>
          <w:b/>
          <w:bCs/>
        </w:rPr>
        <w:t>complete global trade flow dataset</w:t>
      </w:r>
      <w:r w:rsidRPr="00F31509">
        <w:rPr>
          <w:rFonts w:asciiTheme="majorBidi" w:eastAsia="Times New Roman" w:hAnsiTheme="majorBidi" w:cstheme="majorBidi"/>
        </w:rPr>
        <w:t xml:space="preserve"> (also see </w:t>
      </w:r>
      <w:fldSimple w:instr=" REF _Ref428347378 \h  \* MERGEFORMAT ">
        <w:r w:rsidR="000B360D" w:rsidRPr="00F31509">
          <w:rPr>
            <w:rFonts w:asciiTheme="majorBidi" w:eastAsia="Times New Roman" w:hAnsiTheme="majorBidi" w:cstheme="majorBidi"/>
          </w:rPr>
          <w:t xml:space="preserve">Figure </w:t>
        </w:r>
        <w:r w:rsidR="000B360D" w:rsidRPr="00F31509">
          <w:rPr>
            <w:rFonts w:asciiTheme="majorBidi" w:eastAsia="Times New Roman" w:hAnsiTheme="majorBidi" w:cstheme="majorBidi"/>
            <w:noProof/>
          </w:rPr>
          <w:t>26</w:t>
        </w:r>
      </w:fldSimple>
      <w:r w:rsidRPr="00F31509">
        <w:rPr>
          <w:rFonts w:asciiTheme="majorBidi" w:eastAsia="Times New Roman" w:hAnsiTheme="majorBidi" w:cstheme="majorBidi"/>
        </w:rPr>
        <w:t>) which will be disseminated through the FAOSTAT website.</w:t>
      </w:r>
    </w:p>
    <w:p w:rsidR="006E32A4" w:rsidRPr="00F31509" w:rsidRDefault="006E32A4" w:rsidP="00C4334D">
      <w:pPr>
        <w:pStyle w:val="Heading2"/>
      </w:pPr>
      <w:bookmarkStart w:id="555" w:name="_Toc428383851"/>
      <w:bookmarkStart w:id="556" w:name="_Toc428436073"/>
      <w:bookmarkStart w:id="557" w:name="_Toc428436374"/>
      <w:bookmarkStart w:id="558" w:name="_Toc428436500"/>
      <w:r w:rsidRPr="00F31509">
        <w:t>Trade flow aggregation and commodity balances</w:t>
      </w:r>
      <w:bookmarkEnd w:id="555"/>
      <w:bookmarkEnd w:id="556"/>
      <w:bookmarkEnd w:id="557"/>
      <w:bookmarkEnd w:id="558"/>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that year. So, the trade flows in </w:t>
      </w:r>
      <w:fldSimple w:instr=" REF _Ref42886330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82</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83</w:t>
        </w:r>
      </w:fldSimple>
      <w:r w:rsidRPr="00F31509">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59" w:name="_Ref428351929"/>
      <w:bookmarkStart w:id="560" w:name="_Toc428423622"/>
      <w:r w:rsidRPr="00F31509">
        <w:rPr>
          <w:rFonts w:asciiTheme="majorBidi" w:hAnsiTheme="majorBidi" w:cstheme="majorBidi"/>
          <w:lang w:val="en-GB"/>
        </w:rPr>
        <w:t xml:space="preserve">Table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B80079"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83</w:t>
      </w:r>
      <w:r w:rsidR="00B80079" w:rsidRPr="00F31509">
        <w:rPr>
          <w:rFonts w:asciiTheme="majorBidi" w:hAnsiTheme="majorBidi" w:cstheme="majorBidi"/>
          <w:lang w:val="en-GB"/>
        </w:rPr>
        <w:fldChar w:fldCharType="end"/>
      </w:r>
      <w:bookmarkEnd w:id="559"/>
      <w:r w:rsidRPr="00F31509">
        <w:rPr>
          <w:rFonts w:asciiTheme="majorBidi" w:hAnsiTheme="majorBidi" w:cstheme="majorBidi"/>
          <w:lang w:val="en-GB"/>
        </w:rPr>
        <w:t>: Aggregated, total flows for dissemination</w:t>
      </w:r>
      <w:bookmarkEnd w:id="560"/>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925"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Country</w:t>
            </w:r>
          </w:p>
        </w:tc>
        <w:tc>
          <w:tcPr>
            <w:tcW w:w="813"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08"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7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94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w:t>
            </w:r>
            <w:r w:rsidR="00BB64A5">
              <w:rPr>
                <w:rFonts w:asciiTheme="majorBidi" w:hAnsiTheme="majorBidi" w:cstheme="majorBidi"/>
                <w:sz w:val="22"/>
                <w:lang w:val="en-GB"/>
              </w:rPr>
              <w:t>,</w:t>
            </w:r>
            <w:r w:rsidRPr="00F31509">
              <w:rPr>
                <w:rFonts w:asciiTheme="majorBidi" w:hAnsiTheme="majorBidi" w:cstheme="majorBidi"/>
                <w:sz w:val="22"/>
                <w:lang w:val="en-GB"/>
              </w:rPr>
              <w:t>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w:t>
            </w:r>
            <w:r w:rsidR="00BB64A5">
              <w:rPr>
                <w:rFonts w:asciiTheme="majorBidi" w:hAnsiTheme="majorBidi" w:cstheme="majorBidi"/>
                <w:sz w:val="22"/>
                <w:lang w:val="en-GB"/>
              </w:rPr>
              <w:t>,</w:t>
            </w:r>
            <w:r w:rsidRPr="00F31509">
              <w:rPr>
                <w:rFonts w:asciiTheme="majorBidi" w:hAnsiTheme="majorBidi" w:cstheme="majorBidi"/>
                <w:sz w:val="22"/>
                <w:lang w:val="en-GB"/>
              </w:rPr>
              <w:t>230</w:t>
            </w:r>
            <w:r w:rsidR="00BB64A5">
              <w:rPr>
                <w:rFonts w:asciiTheme="majorBidi" w:hAnsiTheme="majorBidi" w:cstheme="majorBidi"/>
                <w:sz w:val="22"/>
                <w:lang w:val="en-GB"/>
              </w:rPr>
              <w:t>,</w:t>
            </w:r>
            <w:r w:rsidRPr="00F31509">
              <w:rPr>
                <w:rFonts w:asciiTheme="majorBidi" w:hAnsiTheme="majorBidi" w:cstheme="majorBidi"/>
                <w:sz w:val="22"/>
                <w:lang w:val="en-GB"/>
              </w:rPr>
              <w:t>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w:t>
            </w:r>
            <w:r w:rsidR="00BB64A5">
              <w:rPr>
                <w:rFonts w:asciiTheme="majorBidi" w:hAnsiTheme="majorBidi" w:cstheme="majorBidi"/>
                <w:sz w:val="22"/>
                <w:lang w:val="en-GB"/>
              </w:rPr>
              <w:t>,</w:t>
            </w:r>
            <w:r w:rsidRPr="00F31509">
              <w:rPr>
                <w:rFonts w:asciiTheme="majorBidi" w:hAnsiTheme="majorBidi" w:cstheme="majorBidi"/>
                <w:sz w:val="22"/>
                <w:lang w:val="en-GB"/>
              </w:rPr>
              <w:t>265</w:t>
            </w:r>
          </w:p>
        </w:tc>
      </w:tr>
    </w:tbl>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This “totals” dataset by commodity, by country, by region and world, exists alongside the original validated trade flow dataset,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shows the global totals by commodity per year (to check the import vs. export commodity balances).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in the near future</w:t>
      </w:r>
      <w:r w:rsidR="00CB0E24" w:rsidRPr="00F31509">
        <w:rPr>
          <w:rFonts w:asciiTheme="majorBidi" w:hAnsiTheme="majorBidi" w:cstheme="majorBidi"/>
          <w:lang w:val="en-GB"/>
        </w:rPr>
        <w:t>, these</w:t>
      </w:r>
      <w:r w:rsidRPr="00F31509">
        <w:rPr>
          <w:rFonts w:asciiTheme="majorBidi" w:hAnsiTheme="majorBidi" w:cstheme="majorBidi"/>
          <w:lang w:val="en-GB"/>
        </w:rPr>
        <w:t xml:space="preserve"> data will also be “harvested” in an automated manner (similar to the download of data from UNSD). </w:t>
      </w:r>
    </w:p>
    <w:p w:rsidR="008A5D12" w:rsidRPr="00F31509"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Pr="00F31509">
        <w:rPr>
          <w:rFonts w:asciiTheme="majorBidi" w:hAnsiTheme="majorBidi" w:cstheme="majorBidi"/>
          <w:b/>
          <w:lang w:val="en-GB"/>
        </w:rPr>
        <w:t xml:space="preserve">final data set with the global “totals” </w:t>
      </w:r>
      <w:r w:rsidRPr="00F31509">
        <w:rPr>
          <w:rFonts w:asciiTheme="majorBidi" w:hAnsiTheme="majorBidi" w:cstheme="majorBidi"/>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EB7AF1" w:rsidP="00C500F7">
      <w:pPr>
        <w:pStyle w:val="Heading1"/>
        <w:spacing w:before="0" w:after="200"/>
        <w:rPr>
          <w:rFonts w:asciiTheme="majorBidi" w:hAnsiTheme="majorBidi" w:cstheme="majorBidi"/>
        </w:rPr>
      </w:pPr>
      <w:bookmarkStart w:id="561" w:name="_Toc428436074"/>
      <w:bookmarkStart w:id="562" w:name="_Toc428436375"/>
      <w:bookmarkStart w:id="563" w:name="_Toc428436501"/>
      <w:r w:rsidRPr="00F31509">
        <w:rPr>
          <w:rFonts w:asciiTheme="majorBidi" w:hAnsiTheme="majorBidi" w:cstheme="majorBidi"/>
        </w:rPr>
        <w:lastRenderedPageBreak/>
        <w:t>Commodity Classifications</w:t>
      </w:r>
      <w:bookmarkEnd w:id="561"/>
      <w:bookmarkEnd w:id="562"/>
      <w:bookmarkEnd w:id="563"/>
    </w:p>
    <w:p w:rsidR="00A33A15" w:rsidRPr="00F31509" w:rsidRDefault="00A33A15" w:rsidP="00C4334D">
      <w:pPr>
        <w:pStyle w:val="Heading2"/>
      </w:pPr>
      <w:bookmarkStart w:id="564" w:name="_Toc428436075"/>
      <w:bookmarkStart w:id="565" w:name="_Toc428436376"/>
      <w:bookmarkStart w:id="566" w:name="_Toc428436502"/>
      <w:bookmarkStart w:id="567" w:name="_Ref428817515"/>
      <w:r w:rsidRPr="00F31509">
        <w:t>Overview of classification systems</w:t>
      </w:r>
      <w:bookmarkEnd w:id="564"/>
      <w:bookmarkEnd w:id="565"/>
      <w:bookmarkEnd w:id="566"/>
      <w:bookmarkEnd w:id="567"/>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in use in FAOSTAT and replacing the FAOSTAT Commodity List (FCL)</w:t>
      </w:r>
      <w:r>
        <w:rPr>
          <w:rStyle w:val="FootnoteReference"/>
          <w:rFonts w:ascii="Times New Roman" w:hAnsi="Times New Roman" w:cs="Times New Roman"/>
          <w:lang w:val="en-GB" w:eastAsia="en-GB"/>
        </w:rPr>
        <w:footnoteReference w:id="60"/>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 for all other 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Food Balance Sheets (FBS) are defined in terms of primary equivalents and follow an </w:t>
      </w:r>
      <w:r w:rsidRPr="00401F1C">
        <w:rPr>
          <w:rFonts w:ascii="Times New Roman" w:hAnsi="Times New Roman" w:cs="Times New Roman"/>
          <w:i/>
          <w:lang w:val="en-GB"/>
        </w:rPr>
        <w:t>ad hoc</w:t>
      </w:r>
      <w:r w:rsidRPr="00401F1C">
        <w:rPr>
          <w:rFonts w:ascii="Times New Roman" w:hAnsi="Times New Roman" w:cs="Times New Roman"/>
          <w:lang w:val="en-GB"/>
        </w:rPr>
        <w:t xml:space="preserve"> codification as in the old system.</w:t>
      </w:r>
    </w:p>
    <w:p w:rsidR="00401F1C" w:rsidRDefault="00401F1C"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 xml:space="preserve">The change in the classification </w:t>
      </w:r>
      <w:r>
        <w:rPr>
          <w:rFonts w:ascii="Times New Roman" w:hAnsi="Times New Roman" w:cs="Times New Roman"/>
          <w:lang w:val="en-GB" w:eastAsia="en-GB"/>
        </w:rPr>
        <w:t>system</w:t>
      </w:r>
      <w:r w:rsidRPr="00B70CD7">
        <w:rPr>
          <w:rFonts w:ascii="Times New Roman" w:hAnsi="Times New Roman" w:cs="Times New Roman"/>
          <w:lang w:val="en-GB" w:eastAsia="en-GB"/>
        </w:rPr>
        <w:t xml:space="preserve"> </w:t>
      </w:r>
      <w:r>
        <w:rPr>
          <w:rFonts w:ascii="Times New Roman" w:hAnsi="Times New Roman" w:cs="Times New Roman"/>
          <w:lang w:val="en-GB" w:eastAsia="en-GB"/>
        </w:rPr>
        <w:t>was</w:t>
      </w:r>
      <w:r w:rsidRPr="00B70CD7">
        <w:rPr>
          <w:rFonts w:ascii="Times New Roman" w:hAnsi="Times New Roman" w:cs="Times New Roman"/>
          <w:lang w:val="en-GB" w:eastAsia="en-GB"/>
        </w:rPr>
        <w:t xml:space="preserve"> a challenging process </w:t>
      </w:r>
      <w:r>
        <w:rPr>
          <w:rFonts w:ascii="Times New Roman" w:hAnsi="Times New Roman" w:cs="Times New Roman"/>
          <w:lang w:val="en-GB" w:eastAsia="en-GB"/>
        </w:rPr>
        <w:t>that required</w:t>
      </w:r>
      <w:r w:rsidRPr="00B70CD7">
        <w:rPr>
          <w:rFonts w:ascii="Times New Roman" w:hAnsi="Times New Roman" w:cs="Times New Roman"/>
          <w:lang w:val="en-GB" w:eastAsia="en-GB"/>
        </w:rPr>
        <w:t xml:space="preserve"> significant resources and a major collaboration effort amongst Divisions in FAO and with other International Organizations.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armonized System</w:t>
      </w:r>
      <w:r>
        <w:rPr>
          <w:rStyle w:val="FootnoteReference"/>
          <w:rFonts w:ascii="Times New Roman" w:hAnsi="Times New Roman" w:cs="Times New Roman"/>
          <w:lang w:val="en-GB"/>
        </w:rPr>
        <w:footnoteReference w:id="61"/>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Pr>
          <w:rFonts w:ascii="Times New Roman" w:hAnsi="Times New Roman" w:cs="Times New Roman"/>
          <w:lang w:val="en-GB"/>
        </w:rPr>
        <w:t xml:space="preserve">it </w:t>
      </w:r>
      <w:r w:rsidRPr="007837F2">
        <w:rPr>
          <w:rFonts w:ascii="Times New Roman" w:hAnsi="Times New Roman" w:cs="Times New Roman"/>
          <w:lang w:val="en-GB"/>
        </w:rPr>
        <w:t>is the trade nomenclature most widely used 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00401F1C">
        <w:rPr>
          <w:rFonts w:ascii="Times New Roman" w:hAnsi="Times New Roman" w:cs="Times New Roman"/>
          <w:lang w:val="en-GB"/>
        </w:rPr>
        <w:t xml:space="preserve"> It comprises about 5,000 commodity groups identified by a 6-digit code</w:t>
      </w:r>
      <w:r>
        <w:rPr>
          <w:rFonts w:ascii="Times New Roman" w:hAnsi="Times New Roman" w:cs="Times New Roman"/>
          <w:lang w:val="en-GB"/>
        </w:rPr>
        <w:t>, binding for contracting parties. Countries can also expand their national HS</w:t>
      </w:r>
      <w:r w:rsidRPr="00401F1C">
        <w:rPr>
          <w:rFonts w:ascii="Times New Roman" w:hAnsi="Times New Roman" w:cs="Times New Roman"/>
          <w:lang w:val="en-GB"/>
        </w:rPr>
        <w:t xml:space="preserve"> </w:t>
      </w:r>
      <w:r>
        <w:rPr>
          <w:rFonts w:ascii="Times New Roman" w:hAnsi="Times New Roman" w:cs="Times New Roman"/>
          <w:lang w:val="en-GB"/>
        </w:rPr>
        <w:t>creating additional sub-headings at the lower level (generally 8, 10,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The</w:t>
      </w:r>
      <w:r>
        <w:rPr>
          <w:rFonts w:ascii="Times New Roman" w:hAnsi="Times New Roman" w:cs="Times New Roman"/>
          <w:lang w:val="en-GB"/>
        </w:rPr>
        <w:t xml:space="preserve"> maintenance</w:t>
      </w:r>
      <w:r w:rsidRPr="00970C09">
        <w:rPr>
          <w:rFonts w:ascii="Times New Roman" w:hAnsi="Times New Roman" w:cs="Times New Roman"/>
          <w:lang w:val="en-GB"/>
        </w:rPr>
        <w:t xml:space="preserve"> of the HS includes measures to secure uniform interpretation of the HS and its periodic updating in light of 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The WCO manages this process through the Harmonized System 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401F1C" w:rsidP="00C500F7">
      <w:pPr>
        <w:tabs>
          <w:tab w:val="left" w:pos="703"/>
        </w:tabs>
        <w:jc w:val="both"/>
        <w:rPr>
          <w:rFonts w:ascii="Times New Roman" w:hAnsi="Times New Roman" w:cs="Times New Roman"/>
          <w:lang w:val="en-GB"/>
        </w:rPr>
      </w:pPr>
      <w:r w:rsidRPr="00970C09">
        <w:rPr>
          <w:rFonts w:ascii="Times New Roman" w:hAnsi="Times New Roman" w:cs="Times New Roman"/>
          <w:lang w:val="en-GB"/>
        </w:rPr>
        <w:t>The Central Product Classification is developed and maintained by the United Nations Statistics Division (UNSD).</w:t>
      </w:r>
      <w:r>
        <w:rPr>
          <w:rFonts w:ascii="Times New Roman" w:hAnsi="Times New Roman" w:cs="Times New Roman"/>
          <w:lang w:val="en-GB"/>
        </w:rPr>
        <w:t xml:space="preserve"> It</w:t>
      </w:r>
      <w:r w:rsidRPr="00401F1C">
        <w:rPr>
          <w:rFonts w:ascii="Times New Roman" w:hAnsi="Times New Roman" w:cs="Times New Roman"/>
          <w:lang w:val="en-GB"/>
        </w:rPr>
        <w:t xml:space="preserve"> is a comprehensive classification of products</w:t>
      </w:r>
      <w:r w:rsidRPr="00401F1C">
        <w:rPr>
          <w:rStyle w:val="FootnoteReference"/>
          <w:rFonts w:ascii="Times New Roman" w:hAnsi="Times New Roman" w:cs="Times New Roman"/>
          <w:i/>
          <w:lang w:val="en-GB"/>
        </w:rPr>
        <w:footnoteReference w:id="62"/>
      </w:r>
      <w:r w:rsidRPr="00401F1C">
        <w:rPr>
          <w:rFonts w:ascii="Times New Roman" w:hAnsi="Times New Roman" w:cs="Times New Roman"/>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401F1C" w:rsidRPr="00401F1C" w:rsidRDefault="00401F1C" w:rsidP="00C500F7">
      <w:pPr>
        <w:jc w:val="both"/>
        <w:rPr>
          <w:rFonts w:ascii="Times New Roman" w:hAnsi="Times New Roman" w:cs="Times New Roman"/>
          <w:lang w:val="en-GB"/>
        </w:rPr>
      </w:pPr>
      <w:r w:rsidRPr="00401F1C">
        <w:rPr>
          <w:rFonts w:ascii="Times New Roman" w:hAnsi="Times New Roman" w:cs="Times New Roman"/>
          <w:lang w:val="en-GB"/>
        </w:rPr>
        <w:t>CPC is a general-scope classification, i.e. it covers products of all economic activities (not sector specific) but it can be customized for sector-specific applications. It is also a general-purpose classification, so that potential applications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Here are some of the benefits from using 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an international classification, constantly updated and reviewed by the Expert Group on International Classification (chaired by UNSD, participants are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 allows data comparability across statistical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aligns with ISIC and 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As it is highly aligned with HS, data conversion for SUA/FBS is improved compared to FCL (65% of the HS 2007-CPC Ver.2 correspondences are one-to-one or many-to-one vs. 35% in the case of HS-FCL, even higher alignment is between HS 2012 and CPC Ver.2.1), see (Figure 28).</w:t>
      </w:r>
    </w:p>
    <w:p w:rsidR="00EB7AF1" w:rsidRDefault="000B360D" w:rsidP="00C500F7">
      <w:pPr>
        <w:tabs>
          <w:tab w:val="left" w:pos="703"/>
        </w:tabs>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1085" cy="3378401"/>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68" w:name="_Toc430872528"/>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Pr>
          <w:rFonts w:asciiTheme="majorBidi" w:eastAsia="Times New Roman" w:hAnsiTheme="majorBidi" w:cstheme="majorBidi"/>
          <w:noProof/>
          <w:lang w:val="en-GB"/>
        </w:rPr>
        <w:t>8</w:t>
      </w:r>
      <w:r w:rsidR="00B80079"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Quality of links between HS – FCL</w:t>
      </w:r>
      <w:r w:rsidR="00DD47B4">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(shaded)  and HS - CPC</w:t>
      </w:r>
      <w:bookmarkEnd w:id="568"/>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FootnoteReference"/>
          <w:rFonts w:asciiTheme="majorBidi" w:eastAsia="Times New Roman" w:hAnsiTheme="majorBidi" w:cstheme="majorBidi"/>
          <w:lang w:val="en-GB"/>
        </w:rPr>
        <w:footnoteReference w:id="63"/>
      </w:r>
      <w:r w:rsidRPr="00F31509">
        <w:rPr>
          <w:rFonts w:asciiTheme="majorBidi" w:eastAsia="Times New Roman" w:hAnsiTheme="majorBidi" w:cstheme="majorBidi"/>
          <w:lang w:val="en-GB"/>
        </w:rPr>
        <w:t>is complemented with an official annex developed by FAO to meet the needs of agricultural statistics; such structure is called “</w:t>
      </w:r>
      <w:r w:rsidRPr="00F31509">
        <w:rPr>
          <w:rFonts w:asciiTheme="majorBidi" w:eastAsia="Times New Roman" w:hAnsiTheme="majorBidi" w:cstheme="majorBidi"/>
          <w:i/>
          <w:iCs/>
          <w:lang w:val="en-GB"/>
        </w:rPr>
        <w:t>CPC expanded for agricultural statistics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lastRenderedPageBreak/>
        <w:t>CPC expanded provides additional detail on agricultural commodities (primary products) and is obtained adding one level (two digits) at the lower of the standard CPC</w:t>
      </w:r>
      <w:r w:rsidR="000B360D" w:rsidRPr="00F31509">
        <w:rPr>
          <w:rStyle w:val="FootnoteReference"/>
          <w:rFonts w:asciiTheme="majorBidi" w:eastAsia="Times New Roman" w:hAnsiTheme="majorBidi" w:cstheme="majorBidi"/>
          <w:lang w:val="en-GB"/>
        </w:rPr>
        <w:footnoteReference w:id="64"/>
      </w:r>
      <w:r w:rsidRPr="00F31509">
        <w:rPr>
          <w:rFonts w:asciiTheme="majorBidi" w:eastAsia="Times New Roman" w:hAnsiTheme="majorBidi" w:cstheme="majorBidi"/>
          <w:lang w:val="en-GB"/>
        </w:rPr>
        <w:t xml:space="preserve"> (Figure 29). </w:t>
      </w:r>
    </w:p>
    <w:p w:rsidR="483DA69D"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275" cy="1866900"/>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69" w:name="_Toc430872529"/>
      <w:r w:rsidRPr="00F31509">
        <w:rPr>
          <w:rFonts w:asciiTheme="majorBidi" w:eastAsia="Times New Roman" w:hAnsiTheme="majorBidi" w:cstheme="majorBidi"/>
          <w:lang w:val="en-GB"/>
        </w:rPr>
        <w:t xml:space="preserve">Figure </w:t>
      </w:r>
      <w:r w:rsidR="00B8007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B80079"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sidR="00B80079" w:rsidRPr="00F31509">
        <w:rPr>
          <w:rFonts w:asciiTheme="majorBidi" w:hAnsiTheme="majorBidi" w:cstheme="majorBidi"/>
          <w:lang w:val="en-GB"/>
        </w:rPr>
        <w:fldChar w:fldCharType="end"/>
      </w:r>
      <w:r>
        <w:rPr>
          <w:rFonts w:asciiTheme="majorBidi" w:hAnsiTheme="majorBidi" w:cstheme="majorBidi"/>
          <w:lang w:val="en-GB"/>
        </w:rPr>
        <w:t>9</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CPC expanded code for “Mixed grain” (0103 in FCL)</w:t>
      </w:r>
      <w:bookmarkEnd w:id="569"/>
    </w:p>
    <w:p w:rsidR="00A74724" w:rsidRDefault="00A74724" w:rsidP="00C4334D">
      <w:pPr>
        <w:pStyle w:val="Heading2"/>
      </w:pPr>
    </w:p>
    <w:p w:rsidR="00EB7AF1" w:rsidRPr="00F31509" w:rsidRDefault="60226960" w:rsidP="00C4334D">
      <w:pPr>
        <w:pStyle w:val="Heading2"/>
      </w:pPr>
      <w:r w:rsidRPr="00F31509">
        <w:t>CPC implementation in the production and trade domains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Trade data in ESS are not collected through a questionnaire: countries used to send to ESS their full trade files while now data are</w:t>
      </w:r>
      <w:r w:rsidR="00A74724">
        <w:rPr>
          <w:rFonts w:asciiTheme="majorBidi" w:eastAsia="Times New Roman" w:hAnsiTheme="majorBidi" w:cstheme="majorBidi"/>
          <w:lang w:val="en-GB"/>
        </w:rPr>
        <w:t xml:space="preserve"> mainly</w:t>
      </w:r>
      <w:r w:rsidRPr="00F31509">
        <w:rPr>
          <w:rFonts w:asciiTheme="majorBidi" w:eastAsia="Times New Roman" w:hAnsiTheme="majorBidi" w:cstheme="majorBidi"/>
          <w:lang w:val="en-GB"/>
        </w:rPr>
        <w:t xml:space="preserv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 prerequisite for the implementation of CPC in the new system was to increase detail on agriculture, forest and fishery products in CPC. To this end, over the past ten years</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contributed significantly to CPC ver.2 and ver.2.1 together with UNSD and the Expert Group on International Classifications. </w:t>
      </w:r>
    </w:p>
    <w:p w:rsidR="00EB7AF1" w:rsidRPr="00F31509" w:rsidRDefault="483DA69D"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planned to be used for future data collection and to be applied to old time-series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in order to allow data comparability over time and 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One-to-one</w:t>
      </w:r>
      <w:r w:rsidRPr="00F31509">
        <w:rPr>
          <w:rFonts w:asciiTheme="majorBidi" w:eastAsia="Times New Roman" w:hAnsiTheme="majorBidi" w:cstheme="majorBidi"/>
        </w:rPr>
        <w:t xml:space="preserve"> cases are resolved quite easily as old data are transferred to the new classification assigning codes and definitions according to the new classification while data remain the same (“key method”</w:t>
      </w:r>
      <w:r w:rsidR="000B360D" w:rsidRPr="00F31509">
        <w:rPr>
          <w:rStyle w:val="FootnoteReference"/>
          <w:rFonts w:asciiTheme="majorBidi" w:eastAsia="Times New Roman" w:hAnsiTheme="majorBidi" w:cstheme="majorBidi"/>
        </w:rPr>
        <w:footnoteReference w:id="65"/>
      </w:r>
      <w:r w:rsidRPr="00F31509">
        <w:rPr>
          <w:rFonts w:asciiTheme="majorBidi" w:eastAsia="Times New Roman" w:hAnsiTheme="majorBidi" w:cstheme="majorBidi"/>
        </w:rPr>
        <w:t xml:space="preserve">).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Also for </w:t>
      </w:r>
      <w:r w:rsidRPr="00F31509">
        <w:rPr>
          <w:rFonts w:asciiTheme="majorBidi" w:eastAsia="Times New Roman" w:hAnsiTheme="majorBidi" w:cstheme="majorBidi"/>
          <w:b/>
          <w:bCs/>
        </w:rPr>
        <w:t>many-to-one</w:t>
      </w:r>
      <w:r w:rsidRPr="00F31509">
        <w:rPr>
          <w:rFonts w:asciiTheme="majorBidi" w:eastAsia="Times New Roman" w:hAnsiTheme="majorBidi" w:cstheme="majorBidi"/>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for one-to-many and many-to-many types of links. In these cases data are converted based on statisticians’ best judgment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have not been calculated, given the lack of information in both formats for at least one year, therefore </w:t>
      </w:r>
      <w:r w:rsidRPr="00A74724">
        <w:rPr>
          <w:rFonts w:asciiTheme="majorBidi" w:eastAsia="Times New Roman" w:hAnsiTheme="majorBidi" w:cstheme="majorBidi"/>
          <w:lang w:val="en-GB"/>
        </w:rPr>
        <w:t>there is a risk to</w:t>
      </w:r>
      <w:r w:rsidRPr="00F31509">
        <w:rPr>
          <w:rFonts w:asciiTheme="majorBidi" w:eastAsia="Times New Roman" w:hAnsiTheme="majorBidi" w:cstheme="majorBidi"/>
          <w:lang w:val="en-GB"/>
        </w:rPr>
        <w:t xml:space="preserve"> threaten data quality in the conversion. Conversion keys used are 1 and 0 exclusively:</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One-to-many</w:t>
      </w:r>
      <w:r w:rsidRPr="00F31509">
        <w:rPr>
          <w:rFonts w:asciiTheme="majorBidi" w:eastAsia="Times New Roman" w:hAnsiTheme="majorBidi" w:cstheme="majorBidi"/>
        </w:rPr>
        <w:t xml:space="preserve"> relations between FCL and CPC are managed identifying the dominant correlation based on statistician’s best judgement and assigning the conversion key “1” accordingly.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Pr="00F31509">
        <w:rPr>
          <w:rFonts w:asciiTheme="majorBidi" w:eastAsia="Times New Roman" w:hAnsiTheme="majorBidi" w:cstheme="majorBidi"/>
          <w:b/>
          <w:bCs/>
        </w:rPr>
        <w:t>many-to-many</w:t>
      </w:r>
      <w:r w:rsidRPr="00F31509">
        <w:rPr>
          <w:rFonts w:asciiTheme="majorBidi" w:eastAsia="Times New Roman" w:hAnsiTheme="majorBidi" w:cstheme="majorBidi"/>
        </w:rPr>
        <w:t xml:space="preserve"> cases, which represent a minority in the FCL-CPC correlations, the target classification is modified and aligned to the source one.</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Details and examples are provided in Appendix 1.</w:t>
      </w:r>
    </w:p>
    <w:p w:rsidR="00A74724" w:rsidRDefault="00A74724" w:rsidP="00C4334D">
      <w:pPr>
        <w:pStyle w:val="Heading2"/>
      </w:pPr>
    </w:p>
    <w:p w:rsidR="00EB7AF1" w:rsidRPr="00F31509" w:rsidRDefault="60226960" w:rsidP="00C4334D">
      <w:pPr>
        <w:pStyle w:val="Heading2"/>
      </w:pPr>
      <w:r w:rsidRPr="00F31509">
        <w:t>CPC implementation for SUA and FBS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compilation of SUA and FBS is based on commodity trees.  What is called a “commodity tree” in FAO should not be confused with a classification tree or “hierarchy”.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commodity tree</w:t>
      </w:r>
      <w:r w:rsidRPr="00F31509">
        <w:rPr>
          <w:rFonts w:asciiTheme="majorBidi" w:eastAsia="Times New Roman" w:hAnsiTheme="majorBidi" w:cstheme="majorBidi"/>
          <w:lang w:val="en-GB"/>
        </w:rPr>
        <w:t xml:space="preserve"> (CT) is a “</w:t>
      </w:r>
      <w:r w:rsidRPr="00F31509">
        <w:rPr>
          <w:rFonts w:asciiTheme="majorBidi" w:eastAsia="Times New Roman" w:hAnsiTheme="majorBidi" w:cstheme="majorBidi"/>
          <w:i/>
          <w:iCs/>
          <w:lang w:val="en-GB"/>
        </w:rPr>
        <w:t>symbolic representation of the flow from a primary commodity to various processed products derived from it, together with the conversion factors from one commodity to another</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6"/>
      </w:r>
      <w:r w:rsidRPr="00F31509">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statistical classification</w:t>
      </w:r>
      <w:r w:rsidRPr="00F31509">
        <w:rPr>
          <w:rFonts w:asciiTheme="majorBidi" w:eastAsia="Times New Roman" w:hAnsiTheme="majorBidi" w:cstheme="majorBidi"/>
          <w:lang w:val="en-GB"/>
        </w:rPr>
        <w:t xml:space="preserve"> is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w:t>
      </w:r>
      <w:r w:rsidRPr="00F31509">
        <w:rPr>
          <w:rFonts w:asciiTheme="majorBidi" w:eastAsia="Times New Roman" w:hAnsiTheme="majorBidi" w:cstheme="majorBidi"/>
          <w:i/>
          <w:iCs/>
          <w:lang w:val="en-GB"/>
        </w:rPr>
        <w:t xml:space="preserve">a set of categories which may be assigned to one or more variables” </w:t>
      </w:r>
      <w:r w:rsidRPr="00F31509">
        <w:rPr>
          <w:rFonts w:asciiTheme="majorBidi" w:eastAsia="Times New Roman" w:hAnsiTheme="majorBidi" w:cstheme="majorBidi"/>
          <w:lang w:val="en-GB"/>
        </w:rPr>
        <w:t xml:space="preserve">where “the </w:t>
      </w:r>
      <w:r w:rsidRPr="00F31509">
        <w:rPr>
          <w:rFonts w:asciiTheme="majorBidi" w:eastAsia="Times New Roman" w:hAnsiTheme="majorBidi" w:cstheme="majorBidi"/>
          <w: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7"/>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(Figure 30</w:t>
      </w:r>
      <w:r w:rsidRPr="00F31509">
        <w:rPr>
          <w:rFonts w:asciiTheme="majorBidi" w:eastAsia="Times New Roman" w:hAnsiTheme="majorBidi" w:cstheme="majorBidi"/>
          <w:lang w:val="en-GB"/>
        </w:rPr>
        <w:t>). It is the commodity tree that sets the links amongst commodities listed in FCL through the application of extraction rates. Extraction rates “</w:t>
      </w:r>
      <w:r w:rsidRPr="00F31509">
        <w:rPr>
          <w:rFonts w:asciiTheme="majorBidi" w:eastAsia="Times New Roman" w:hAnsiTheme="majorBidi" w:cstheme="majorBidi"/>
          <w:i/>
          <w:iCs/>
          <w:lang w:val="en-GB"/>
        </w:rPr>
        <w:t>indicate, in percentage terms, the amount of the processed product concerned obtained from the processing of the parent/originating product, in most cases a primary products</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8"/>
      </w:r>
      <w:r w:rsidRPr="00F31509">
        <w:rPr>
          <w:rFonts w:asciiTheme="majorBidi" w:eastAsia="Times New Roman" w:hAnsiTheme="majorBidi" w:cstheme="majorBidi"/>
          <w:lang w:val="en-GB"/>
        </w:rPr>
        <w:t xml:space="preserve"> (Figure </w:t>
      </w:r>
      <w:r w:rsidR="00FC6477">
        <w:rPr>
          <w:rFonts w:asciiTheme="majorBidi" w:eastAsia="Times New Roman" w:hAnsiTheme="majorBidi" w:cstheme="majorBidi"/>
          <w:lang w:val="en-GB"/>
        </w:rPr>
        <w:t>31</w:t>
      </w:r>
      <w:r w:rsidRPr="00F31509">
        <w:rPr>
          <w:rFonts w:asciiTheme="majorBidi" w:eastAsia="Times New Roman" w:hAnsiTheme="majorBidi" w:cstheme="majorBidi"/>
          <w:lang w:val="en-GB"/>
        </w:rPr>
        <w:t xml:space="preserve">). </w:t>
      </w:r>
    </w:p>
    <w:p w:rsidR="00D84045" w:rsidRDefault="00B80079" w:rsidP="00C500F7">
      <w:pPr>
        <w:tabs>
          <w:tab w:val="left" w:pos="703"/>
        </w:tabs>
        <w:jc w:val="both"/>
        <w:rPr>
          <w:rFonts w:asciiTheme="majorBidi" w:eastAsia="Times New Roman" w:hAnsiTheme="majorBidi" w:cstheme="majorBidi"/>
          <w:b/>
          <w:bCs/>
          <w:i/>
          <w:iCs/>
          <w:lang w:val="en-GB"/>
        </w:rPr>
      </w:pPr>
      <w:r w:rsidRPr="00B80079">
        <w:rPr>
          <w:rFonts w:ascii="Times New Roman" w:hAnsi="Times New Roman" w:cs="Times New Roman"/>
          <w:noProof/>
          <w:lang w:eastAsia="zh-CN"/>
        </w:rPr>
        <w:pict>
          <v:shape id="Text Box 19" o:spid="_x0000_s1031" type="#_x0000_t202" style="position:absolute;left:0;text-align:left;margin-left:5.5pt;margin-top:2.15pt;width:181.5pt;height:86.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" fillcolor="#ededed" strokecolor="black [3040]">
            <v:fill color2="#bcbcbc" rotate="t" colors="0 #ededed;42598f #d0d0d0;1 #bcbcbc" focus="100%" type="gradient"/>
            <v:shadow on="t" opacity="24903f" origin=",.5" offset="0,.55556mm"/>
            <v:textbox>
              <w:txbxContent>
                <w:p w:rsidR="00C4334D" w:rsidRPr="00EA02F5" w:rsidRDefault="00C4334D" w:rsidP="00D84045">
                  <w:pPr>
                    <w:spacing w:after="0"/>
                    <w:rPr>
                      <w:rFonts w:ascii="Calibri" w:hAnsi="Calibri"/>
                      <w:b/>
                      <w:sz w:val="20"/>
                      <w:lang w:val="en-GB"/>
                    </w:rPr>
                  </w:pPr>
                  <w:r w:rsidRPr="00EA02F5">
                    <w:rPr>
                      <w:rFonts w:ascii="Calibri" w:hAnsi="Calibri"/>
                      <w:b/>
                      <w:sz w:val="20"/>
                      <w:lang w:val="en-GB"/>
                    </w:rPr>
                    <w:t>Group 1: Cereals</w:t>
                  </w:r>
                </w:p>
                <w:p w:rsidR="00C4334D" w:rsidRPr="00EA02F5" w:rsidRDefault="00C4334D" w:rsidP="00D84045">
                  <w:pPr>
                    <w:spacing w:after="0"/>
                    <w:rPr>
                      <w:rFonts w:ascii="Calibri" w:hAnsi="Calibri"/>
                      <w:sz w:val="20"/>
                      <w:lang w:val="en-GB"/>
                    </w:rPr>
                  </w:pPr>
                  <w:r w:rsidRPr="00EA02F5">
                    <w:rPr>
                      <w:rFonts w:ascii="Calibri" w:hAnsi="Calibri"/>
                      <w:sz w:val="20"/>
                      <w:lang w:val="en-GB"/>
                    </w:rPr>
                    <w:t>0070 MILLET</w:t>
                  </w:r>
                </w:p>
                <w:p w:rsidR="00C4334D" w:rsidRPr="00EA02F5" w:rsidRDefault="00C4334D" w:rsidP="00D84045">
                  <w:pPr>
                    <w:spacing w:after="0"/>
                    <w:rPr>
                      <w:rFonts w:ascii="Calibri" w:hAnsi="Calibri"/>
                      <w:sz w:val="20"/>
                      <w:lang w:val="en-GB"/>
                    </w:rPr>
                  </w:pPr>
                  <w:r w:rsidRPr="00EA02F5">
                    <w:rPr>
                      <w:rFonts w:ascii="Calibri" w:hAnsi="Calibri"/>
                      <w:sz w:val="20"/>
                      <w:lang w:val="en-GB"/>
                    </w:rPr>
                    <w:t>0080 Flour of millet</w:t>
                  </w:r>
                </w:p>
                <w:p w:rsidR="00C4334D" w:rsidRPr="00EA02F5" w:rsidRDefault="00C4334D" w:rsidP="00D84045">
                  <w:pPr>
                    <w:spacing w:after="0"/>
                    <w:rPr>
                      <w:rFonts w:ascii="Calibri" w:hAnsi="Calibri"/>
                      <w:sz w:val="20"/>
                      <w:lang w:val="en-GB"/>
                    </w:rPr>
                  </w:pPr>
                  <w:r w:rsidRPr="00EA02F5">
                    <w:rPr>
                      <w:rFonts w:ascii="Calibri" w:hAnsi="Calibri"/>
                      <w:sz w:val="20"/>
                      <w:lang w:val="en-GB"/>
                    </w:rPr>
                    <w:t>0081 Bran of millet</w:t>
                  </w:r>
                </w:p>
                <w:p w:rsidR="00C4334D" w:rsidRPr="00EA02F5" w:rsidRDefault="00C4334D" w:rsidP="00D84045">
                  <w:pPr>
                    <w:spacing w:after="0"/>
                    <w:rPr>
                      <w:rFonts w:ascii="Calibri" w:hAnsi="Calibri"/>
                      <w:sz w:val="20"/>
                      <w:lang w:val="en-GB"/>
                    </w:rPr>
                  </w:pPr>
                  <w:r w:rsidRPr="00EA02F5">
                    <w:rPr>
                      <w:rFonts w:ascii="Calibri" w:hAnsi="Calibri"/>
                      <w:sz w:val="20"/>
                      <w:lang w:val="en-GB"/>
                    </w:rPr>
                    <w:t>0082 Beer of millet</w:t>
                  </w:r>
                </w:p>
                <w:p w:rsidR="00C4334D" w:rsidRPr="00EA02F5" w:rsidRDefault="00C4334D"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Pr="00F31509" w:rsidRDefault="004F7A80" w:rsidP="004F7A80">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eastAsia="Times New Roman" w:hAnsiTheme="majorBidi" w:cstheme="majorBidi"/>
          <w:lang w:val="en-GB"/>
        </w:rPr>
        <w:t>30: Classification of millet and its derived products in FCL</w:t>
      </w:r>
    </w:p>
    <w:p w:rsidR="004F7A80" w:rsidRDefault="004F7A80" w:rsidP="000C4D1A">
      <w:pPr>
        <w:pStyle w:val="Caption"/>
        <w:jc w:val="both"/>
        <w:rPr>
          <w:rFonts w:asciiTheme="majorBidi" w:eastAsia="Times New Roman" w:hAnsiTheme="majorBidi" w:cstheme="majorBidi"/>
          <w:lang w:val="en-GB"/>
        </w:rPr>
      </w:pPr>
    </w:p>
    <w:p w:rsidR="004F7A80" w:rsidRDefault="004F7A80" w:rsidP="000C4D1A">
      <w:pPr>
        <w:pStyle w:val="Caption"/>
        <w:jc w:val="both"/>
        <w:rPr>
          <w:rFonts w:asciiTheme="majorBidi" w:eastAsia="Times New Roman" w:hAnsiTheme="majorBidi" w:cstheme="majorBidi"/>
          <w:lang w:val="en-GB"/>
        </w:rPr>
      </w:pPr>
    </w:p>
    <w:p w:rsidR="00EB7AF1"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95972" cy="1911821"/>
                    </a:xfrm>
                    <a:prstGeom prst="rect">
                      <a:avLst/>
                    </a:prstGeom>
                    <a:noFill/>
                    <a:ln>
                      <a:noFill/>
                    </a:ln>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31</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(a simple example as it only includes 1st level processed products)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As long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Therefore in CT the key is the </w:t>
      </w:r>
      <w:r w:rsidRPr="00F31509">
        <w:rPr>
          <w:rFonts w:asciiTheme="majorBidi" w:eastAsia="Times New Roman" w:hAnsiTheme="majorBidi" w:cstheme="majorBidi"/>
          <w:i/>
          <w:iCs/>
          <w:lang w:val="en-GB"/>
        </w:rPr>
        <w:t>relation</w:t>
      </w:r>
      <w:r w:rsidRPr="00F31509">
        <w:rPr>
          <w:rFonts w:asciiTheme="majorBidi" w:eastAsia="Times New Roman" w:hAnsiTheme="majorBidi" w:cstheme="majorBidi"/>
          <w:lang w:val="en-GB"/>
        </w:rPr>
        <w:t xml:space="preserve"> set amongst commodities (Figure 32) while commodities are listed in the reference product classification (Figure 33). This approach based on commodity trees will be maintained in the new system. The innovation is that SUA are expressed in CPC expanded, in place of the FCL. However, commodities in FBS, defined in terms of primary equivalents, will continue follow the </w:t>
      </w:r>
      <w:r w:rsidRPr="00F31509">
        <w:rPr>
          <w:rFonts w:asciiTheme="majorBidi" w:eastAsia="Times New Roman" w:hAnsiTheme="majorBidi" w:cstheme="majorBidi"/>
          <w:i/>
          <w:iCs/>
          <w:lang w:val="en-GB"/>
        </w:rPr>
        <w:t>ad hoc</w:t>
      </w:r>
      <w:r w:rsidRPr="00F31509">
        <w:rPr>
          <w:rFonts w:asciiTheme="majorBidi" w:eastAsia="Times New Roman" w:hAnsiTheme="majorBidi" w:cstheme="majorBidi"/>
          <w:lang w:val="en-GB"/>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The classification scheme used in the new system is summarized in Figure 34.</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B360D" w:rsidRPr="00F31509">
        <w:rPr>
          <w:rFonts w:asciiTheme="majorBidi" w:hAnsiTheme="majorBidi" w:cstheme="majorBidi"/>
          <w:noProof/>
          <w:lang w:eastAsia="en-US"/>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1085" cy="2016369"/>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32</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in CPC</w:t>
      </w:r>
    </w:p>
    <w:p w:rsidR="00A74724" w:rsidRDefault="00A74724" w:rsidP="00A74724">
      <w:pPr>
        <w:tabs>
          <w:tab w:val="left" w:pos="703"/>
        </w:tabs>
        <w:jc w:val="both"/>
        <w:rPr>
          <w:rFonts w:asciiTheme="majorBidi" w:eastAsia="Book Antiqua" w:hAnsiTheme="majorBidi" w:cstheme="majorBidi"/>
          <w:lang w:val="en-GB"/>
        </w:rPr>
      </w:pPr>
    </w:p>
    <w:p w:rsidR="00B406F4" w:rsidRPr="004F7A80" w:rsidRDefault="00B80079" w:rsidP="004F7A80">
      <w:pPr>
        <w:tabs>
          <w:tab w:val="left" w:pos="703"/>
        </w:tabs>
        <w:jc w:val="both"/>
        <w:rPr>
          <w:rFonts w:ascii="Times New Roman" w:hAnsi="Times New Roman" w:cs="Times New Roman"/>
          <w:i/>
        </w:rPr>
      </w:pPr>
      <w:r>
        <w:rPr>
          <w:rFonts w:ascii="Times New Roman" w:hAnsi="Times New Roman" w:cs="Times New Roman"/>
          <w:i/>
          <w:noProof/>
          <w:lang w:eastAsia="zh-CN"/>
        </w:rPr>
        <w:lastRenderedPageBreak/>
        <w:pict>
          <v:shape id="Text Box 21" o:spid="_x0000_s1032" type="#_x0000_t202" style="position:absolute;left:0;text-align:left;margin-left:-10.95pt;margin-top:-3.85pt;width:445.15pt;height:301.8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" fillcolor="#ededed" strokecolor="black [3040]">
            <v:fill color2="#bcbcbc" rotate="t" colors="0 #ededed;42598f #d0d0d0;1 #bcbcbc" focus="100%" type="gradient"/>
            <v:shadow on="t" opacity="24903f" origin=",.5" offset="0,.55556mm"/>
            <v:textbox>
              <w:txbxContent>
                <w:p w:rsidR="00C4334D" w:rsidRPr="0095201C" w:rsidRDefault="00C4334D"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Group 011: Cerals</w:t>
                  </w:r>
                </w:p>
                <w:p w:rsidR="00C4334D" w:rsidRPr="0095201C" w:rsidRDefault="00C4334D"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C4334D" w:rsidRPr="0095201C" w:rsidRDefault="00C4334D"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Division 24: Beverages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C4334D" w:rsidRPr="0095201C" w:rsidRDefault="00C4334D"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C4334D" w:rsidRPr="0095201C" w:rsidRDefault="00C4334D"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C4334D" w:rsidRDefault="00C4334D" w:rsidP="006D7B99">
                  <w:pPr>
                    <w:spacing w:after="0"/>
                  </w:pPr>
                </w:p>
              </w:txbxContent>
            </v:textbox>
            <w10:wrap type="square"/>
          </v:shape>
        </w:pict>
      </w:r>
      <w:r w:rsidR="00B406F4" w:rsidRPr="004F7A80">
        <w:rPr>
          <w:rFonts w:asciiTheme="majorBidi" w:eastAsia="Times New Roman" w:hAnsiTheme="majorBidi" w:cstheme="majorBidi"/>
          <w:i/>
          <w:lang w:val="en-GB"/>
        </w:rPr>
        <w:t xml:space="preserve">Figure </w:t>
      </w:r>
      <w:r w:rsidR="00B406F4" w:rsidRPr="004F7A80">
        <w:rPr>
          <w:rFonts w:asciiTheme="majorBidi" w:hAnsiTheme="majorBidi" w:cstheme="majorBidi"/>
          <w:i/>
          <w:lang w:val="en-GB"/>
        </w:rPr>
        <w:t>33</w:t>
      </w:r>
      <w:r w:rsidR="00B406F4" w:rsidRPr="004F7A80">
        <w:rPr>
          <w:rFonts w:asciiTheme="majorBidi" w:eastAsia="Times New Roman" w:hAnsiTheme="majorBidi" w:cstheme="majorBidi"/>
          <w:i/>
          <w:lang w:val="en-GB"/>
        </w:rPr>
        <w:t>: Classification of millet and its derived products in CPC; CPC hierarchy reflects the economic activity of origin</w:t>
      </w:r>
    </w:p>
    <w:p w:rsidR="0092387E" w:rsidRDefault="00B80079" w:rsidP="004D705D">
      <w:pPr>
        <w:jc w:val="center"/>
      </w:pPr>
      <w:r>
        <w:rPr>
          <w:noProof/>
          <w:lang w:eastAsia="zh-CN"/>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12" o:spid="_x0000_s1051" type="#_x0000_t102" style="position:absolute;left:0;text-align:left;margin-left:140.45pt;margin-top:73.05pt;width:28.35pt;height:33.7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" fillcolor="white [3201]" strokecolor="#95b3d7 [1940]" strokeweight="1pt">
            <v:fill color2="#b8cce4 [1300]" focus="100%" type="gradient"/>
            <v:shadow on="t" color="#243f60 [1604]" opacity=".5" offset="1pt"/>
          </v:shape>
        </w:pict>
      </w:r>
      <w:r>
        <w:rPr>
          <w:noProof/>
          <w:lang w:eastAsia="zh-CN"/>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18" o:spid="_x0000_s1050" type="#_x0000_t103" style="position:absolute;left:0;text-align:left;margin-left:252.8pt;margin-top:74.55pt;width:28.35pt;height:33.7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" fillcolor="white [3201]" strokecolor="#95b3d7 [1940]" strokeweight="1pt">
            <v:fill color2="#b8cce4 [1300]" focus="100%" type="gradient"/>
            <v:shadow on="t" color="#243f60 [1604]" opacity=".5" offset="1pt"/>
          </v:shape>
        </w:pict>
      </w:r>
      <w:r>
        <w:rPr>
          <w:noProof/>
          <w:lang w:eastAsia="zh-CN"/>
        </w:rPr>
        <w:pict>
          <v:roundrect id="Rounded Rectangle 113" o:spid="_x0000_s1033" style="position:absolute;left:0;text-align:left;margin-left:120.2pt;margin-top:108.3pt;width:183pt;height:50.25pt;z-index:2517248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" fillcolor="white [3201]" strokecolor="#666 [1936]" strokeweight="1pt">
            <v:fill color2="#999 [1296]" focus="100%" type="gradient"/>
            <v:shadow on="t" color="#7f7f7f [1601]" opacity=".5" offset="1pt"/>
            <v:textbox>
              <w:txbxContent>
                <w:p w:rsidR="00C4334D" w:rsidRPr="00B070B5" w:rsidRDefault="00C4334D" w:rsidP="0092387E">
                  <w:pPr>
                    <w:spacing w:after="120"/>
                    <w:jc w:val="center"/>
                    <w:rPr>
                      <w:rFonts w:asciiTheme="minorHAnsi" w:hAnsiTheme="minorHAnsi"/>
                      <w:sz w:val="20"/>
                      <w:szCs w:val="20"/>
                    </w:rPr>
                  </w:pPr>
                  <w:r w:rsidRPr="00B070B5">
                    <w:rPr>
                      <w:rFonts w:asciiTheme="minorHAnsi" w:hAnsiTheme="minorHAnsi"/>
                      <w:sz w:val="20"/>
                      <w:szCs w:val="20"/>
                    </w:rPr>
                    <w:t>SUA</w:t>
                  </w:r>
                </w:p>
                <w:p w:rsidR="00C4334D" w:rsidRPr="00B070B5" w:rsidRDefault="00C4334D"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r>
        <w:rPr>
          <w:noProof/>
          <w:lang w:eastAsia="zh-CN"/>
        </w:rPr>
        <w:pict>
          <v:roundrect id="Rounded Rectangle 115" o:spid="_x0000_s1034" style="position:absolute;left:0;text-align:left;margin-left:120.2pt;margin-top:195.15pt;width:183.1pt;height:49.95pt;z-index:2517258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" fillcolor="white [3201]" strokecolor="#666 [1936]" strokeweight="1pt">
            <v:fill color2="#999 [1296]" focus="100%" type="gradient"/>
            <v:shadow on="t" color="#7f7f7f [1601]" opacity=".5" offset="1pt"/>
            <v:textbox>
              <w:txbxContent>
                <w:p w:rsidR="00C4334D" w:rsidRPr="00B070B5" w:rsidRDefault="00C4334D" w:rsidP="0092387E">
                  <w:pPr>
                    <w:spacing w:after="120"/>
                    <w:jc w:val="center"/>
                    <w:rPr>
                      <w:rFonts w:asciiTheme="minorHAnsi" w:hAnsiTheme="minorHAnsi"/>
                      <w:sz w:val="20"/>
                      <w:szCs w:val="20"/>
                    </w:rPr>
                  </w:pPr>
                  <w:r w:rsidRPr="00B070B5">
                    <w:rPr>
                      <w:rFonts w:asciiTheme="minorHAnsi" w:hAnsiTheme="minorHAnsi"/>
                      <w:sz w:val="20"/>
                      <w:szCs w:val="20"/>
                    </w:rPr>
                    <w:t>FBS</w:t>
                  </w:r>
                </w:p>
                <w:p w:rsidR="00C4334D" w:rsidRPr="00B070B5" w:rsidRDefault="00C4334D" w:rsidP="0092387E">
                  <w:pPr>
                    <w:spacing w:after="120"/>
                    <w:jc w:val="center"/>
                    <w:rPr>
                      <w:rFonts w:asciiTheme="minorHAnsi" w:hAnsiTheme="minorHAnsi"/>
                      <w:b/>
                      <w:sz w:val="20"/>
                      <w:szCs w:val="20"/>
                    </w:rPr>
                  </w:pPr>
                  <w:r w:rsidRPr="00B070B5">
                    <w:rPr>
                      <w:rFonts w:asciiTheme="minorHAnsi" w:hAnsiTheme="minorHAnsi"/>
                      <w:b/>
                      <w:i/>
                      <w:sz w:val="20"/>
                      <w:szCs w:val="20"/>
                    </w:rPr>
                    <w:t xml:space="preserve">ad hoc </w:t>
                  </w:r>
                  <w:r w:rsidRPr="00B070B5">
                    <w:rPr>
                      <w:rFonts w:asciiTheme="minorHAnsi" w:hAnsiTheme="minorHAnsi"/>
                      <w:b/>
                      <w:sz w:val="20"/>
                      <w:szCs w:val="20"/>
                    </w:rPr>
                    <w:t>codification &amp; definitions</w:t>
                  </w:r>
                </w:p>
              </w:txbxContent>
            </v:textbox>
          </v:roundrect>
        </w:pict>
      </w:r>
      <w:r>
        <w:rPr>
          <w:noProof/>
          <w:lang w:eastAsia="zh-CN"/>
        </w:rPr>
        <w:pict>
          <v:roundrect id="Rounded Rectangle 116" o:spid="_x0000_s1035" style="position:absolute;left:0;text-align:left;margin-left:217.7pt;margin-top:12.75pt;width:85.05pt;height:62.25pt;z-index:2517278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" fillcolor="white [3201]" strokecolor="#666 [1936]" strokeweight="1pt">
            <v:fill color2="#999 [1296]" focus="100%" type="gradient"/>
            <v:shadow on="t" color="#7f7f7f [1601]" opacity=".5" offset="1pt"/>
            <v:textbox>
              <w:txbxContent>
                <w:p w:rsidR="00C4334D" w:rsidRPr="00B070B5" w:rsidRDefault="00C4334D" w:rsidP="0092387E">
                  <w:pPr>
                    <w:spacing w:after="120"/>
                    <w:jc w:val="center"/>
                    <w:rPr>
                      <w:rFonts w:asciiTheme="minorHAnsi" w:hAnsiTheme="minorHAnsi"/>
                      <w:sz w:val="20"/>
                      <w:szCs w:val="20"/>
                    </w:rPr>
                  </w:pPr>
                  <w:r w:rsidRPr="00B070B5">
                    <w:rPr>
                      <w:rFonts w:asciiTheme="minorHAnsi" w:hAnsiTheme="minorHAnsi"/>
                      <w:sz w:val="20"/>
                      <w:szCs w:val="20"/>
                    </w:rPr>
                    <w:t xml:space="preserve">Trade </w:t>
                  </w:r>
                  <w:r>
                    <w:rPr>
                      <w:rFonts w:asciiTheme="minorHAnsi" w:hAnsiTheme="minorHAnsi"/>
                      <w:sz w:val="20"/>
                      <w:szCs w:val="20"/>
                    </w:rPr>
                    <w:t xml:space="preserve">            </w:t>
                  </w:r>
                  <w:r w:rsidRPr="00B070B5">
                    <w:rPr>
                      <w:rFonts w:asciiTheme="minorHAnsi" w:hAnsiTheme="minorHAnsi"/>
                      <w:sz w:val="20"/>
                      <w:szCs w:val="20"/>
                    </w:rPr>
                    <w:t>domain</w:t>
                  </w:r>
                </w:p>
                <w:p w:rsidR="00C4334D" w:rsidRPr="00B070B5" w:rsidRDefault="00C4334D" w:rsidP="0092387E">
                  <w:pPr>
                    <w:spacing w:after="120"/>
                    <w:jc w:val="center"/>
                    <w:rPr>
                      <w:rFonts w:asciiTheme="minorHAnsi" w:hAnsiTheme="minorHAnsi"/>
                      <w:b/>
                      <w:sz w:val="20"/>
                      <w:szCs w:val="20"/>
                    </w:rPr>
                  </w:pPr>
                  <w:r w:rsidRPr="00B070B5">
                    <w:rPr>
                      <w:rFonts w:asciiTheme="minorHAnsi" w:hAnsiTheme="minorHAnsi"/>
                      <w:b/>
                      <w:sz w:val="20"/>
                      <w:szCs w:val="20"/>
                    </w:rPr>
                    <w:t>HS</w:t>
                  </w:r>
                </w:p>
              </w:txbxContent>
            </v:textbox>
          </v:roundrect>
        </w:pict>
      </w:r>
      <w:r>
        <w:rPr>
          <w:noProof/>
          <w:lang w:eastAsia="zh-CN"/>
        </w:rPr>
        <w:pict>
          <v:roundrect id="Rounded Rectangle 117" o:spid="_x0000_s1036" style="position:absolute;left:0;text-align:left;margin-left:114.7pt;margin-top:12.8pt;width:85.05pt;height:60.75pt;z-index:251726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" fillcolor="white [3201]" strokecolor="#666 [1936]" strokeweight="1pt">
            <v:fill color2="#999 [1296]" focus="100%" type="gradient"/>
            <v:shadow on="t" color="#7f7f7f [1601]" opacity=".5" offset="1pt"/>
            <v:textbox>
              <w:txbxContent>
                <w:p w:rsidR="00C4334D" w:rsidRPr="00B070B5" w:rsidRDefault="00C4334D" w:rsidP="0092387E">
                  <w:pPr>
                    <w:spacing w:after="120"/>
                    <w:jc w:val="center"/>
                    <w:rPr>
                      <w:rFonts w:asciiTheme="minorHAnsi" w:hAnsiTheme="minorHAnsi"/>
                      <w:sz w:val="20"/>
                      <w:szCs w:val="20"/>
                    </w:rPr>
                  </w:pPr>
                  <w:r w:rsidRPr="00B070B5">
                    <w:rPr>
                      <w:rFonts w:asciiTheme="minorHAnsi" w:hAnsiTheme="minorHAnsi"/>
                      <w:sz w:val="20"/>
                      <w:szCs w:val="20"/>
                    </w:rPr>
                    <w:t>Production domain</w:t>
                  </w:r>
                </w:p>
                <w:p w:rsidR="00C4334D" w:rsidRPr="00B070B5" w:rsidRDefault="00C4334D"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p>
    <w:p w:rsidR="0092387E" w:rsidRPr="009616CB" w:rsidRDefault="0092387E" w:rsidP="004D705D">
      <w:pPr>
        <w:jc w:val="center"/>
        <w:rPr>
          <w:rFonts w:ascii="Times New Roman" w:hAnsi="Times New Roman" w:cs="Times New Roman"/>
          <w:noProof/>
          <w:sz w:val="24"/>
          <w:szCs w:val="24"/>
          <w:lang w:val="en-GB"/>
        </w:rPr>
      </w:pPr>
    </w:p>
    <w:p w:rsidR="0092387E" w:rsidRDefault="0092387E" w:rsidP="004D705D">
      <w:pPr>
        <w:jc w:val="center"/>
        <w:rPr>
          <w:rFonts w:ascii="Times New Roman" w:hAnsi="Times New Roman" w:cs="Times New Roman"/>
          <w:noProof/>
          <w:sz w:val="24"/>
          <w:szCs w:val="24"/>
          <w:lang w:val="en-GB"/>
        </w:rPr>
      </w:pPr>
    </w:p>
    <w:p w:rsidR="0092387E" w:rsidRDefault="00B80079" w:rsidP="004D705D">
      <w:pPr>
        <w:suppressAutoHyphens w:val="0"/>
        <w:spacing w:after="0" w:line="240" w:lineRule="auto"/>
        <w:jc w:val="center"/>
        <w:rPr>
          <w:rFonts w:ascii="Times New Roman" w:hAnsi="Times New Roman" w:cs="Times New Roman"/>
          <w:noProof/>
          <w:sz w:val="24"/>
          <w:szCs w:val="24"/>
          <w:lang w:val="en-GB"/>
        </w:rPr>
      </w:pPr>
      <w:r w:rsidRPr="00B80079">
        <w:rPr>
          <w:noProof/>
          <w:lang w:eastAsia="zh-C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4" o:spid="_x0000_s1049" type="#_x0000_t67" style="position:absolute;left:0;text-align:left;margin-left:195.25pt;margin-top:84.45pt;width:30pt;height:30.7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" fillcolor="white [3201]" strokecolor="#95b3d7 [1940]" strokeweight="1pt">
            <v:fill color2="#b8cce4 [1300]" focus="100%" type="gradient"/>
            <v:shadow on="t" color="#243f60 [1604]" opacity=".5" offset="1pt"/>
            <v:textbox style="layout-flow:vertical-ideographic"/>
          </v:shape>
        </w:pic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34</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Classification scheme used in the new system</w:t>
      </w:r>
    </w:p>
    <w:p w:rsidR="00BA19DC" w:rsidRPr="00F31509" w:rsidRDefault="00194FEC" w:rsidP="00C4334D">
      <w:pPr>
        <w:pStyle w:val="Heading2"/>
      </w:pPr>
      <w:bookmarkStart w:id="570" w:name="_Toc293229092"/>
      <w:bookmarkStart w:id="571" w:name="_Toc428436078"/>
      <w:bookmarkStart w:id="572" w:name="_Toc428436379"/>
      <w:bookmarkStart w:id="573" w:name="_Toc428436505"/>
      <w:r w:rsidRPr="00F31509">
        <w:lastRenderedPageBreak/>
        <w:t>Appendix 1</w:t>
      </w:r>
      <w:bookmarkEnd w:id="570"/>
      <w:bookmarkEnd w:id="571"/>
      <w:bookmarkEnd w:id="572"/>
      <w:bookmarkEnd w:id="573"/>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b/>
          <w:bCs/>
          <w:lang w:val="en-GB" w:eastAsia="en-GB"/>
        </w:rPr>
        <w:t>one-to-one</w:t>
      </w:r>
      <w:r w:rsidRPr="004F311A">
        <w:rPr>
          <w:rFonts w:asciiTheme="majorBidi" w:eastAsia="Times New Roman" w:hAnsiTheme="majorBidi" w:cstheme="majorBidi"/>
          <w:lang w:val="en-GB" w:eastAsia="en-GB"/>
        </w:rPr>
        <w:t xml:space="preserve"> cases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4F311A" w:rsidRDefault="483DA69D"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Example 1:</w:t>
      </w:r>
      <w:r w:rsidRPr="004F311A">
        <w:rPr>
          <w:rFonts w:asciiTheme="majorBidi" w:eastAsia="Times New Roman" w:hAnsiTheme="majorBidi" w:cstheme="majorBidi"/>
          <w:sz w:val="20"/>
          <w:szCs w:val="20"/>
          <w:lang w:val="en-GB" w:eastAsia="en-GB"/>
        </w:rPr>
        <w:t xml:space="preserve"> D</w:t>
      </w:r>
      <w:r w:rsidRPr="004F311A">
        <w:rPr>
          <w:rFonts w:asciiTheme="majorBidi" w:eastAsia="Times New Roman" w:hAnsiTheme="majorBidi" w:cstheme="majorBidi"/>
          <w:lang w:val="en-GB" w:eastAsia="en-GB"/>
        </w:rPr>
        <w:t>ata conversion from FCL to CPC in case of one-to-one type of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B445C5" w:rsidRDefault="00B2210D" w:rsidP="00FC6477">
            <w:pPr>
              <w:spacing w:after="0" w:line="240" w:lineRule="auto"/>
              <w:jc w:val="both"/>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FC6477">
            <w:pPr>
              <w:spacing w:after="0" w:line="240" w:lineRule="auto"/>
              <w:jc w:val="both"/>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 2.1</w:t>
            </w:r>
          </w:p>
        </w:tc>
      </w:tr>
      <w:tr w:rsidR="00B2210D" w:rsidRPr="00B445C5" w:rsidTr="00B445C5">
        <w:trPr>
          <w:trHeight w:val="300"/>
          <w:jc w:val="center"/>
        </w:trPr>
        <w:tc>
          <w:tcPr>
            <w:tcW w:w="397"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9"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55"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74" w:type="pct"/>
            <w:vMerge/>
            <w:vAlign w:val="center"/>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p>
        </w:tc>
        <w:tc>
          <w:tcPr>
            <w:tcW w:w="502"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8"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13"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5"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3"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r>
    </w:tbl>
    <w:p w:rsidR="00EB7AF1"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are taken as example and refer to the production of cassava in Cameroon,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Also for </w:t>
      </w:r>
      <w:r w:rsidRPr="004F311A">
        <w:rPr>
          <w:rFonts w:asciiTheme="majorBidi" w:hAnsiTheme="majorBidi" w:cstheme="majorBidi"/>
          <w:b/>
          <w:lang w:val="en-GB" w:eastAsia="en-GB"/>
        </w:rPr>
        <w:t>many-to-one</w:t>
      </w:r>
      <w:r w:rsidRPr="004F311A">
        <w:rPr>
          <w:rFonts w:asciiTheme="majorBidi" w:hAnsiTheme="majorBidi" w:cstheme="majorBidi"/>
          <w:lang w:val="en-GB" w:eastAsia="en-GB"/>
        </w:rPr>
        <w:t xml:space="preserve"> cases data conversion is straightforward as data in FCL are aggregated into CPC. Such an aggregation entails a loss of information, as the target classification is less detailed than the source one (</w:t>
      </w:r>
      <w:r w:rsidRPr="004F311A">
        <w:rPr>
          <w:rFonts w:asciiTheme="majorBidi" w:hAnsiTheme="majorBidi" w:cstheme="majorBidi"/>
          <w:highlight w:val="lightGray"/>
          <w:lang w:val="en-GB" w:eastAsia="en-GB"/>
        </w:rPr>
        <w:t>Example 2</w:t>
      </w:r>
      <w:r w:rsidRPr="004F311A">
        <w:rPr>
          <w:rFonts w:asciiTheme="majorBidi" w:hAnsiTheme="majorBidi" w:cstheme="majorBidi"/>
          <w:lang w:val="en-GB" w:eastAsia="en-GB"/>
        </w:rPr>
        <w:t xml:space="preserve">). </w:t>
      </w:r>
    </w:p>
    <w:p w:rsidR="00EB7AF1" w:rsidRPr="005C6648" w:rsidRDefault="00EB7AF1" w:rsidP="00C500F7">
      <w:pPr>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Example 2:</w:t>
      </w:r>
      <w:bookmarkStart w:id="574" w:name="_Toc275621548"/>
      <w:bookmarkStart w:id="575" w:name="_Toc275958881"/>
      <w:bookmarkStart w:id="576" w:name="_Toc275958937"/>
      <w:bookmarkStart w:id="577" w:name="_Toc275958954"/>
      <w:r w:rsidRPr="005C6648">
        <w:rPr>
          <w:rFonts w:asciiTheme="majorBidi" w:eastAsia="Times New Roman" w:hAnsiTheme="majorBidi" w:cstheme="majorBidi"/>
          <w:lang w:val="en-GB" w:eastAsia="en-GB"/>
        </w:rPr>
        <w:t xml:space="preserve"> Data conversion from FCL to CPC in case of many-to-one type of link</w:t>
      </w:r>
      <w:bookmarkEnd w:id="574"/>
      <w:bookmarkEnd w:id="575"/>
      <w:bookmarkEnd w:id="576"/>
      <w:bookmarkEnd w:id="577"/>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8"/>
        <w:gridCol w:w="1196"/>
        <w:gridCol w:w="1836"/>
        <w:gridCol w:w="1275"/>
        <w:gridCol w:w="993"/>
        <w:gridCol w:w="1433"/>
        <w:gridCol w:w="1782"/>
      </w:tblGrid>
      <w:tr w:rsidR="00B2210D" w:rsidRPr="00B445C5" w:rsidTr="00B445C5">
        <w:trPr>
          <w:trHeight w:val="389"/>
          <w:jc w:val="center"/>
        </w:trPr>
        <w:tc>
          <w:tcPr>
            <w:tcW w:w="2046" w:type="pct"/>
            <w:gridSpan w:val="3"/>
            <w:shd w:val="clear" w:color="auto" w:fill="DDD9C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B2210D" w:rsidRPr="00B445C5" w:rsidRDefault="00B2210D" w:rsidP="00B445C5">
            <w:pPr>
              <w:spacing w:after="0" w:line="240" w:lineRule="auto"/>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w:t>
            </w:r>
            <w:r w:rsidR="006D7B99" w:rsidRPr="00B445C5">
              <w:rPr>
                <w:rFonts w:asciiTheme="majorBidi" w:eastAsia="Times New Roman" w:hAnsiTheme="majorBidi" w:cstheme="majorBidi"/>
                <w:sz w:val="18"/>
                <w:szCs w:val="18"/>
                <w:lang w:val="en-GB" w:eastAsia="en-US"/>
              </w:rPr>
              <w:t>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B445C5">
            <w:pPr>
              <w:spacing w:after="0" w:line="240" w:lineRule="auto"/>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268" w:type="pct"/>
            <w:gridSpan w:val="3"/>
            <w:shd w:val="clear" w:color="auto" w:fill="DBE5F1" w:themeFill="accent1" w:themeFillTint="3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ver.2.1</w:t>
            </w:r>
          </w:p>
        </w:tc>
      </w:tr>
      <w:tr w:rsidR="00B2210D" w:rsidRPr="00B445C5" w:rsidTr="00B445C5">
        <w:trPr>
          <w:trHeight w:val="300"/>
          <w:jc w:val="center"/>
        </w:trPr>
        <w:tc>
          <w:tcPr>
            <w:tcW w:w="413"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44"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89"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87" w:type="pct"/>
            <w:vMerge/>
            <w:vAlign w:val="center"/>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772"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60"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413"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5,784,000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 bearing vegetables</w:t>
            </w:r>
          </w:p>
        </w:tc>
        <w:tc>
          <w:tcPr>
            <w:tcW w:w="960"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5,784,000+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27,557,000=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33,341,000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B445C5">
        <w:trPr>
          <w:trHeight w:hRule="exact" w:val="642"/>
          <w:jc w:val="center"/>
        </w:trPr>
        <w:tc>
          <w:tcPr>
            <w:tcW w:w="413"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27,557,000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60"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6D7B99"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okra and other fresh vegetables in India, 2011 (source: FAOSTAT)</w:t>
      </w:r>
    </w:p>
    <w:p w:rsidR="00EB7AF1" w:rsidRPr="004F311A" w:rsidRDefault="00FC0360" w:rsidP="00C500F7">
      <w:pPr>
        <w:jc w:val="both"/>
        <w:rPr>
          <w:rFonts w:asciiTheme="majorBidi" w:hAnsiTheme="majorBidi" w:cstheme="majorBidi"/>
          <w:lang w:val="en-GB" w:eastAsia="en-GB"/>
        </w:rPr>
      </w:pPr>
      <w:r w:rsidRPr="004F311A">
        <w:rPr>
          <w:rFonts w:asciiTheme="majorBidi" w:hAnsiTheme="majorBidi" w:cstheme="majorBidi"/>
          <w:lang w:val="en-GB" w:eastAsia="en-GB"/>
        </w:rPr>
        <w:t>In order to n</w:t>
      </w:r>
      <w:r w:rsidR="00EB7AF1" w:rsidRPr="004F311A">
        <w:rPr>
          <w:rFonts w:asciiTheme="majorBidi" w:hAnsiTheme="majorBidi" w:cstheme="majorBidi"/>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 xml:space="preserve">) and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When detail in CPC 2.1 expanded is not yet sufficient, the classification is expanded further for FAOSTAT purpose.</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lastRenderedPageBreak/>
        <w:t>Example 3:</w:t>
      </w:r>
      <w:bookmarkStart w:id="578" w:name="_Toc275621549"/>
      <w:bookmarkStart w:id="579" w:name="_Toc275958882"/>
      <w:bookmarkStart w:id="580" w:name="_Toc275958938"/>
      <w:bookmarkStart w:id="581" w:name="_Toc275958955"/>
      <w:r w:rsidRPr="005C6648">
        <w:rPr>
          <w:rFonts w:asciiTheme="majorBidi" w:eastAsia="Times New Roman" w:hAnsiTheme="majorBidi" w:cstheme="majorBidi"/>
          <w:lang w:val="en-GB" w:eastAsia="en-GB"/>
        </w:rPr>
        <w:t xml:space="preserve"> FCL - CPC data conversion when many-to-one are turned into a one-to-one correlations</w:t>
      </w:r>
      <w:bookmarkEnd w:id="578"/>
      <w:bookmarkEnd w:id="579"/>
      <w:bookmarkEnd w:id="580"/>
      <w:bookmarkEnd w:id="581"/>
      <w:r w:rsidRPr="005C6648">
        <w:rPr>
          <w:rFonts w:asciiTheme="majorBidi" w:eastAsia="Times New Roman" w:hAnsiTheme="majorBidi" w:cstheme="majorBidi"/>
          <w:lang w:val="en-GB" w:eastAsia="en-GB"/>
        </w:rPr>
        <w:t xml:space="preserve"> (codes in </w:t>
      </w:r>
      <w:r w:rsidRPr="005C6648">
        <w:rPr>
          <w:rFonts w:asciiTheme="majorBidi" w:eastAsia="Times New Roman" w:hAnsiTheme="majorBidi" w:cstheme="majorBidi"/>
          <w:b/>
          <w:bCs/>
          <w:color w:val="0000FF"/>
          <w:lang w:val="en-GB" w:eastAsia="en-US"/>
        </w:rPr>
        <w:t>bold blue</w:t>
      </w:r>
      <w:r w:rsidRPr="005C6648">
        <w:rPr>
          <w:rFonts w:asciiTheme="majorBidi" w:eastAsia="Times New Roman" w:hAnsiTheme="majorBidi" w:cstheme="majorBidi"/>
          <w:lang w:val="en-GB" w:eastAsia="en-GB"/>
        </w:rPr>
        <w:t xml:space="preserve"> text are the CPC expanded codes)</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B2210D" w:rsidRPr="00155602" w:rsidTr="008066B5">
        <w:trPr>
          <w:trHeight w:val="300"/>
        </w:trPr>
        <w:tc>
          <w:tcPr>
            <w:tcW w:w="3369"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8066B5" w:rsidRPr="00155602" w:rsidRDefault="005C6648" w:rsidP="00155602">
            <w:pPr>
              <w:keepNext/>
              <w:spacing w:after="0" w:line="240" w:lineRule="auto"/>
              <w:jc w:val="both"/>
              <w:rPr>
                <w:rFonts w:asciiTheme="majorBidi" w:eastAsia="Times New Roman"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FCL</w:t>
            </w:r>
            <w:r w:rsidRPr="00155602">
              <w:rPr>
                <w:rFonts w:asciiTheme="majorBidi" w:eastAsia="Times New Roman" w:hAnsiTheme="majorBidi" w:cstheme="majorBidi"/>
                <w:sz w:val="18"/>
                <w:szCs w:val="18"/>
                <w:lang w:val="en-GB" w:eastAsia="en-US"/>
              </w:rPr>
              <w:sym w:font="Wingdings" w:char="F0E0"/>
            </w:r>
            <w:r w:rsidR="008066B5" w:rsidRPr="00155602">
              <w:rPr>
                <w:rFonts w:asciiTheme="majorBidi" w:eastAsia="Times New Roman" w:hAnsiTheme="majorBidi" w:cstheme="majorBidi"/>
                <w:sz w:val="18"/>
                <w:szCs w:val="18"/>
                <w:lang w:val="en-GB" w:eastAsia="en-US"/>
              </w:rPr>
              <w:t>CPC</w:t>
            </w:r>
          </w:p>
          <w:p w:rsidR="00B2210D" w:rsidRPr="00155602" w:rsidRDefault="00B2210D" w:rsidP="00155602">
            <w:pPr>
              <w:keepNext/>
              <w:spacing w:after="0" w:line="240" w:lineRule="auto"/>
              <w:jc w:val="both"/>
              <w:rPr>
                <w:rFonts w:asciiTheme="majorBidi" w:hAnsiTheme="majorBidi" w:cstheme="majorBidi"/>
                <w:iCs/>
                <w:sz w:val="18"/>
                <w:szCs w:val="18"/>
                <w:lang w:val="en-GB" w:eastAsia="en-US"/>
              </w:rPr>
            </w:pPr>
            <w:r w:rsidRPr="00155602">
              <w:rPr>
                <w:rFonts w:asciiTheme="majorBidi" w:eastAsia="Times New Roman" w:hAnsiTheme="majorBidi" w:cstheme="majorBidi"/>
                <w:sz w:val="18"/>
                <w:szCs w:val="18"/>
                <w:lang w:val="en-GB" w:eastAsia="en-US"/>
              </w:rPr>
              <w:t>conversion factor</w:t>
            </w:r>
          </w:p>
        </w:tc>
        <w:tc>
          <w:tcPr>
            <w:tcW w:w="4536"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D06399" w:rsidRPr="00155602" w:rsidTr="00155602">
        <w:trPr>
          <w:trHeight w:val="384"/>
        </w:trPr>
        <w:tc>
          <w:tcPr>
            <w:tcW w:w="8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99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560"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275" w:type="dxa"/>
            <w:vMerge/>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701"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84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341</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 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bl>
    <w:p w:rsidR="00EB7AF1" w:rsidRPr="005C6648" w:rsidRDefault="00EB7AF1" w:rsidP="00C500F7">
      <w:pPr>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okra and other fresh vegetables in India,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for one-to-many and many-to-many types of links. In these cases data have been converted based on statisticians’ best judgment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b/>
          <w:bCs/>
          <w:lang w:val="en-GB" w:eastAsia="en-GB"/>
        </w:rPr>
        <w:t>One-to-many</w:t>
      </w:r>
      <w:r w:rsidRPr="004F311A">
        <w:rPr>
          <w:rFonts w:asciiTheme="majorBidi" w:eastAsia="Times New Roman" w:hAnsiTheme="majorBidi" w:cstheme="majorBidi"/>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r w:rsidR="008116E9" w:rsidRPr="004F311A">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a specific class (as in the case of dates) is to associate FCL data only to the items in the agricultural section of CPC, leaving blanks in correspondence of the industrial goods section. In </w:t>
      </w:r>
      <w:r w:rsidRPr="004F311A">
        <w:rPr>
          <w:rFonts w:asciiTheme="majorBidi" w:eastAsia="Times New Roman" w:hAnsiTheme="majorBidi" w:cstheme="majorBidi"/>
          <w:highlight w:val="lightGray"/>
          <w:lang w:val="en-GB" w:eastAsia="en-GB"/>
        </w:rPr>
        <w:t>Example 4</w:t>
      </w:r>
      <w:r w:rsidRPr="004F311A">
        <w:rPr>
          <w:rFonts w:asciiTheme="majorBidi" w:eastAsia="Times New Roman" w:hAnsiTheme="majorBidi" w:cstheme="majorBidi"/>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 xml:space="preserve">Example 4: </w:t>
      </w:r>
      <w:bookmarkStart w:id="582" w:name="_Toc275621550"/>
      <w:bookmarkStart w:id="583" w:name="_Toc275958883"/>
      <w:bookmarkStart w:id="584" w:name="_Toc275958939"/>
      <w:bookmarkStart w:id="585" w:name="_Toc275958956"/>
      <w:r w:rsidRPr="005C6648">
        <w:rPr>
          <w:rFonts w:asciiTheme="majorBidi" w:eastAsia="Times New Roman" w:hAnsiTheme="majorBidi" w:cstheme="majorBidi"/>
          <w:lang w:val="en-GB" w:eastAsia="en-GB"/>
        </w:rPr>
        <w:t>Data conversion from FCL to CPC in case of one-to-many type of link</w:t>
      </w:r>
      <w:bookmarkEnd w:id="582"/>
      <w:bookmarkEnd w:id="583"/>
      <w:bookmarkEnd w:id="584"/>
      <w:bookmarkEnd w:id="585"/>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B2210D" w:rsidRPr="00155602" w:rsidTr="005C6648">
        <w:trPr>
          <w:trHeight w:val="300"/>
          <w:jc w:val="center"/>
        </w:trPr>
        <w:tc>
          <w:tcPr>
            <w:tcW w:w="3758"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B2210D" w:rsidRPr="00155602" w:rsidRDefault="00B2210D" w:rsidP="00155602">
            <w:pPr>
              <w:spacing w:after="0" w:line="240" w:lineRule="auto"/>
              <w:jc w:val="both"/>
              <w:rPr>
                <w:rFonts w:asciiTheme="majorBidi" w:hAnsiTheme="majorBidi" w:cstheme="majorBidi"/>
                <w:sz w:val="18"/>
                <w:szCs w:val="18"/>
                <w:lang w:val="en-GB"/>
              </w:rPr>
            </w:pPr>
            <w:r w:rsidRPr="00155602">
              <w:rPr>
                <w:rFonts w:asciiTheme="majorBidi" w:eastAsia="Times New Roman" w:hAnsiTheme="majorBidi" w:cstheme="majorBidi"/>
                <w:color w:val="000000"/>
                <w:sz w:val="18"/>
                <w:szCs w:val="18"/>
                <w:lang w:val="en-GB" w:eastAsia="en-US"/>
              </w:rPr>
              <w:t>FCL</w:t>
            </w:r>
            <w:r w:rsidR="005C6648" w:rsidRPr="00155602">
              <w:rPr>
                <w:rFonts w:asciiTheme="majorBidi" w:eastAsia="Times New Roman" w:hAnsiTheme="majorBidi" w:cstheme="majorBidi"/>
                <w:color w:val="000000"/>
                <w:sz w:val="18"/>
                <w:szCs w:val="18"/>
                <w:lang w:val="en-GB" w:eastAsia="en-US"/>
              </w:rPr>
              <w:sym w:font="Wingdings" w:char="F0E0"/>
            </w:r>
            <w:r w:rsidRPr="00155602">
              <w:rPr>
                <w:rFonts w:asciiTheme="majorBidi" w:eastAsia="Times New Roman" w:hAnsiTheme="majorBidi" w:cstheme="majorBidi"/>
                <w:color w:val="000000"/>
                <w:sz w:val="18"/>
                <w:szCs w:val="18"/>
                <w:lang w:val="en-GB" w:eastAsia="en-US"/>
              </w:rPr>
              <w:t xml:space="preserve">CPC </w:t>
            </w:r>
          </w:p>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conversion factor</w:t>
            </w:r>
          </w:p>
        </w:tc>
        <w:tc>
          <w:tcPr>
            <w:tcW w:w="4314"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B2210D" w:rsidRPr="00155602" w:rsidTr="00155602">
        <w:trPr>
          <w:trHeight w:val="866"/>
          <w:jc w:val="center"/>
        </w:trPr>
        <w:tc>
          <w:tcPr>
            <w:tcW w:w="675"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466"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038"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EB7AF1" w:rsidRPr="00C500F7" w:rsidRDefault="00EB7AF1" w:rsidP="00C500F7">
      <w:pPr>
        <w:keepNext/>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dates in Algeria,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Pr="004F311A">
        <w:rPr>
          <w:rFonts w:asciiTheme="majorBidi" w:hAnsiTheme="majorBidi" w:cstheme="majorBidi"/>
          <w:b/>
          <w:lang w:val="en-GB" w:eastAsia="en-GB"/>
        </w:rPr>
        <w:t>many-to-many</w:t>
      </w:r>
      <w:r w:rsidRPr="004F311A">
        <w:rPr>
          <w:rFonts w:asciiTheme="majorBidi" w:hAnsiTheme="majorBidi" w:cstheme="majorBidi"/>
          <w:lang w:val="en-GB" w:eastAsia="en-GB"/>
        </w:rPr>
        <w:t xml:space="preserve"> cases, which represent a minority of cases in the FCL-CPC correlations, CPC is modified and aligned to 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put “subtropical fruit” together with “fruit fresh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while in CPC subtropical fruit is classified with “other tropical and subtropical fruits,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(01319). This 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ratios,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CPC is adapted and aligned to 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the component “subtropical fruit” in CPC is moved under “other fruits n.e.c.” as in FAOSTAT (01359.90). Definitions in the metadata are adjusted accordingly.</w:t>
      </w:r>
    </w:p>
    <w:p w:rsidR="00EB7AF1"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Example 5:</w:t>
      </w:r>
      <w:r w:rsidRPr="004F311A">
        <w:rPr>
          <w:rFonts w:asciiTheme="majorBidi" w:hAnsiTheme="majorBidi" w:cstheme="majorBidi"/>
          <w:sz w:val="20"/>
          <w:szCs w:val="20"/>
          <w:lang w:val="en-GB" w:eastAsia="en-GB"/>
        </w:rPr>
        <w:t xml:space="preserve"> </w:t>
      </w:r>
      <w:r w:rsidRPr="004F311A">
        <w:rPr>
          <w:rFonts w:asciiTheme="majorBidi" w:hAnsiTheme="majorBidi" w:cstheme="majorBidi"/>
          <w:lang w:val="en-GB" w:eastAsia="en-GB"/>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69"/>
        <w:gridCol w:w="3277"/>
        <w:gridCol w:w="1081"/>
        <w:gridCol w:w="381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CPC ver.2.1 expanded</w:t>
            </w:r>
          </w:p>
        </w:tc>
      </w:tr>
      <w:tr w:rsidR="0092387E" w:rsidRPr="008066B5" w:rsidTr="00155602">
        <w:trPr>
          <w:trHeight w:hRule="exact" w:val="339"/>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1773"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c>
          <w:tcPr>
            <w:tcW w:w="585"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2064"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 (incl.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92387E">
        <w:trPr>
          <w:trHeight w:hRule="exact" w:val="37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fruits, n.e.c.</w:t>
            </w:r>
          </w:p>
        </w:tc>
      </w:tr>
    </w:tbl>
    <w:p w:rsidR="00EB7AF1" w:rsidRDefault="00EB7AF1" w:rsidP="00C500F7">
      <w:pPr>
        <w:keepNext/>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Example 6:</w:t>
      </w:r>
      <w:bookmarkStart w:id="586" w:name="_Toc275621551"/>
      <w:bookmarkStart w:id="587" w:name="_Toc275958884"/>
      <w:bookmarkStart w:id="588" w:name="_Toc275958940"/>
      <w:bookmarkStart w:id="589" w:name="_Toc275958957"/>
      <w:r w:rsidRPr="004F311A">
        <w:rPr>
          <w:rFonts w:asciiTheme="majorBidi" w:eastAsia="Times New Roman" w:hAnsiTheme="majorBidi" w:cstheme="majorBidi"/>
          <w:lang w:val="en-GB" w:eastAsia="en-GB"/>
        </w:rPr>
        <w:t xml:space="preserve"> Data conversion from FCL to CPC in case of many-to-many type of link</w:t>
      </w:r>
      <w:bookmarkEnd w:id="586"/>
      <w:bookmarkEnd w:id="587"/>
      <w:bookmarkEnd w:id="588"/>
      <w:bookmarkEnd w:id="589"/>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9937F7" w:rsidRPr="007043CF" w:rsidTr="000C1376">
        <w:trPr>
          <w:trHeight w:val="300"/>
        </w:trPr>
        <w:tc>
          <w:tcPr>
            <w:tcW w:w="3652" w:type="dxa"/>
            <w:gridSpan w:val="3"/>
            <w:shd w:val="clear" w:color="000000" w:fill="DDD9C3"/>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9937F7" w:rsidRPr="007043CF" w:rsidRDefault="000C1376"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bCs/>
                <w:color w:val="000000"/>
                <w:sz w:val="18"/>
                <w:szCs w:val="18"/>
                <w:lang w:val="en-GB" w:eastAsia="en-US"/>
              </w:rPr>
              <w:t>FCL</w:t>
            </w:r>
            <w:r w:rsidR="009937F7" w:rsidRPr="007043CF">
              <w:rPr>
                <w:rFonts w:ascii="Times New Roman" w:hAnsi="Times New Roman" w:cs="Times New Roman"/>
                <w:bCs/>
                <w:color w:val="000000"/>
                <w:sz w:val="18"/>
                <w:szCs w:val="18"/>
                <w:lang w:val="en-GB" w:eastAsia="en-US"/>
              </w:rPr>
              <w:sym w:font="Wingdings" w:char="F0E0"/>
            </w:r>
            <w:r w:rsidR="009937F7" w:rsidRPr="007043CF">
              <w:rPr>
                <w:rFonts w:ascii="Times New Roman" w:hAnsi="Times New Roman" w:cs="Times New Roman"/>
                <w:bCs/>
                <w:color w:val="000000"/>
                <w:sz w:val="18"/>
                <w:szCs w:val="18"/>
                <w:lang w:val="en-GB" w:eastAsia="en-US"/>
              </w:rPr>
              <w:t>CPC conversion factor</w:t>
            </w:r>
          </w:p>
        </w:tc>
        <w:tc>
          <w:tcPr>
            <w:tcW w:w="4397" w:type="dxa"/>
            <w:gridSpan w:val="3"/>
            <w:shd w:val="clear" w:color="000000" w:fill="DBE5F1"/>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CPC ver.2.1 expanded</w:t>
            </w:r>
          </w:p>
        </w:tc>
      </w:tr>
      <w:tr w:rsidR="00C500F7" w:rsidRPr="007043CF" w:rsidTr="007043CF">
        <w:trPr>
          <w:trHeight w:val="1139"/>
        </w:trPr>
        <w:tc>
          <w:tcPr>
            <w:tcW w:w="747"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172"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733"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(old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62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(new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fruit tropical fresh, n.e.</w:t>
            </w:r>
            <w:r w:rsidR="001374C2" w:rsidRPr="007043CF">
              <w:rPr>
                <w:rFonts w:ascii="Times New Roman" w:hAnsi="Times New Roman" w:cs="Times New Roman"/>
                <w:color w:val="000000"/>
                <w:sz w:val="18"/>
                <w:szCs w:val="18"/>
                <w:lang w:val="en-GB" w:eastAsia="en-US"/>
              </w:rPr>
              <w:t>c</w:t>
            </w:r>
            <w:r w:rsidRPr="007043CF">
              <w:rPr>
                <w:rFonts w:ascii="Times New Roman" w:hAnsi="Times New Roman" w:cs="Times New Roman"/>
                <w:color w:val="000000"/>
                <w:sz w:val="18"/>
                <w:szCs w:val="18"/>
                <w:lang w:val="en-GB" w:eastAsia="en-US"/>
              </w:rPr>
              <w:t>.</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 n.e.c.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n.e.c.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r>
    </w:tbl>
    <w:p w:rsidR="00EB7AF1" w:rsidRPr="004F311A" w:rsidRDefault="00EB7AF1" w:rsidP="00C500F7">
      <w:pPr>
        <w:keepNext/>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tropical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xml:space="preserve"> and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in Ecuador, 2011 (source: FAOSTAT; (E) = FAO estimates)</w:t>
      </w:r>
    </w:p>
    <w:p w:rsidR="00374C82" w:rsidRPr="00F31509" w:rsidRDefault="00374C82" w:rsidP="00C500F7">
      <w:pPr>
        <w:suppressAutoHyphens w:val="0"/>
        <w:jc w:val="both"/>
        <w:rPr>
          <w:rFonts w:asciiTheme="majorBidi" w:hAnsiTheme="majorBidi" w:cstheme="majorBidi"/>
          <w:lang w:val="en-GB"/>
        </w:rPr>
      </w:pPr>
      <w:r w:rsidRPr="00F31509">
        <w:rPr>
          <w:rFonts w:asciiTheme="majorBidi" w:hAnsiTheme="majorBidi" w:cstheme="majorBidi"/>
          <w:lang w:val="en-GB"/>
        </w:rPr>
        <w:br w:type="page"/>
      </w:r>
    </w:p>
    <w:p w:rsidR="00374C82" w:rsidRPr="008066B5" w:rsidRDefault="00374C82" w:rsidP="008066B5">
      <w:pPr>
        <w:pStyle w:val="Heading1"/>
        <w:spacing w:before="0" w:after="200"/>
        <w:rPr>
          <w:rFonts w:asciiTheme="majorBidi" w:hAnsiTheme="majorBidi" w:cstheme="majorBidi"/>
        </w:rPr>
      </w:pPr>
      <w:bookmarkStart w:id="590" w:name="_Toc428436079"/>
      <w:bookmarkStart w:id="591" w:name="_Toc428436380"/>
      <w:bookmarkStart w:id="592" w:name="_Toc428436506"/>
      <w:r w:rsidRPr="00F31509">
        <w:rPr>
          <w:rFonts w:asciiTheme="majorBidi" w:hAnsiTheme="majorBidi" w:cstheme="majorBidi"/>
        </w:rPr>
        <w:lastRenderedPageBreak/>
        <w:t>Concepts and Definitions used in FAO Food Balance Sheets</w:t>
      </w:r>
      <w:bookmarkEnd w:id="590"/>
      <w:bookmarkEnd w:id="591"/>
      <w:bookmarkEnd w:id="592"/>
    </w:p>
    <w:p w:rsidR="00374C82" w:rsidRPr="008066B5" w:rsidRDefault="00374C82" w:rsidP="00C4334D">
      <w:pPr>
        <w:pStyle w:val="Heading2"/>
        <w:rPr>
          <w:rFonts w:eastAsiaTheme="majorEastAsia"/>
          <w:lang w:eastAsia="it-IT"/>
        </w:rPr>
      </w:pPr>
      <w:bookmarkStart w:id="593" w:name="_Toc428436080"/>
      <w:bookmarkStart w:id="594" w:name="_Toc428436381"/>
      <w:bookmarkStart w:id="595" w:name="_Toc428436507"/>
      <w:r w:rsidRPr="00F31509">
        <w:t>Commodity Coverage</w:t>
      </w:r>
      <w:bookmarkEnd w:id="593"/>
      <w:bookmarkEnd w:id="594"/>
      <w:bookmarkEnd w:id="595"/>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All potentially edible commodities, in principle, should be taken into account in preparing food balance sheets (FBS) regardless of whether they are actually eaten or 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livestock and fish</w:t>
      </w:r>
      <w:r w:rsidRPr="00F31509">
        <w:rPr>
          <w:rStyle w:val="FootnoteReference"/>
          <w:rFonts w:asciiTheme="majorBidi" w:eastAsia="Times New Roman" w:hAnsiTheme="majorBidi" w:cstheme="majorBidi"/>
          <w:lang w:val="en-GB"/>
        </w:rPr>
        <w:footnoteReference w:id="69"/>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Example of default composition and commodity codes in FBS:</w:t>
      </w:r>
    </w:p>
    <w:p w:rsidR="009937F7" w:rsidRDefault="00B80079" w:rsidP="00C500F7">
      <w:pPr>
        <w:pStyle w:val="ListParagraph"/>
        <w:ind w:left="0"/>
        <w:contextualSpacing w:val="0"/>
        <w:jc w:val="both"/>
        <w:rPr>
          <w:rFonts w:ascii="Times New Roman" w:eastAsiaTheme="majorEastAsia" w:hAnsi="Times New Roman"/>
          <w:szCs w:val="20"/>
          <w:lang w:eastAsia="it-IT"/>
        </w:rPr>
      </w:pPr>
      <w:r>
        <w:rPr>
          <w:rFonts w:ascii="Times New Roman" w:eastAsiaTheme="majorEastAsia" w:hAnsi="Times New Roman"/>
          <w:noProof/>
          <w:szCs w:val="20"/>
          <w:lang w:val="en-US" w:eastAsia="zh-CN"/>
        </w:rPr>
        <w:pict>
          <v:shapetype id="_x0000_t32" coordsize="21600,21600" o:spt="32" o:oned="t" path="m,l21600,21600e" filled="f">
            <v:path arrowok="t" fillok="f" o:connecttype="none"/>
            <o:lock v:ext="edit" shapetype="t"/>
          </v:shapetype>
          <v:shape id="AutoShape 41" o:spid="_x0000_s1048" type="#_x0000_t32" style="position:absolute;left:0;text-align:left;margin-left:22pt;margin-top:21.1pt;width:0;height:24.5pt;flip:y;z-index:2517196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" strokecolor="#95b3d7 [1940]">
            <v:stroke endarrow="block"/>
          </v:shape>
        </w:pict>
      </w:r>
      <w:r w:rsidRPr="00B80079">
        <w:rPr>
          <w:noProof/>
          <w:lang w:val="en-US" w:eastAsia="zh-CN"/>
        </w:rPr>
        <w:pict>
          <v:shape id="Text Box 63" o:spid="_x0000_s1037" type="#_x0000_t202" style="position:absolute;left:0;text-align:left;margin-left:-5.45pt;margin-top:.75pt;width:82.5pt;height:19.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" fillcolor="white [3201]" strokecolor="#95b3d7 [1940]" strokeweight="2.25pt">
            <v:textbox>
              <w:txbxContent>
                <w:p w:rsidR="00C4334D" w:rsidRPr="00BA3A99" w:rsidRDefault="00C4334D" w:rsidP="009937F7">
                  <w:pPr>
                    <w:jc w:val="center"/>
                    <w:rPr>
                      <w:sz w:val="18"/>
                      <w:szCs w:val="18"/>
                    </w:rPr>
                  </w:pPr>
                  <w:r w:rsidRPr="00BA3A99">
                    <w:rPr>
                      <w:sz w:val="18"/>
                      <w:szCs w:val="18"/>
                    </w:rPr>
                    <w:t>FBS ad hoc code</w:t>
                  </w:r>
                </w:p>
              </w:txbxContent>
            </v:textbox>
          </v:shape>
        </w:pict>
      </w:r>
      <w:r w:rsidRPr="00B80079">
        <w:rPr>
          <w:noProof/>
          <w:lang w:val="en-US" w:eastAsia="zh-CN"/>
        </w:rPr>
        <w:pict>
          <v:shape id="Text Box 70" o:spid="_x0000_s1038" type="#_x0000_t202" style="position:absolute;left:0;text-align:left;margin-left:306pt;margin-top:6.05pt;width:141.75pt;height:4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" fillcolor="white [3201]" strokecolor="#95b3d7 [1940]" strokeweight="2.25pt">
            <v:textbox>
              <w:txbxContent>
                <w:p w:rsidR="00C4334D" w:rsidRPr="00BA3A99" w:rsidRDefault="00C4334D"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CPC2.1Expanded</w:t>
                  </w:r>
                </w:p>
              </w:txbxContent>
            </v:textbox>
          </v:shape>
        </w:pict>
      </w:r>
      <w:r w:rsidRPr="00B80079">
        <w:rPr>
          <w:noProof/>
          <w:lang w:val="en-US" w:eastAsia="zh-CN"/>
        </w:rPr>
        <w:pict>
          <v:shape id="Text Box 64" o:spid="_x0000_s1039" type="#_x0000_t202" style="position:absolute;left:0;text-align:left;margin-left:100.5pt;margin-top:11.5pt;width:89.25pt;height:19.6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" fillcolor="white [3201]" strokecolor="#95b3d7 [1940]" strokeweight="2.25pt">
            <v:path arrowok="t"/>
            <v:textbox>
              <w:txbxContent>
                <w:p w:rsidR="00C4334D" w:rsidRPr="00BA3A99" w:rsidRDefault="00C4334D" w:rsidP="009937F7">
                  <w:pPr>
                    <w:jc w:val="center"/>
                    <w:rPr>
                      <w:sz w:val="18"/>
                      <w:szCs w:val="18"/>
                    </w:rPr>
                  </w:pPr>
                  <w:r>
                    <w:rPr>
                      <w:sz w:val="18"/>
                      <w:szCs w:val="18"/>
                    </w:rPr>
                    <w:t xml:space="preserve">FBS descriptor </w:t>
                  </w:r>
                </w:p>
              </w:txbxContent>
            </v:textbox>
          </v:shape>
        </w:pict>
      </w:r>
    </w:p>
    <w:p w:rsidR="009937F7" w:rsidRDefault="00B80079" w:rsidP="00C500F7">
      <w:pPr>
        <w:pStyle w:val="ListParagraph"/>
        <w:ind w:left="0"/>
        <w:contextualSpacing w:val="0"/>
        <w:jc w:val="both"/>
        <w:rPr>
          <w:rFonts w:ascii="Times New Roman" w:eastAsiaTheme="majorEastAsia" w:hAnsi="Times New Roman"/>
          <w:szCs w:val="20"/>
          <w:lang w:eastAsia="it-IT"/>
        </w:rPr>
      </w:pPr>
      <w:r w:rsidRPr="00B80079">
        <w:rPr>
          <w:noProof/>
          <w:lang w:val="en-US" w:eastAsia="zh-CN"/>
        </w:rPr>
        <w:pict>
          <v:shape id="AutoShape 42" o:spid="_x0000_s1047" type="#_x0000_t32" style="position:absolute;left:0;text-align:left;margin-left:78.75pt;margin-top:7.15pt;width:21pt;height:15.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" strokecolor="#95b3d7 [1940]">
            <v:stroke endarrow="block"/>
          </v:shape>
        </w:pict>
      </w:r>
      <w:r w:rsidRPr="00B80079">
        <w:rPr>
          <w:noProof/>
          <w:sz w:val="20"/>
          <w:szCs w:val="20"/>
          <w:lang w:val="en-US" w:eastAsia="zh-CN"/>
        </w:rPr>
        <w:pict>
          <v:roundrect id="Rounded Rectangle 67" o:spid="_x0000_s1046" style="position:absolute;left:0;text-align:left;margin-left:48.15pt;margin-top:22.15pt;width:32.25pt;height:21.75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Cm2gIAALAFAAAOAAAAZHJzL2Uyb0RvYy54bWysVNuO0zAQfUfiHyy/d5N007S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" filled="f" strokecolor="#95b3d7 [1940]" strokeweight="1.5pt">
            <v:stroke joinstyle="miter"/>
          </v:roundrect>
        </w:pict>
      </w:r>
      <w:r w:rsidRPr="00B80079">
        <w:rPr>
          <w:noProof/>
          <w:sz w:val="20"/>
          <w:szCs w:val="20"/>
          <w:lang w:val="en-US" w:eastAsia="zh-CN"/>
        </w:rPr>
        <w:pict>
          <v:roundrect id="Rounded Rectangle 61" o:spid="_x0000_s1045" style="position:absolute;left:0;text-align:left;margin-left:-1.9pt;margin-top:22.05pt;width:47.25pt;height:21.1pt;z-index:2517114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" filled="f" strokecolor="#95b3d7 [1940]" strokeweight="1.5pt">
            <v:stroke joinstyle="miter"/>
          </v:roundrect>
        </w:pict>
      </w:r>
    </w:p>
    <w:p w:rsidR="009937F7" w:rsidRPr="009937F7" w:rsidRDefault="00B80079" w:rsidP="00C500F7">
      <w:pPr>
        <w:pStyle w:val="Heading3"/>
        <w:spacing w:before="0" w:after="200"/>
        <w:jc w:val="both"/>
        <w:rPr>
          <w:rFonts w:ascii="Times New Roman" w:hAnsi="Times New Roman"/>
          <w:sz w:val="20"/>
          <w:szCs w:val="20"/>
        </w:rPr>
      </w:pPr>
      <w:r w:rsidRPr="00B80079">
        <w:rPr>
          <w:noProof/>
          <w:sz w:val="20"/>
          <w:szCs w:val="20"/>
          <w:lang w:eastAsia="zh-CN"/>
        </w:rPr>
        <w:pict>
          <v:shape id="AutoShape 44" o:spid="_x0000_s1044" type="#_x0000_t32" style="position:absolute;left:0;text-align:left;margin-left:344.25pt;margin-top:8.7pt;width:0;height:25.95pt;flip:y;z-index:2517217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" strokecolor="#95b3d7 [1940]">
            <v:stroke endarrow="block"/>
          </v:shape>
        </w:pict>
      </w:r>
      <w:r w:rsidR="009937F7" w:rsidRPr="009937F7">
        <w:rPr>
          <w:rFonts w:ascii="Times New Roman" w:hAnsi="Times New Roman"/>
          <w:sz w:val="20"/>
          <w:szCs w:val="20"/>
        </w:rPr>
        <w:t>FBS 2517 – Millet</w:t>
      </w:r>
    </w:p>
    <w:p w:rsidR="009937F7" w:rsidRPr="009937F7" w:rsidRDefault="00B80079" w:rsidP="008066B5">
      <w:pPr>
        <w:jc w:val="both"/>
        <w:rPr>
          <w:rFonts w:ascii="Times New Roman" w:eastAsiaTheme="majorEastAsia" w:hAnsi="Times New Roman"/>
          <w:sz w:val="20"/>
          <w:szCs w:val="20"/>
          <w:lang w:val="en-GB" w:eastAsia="it-IT"/>
        </w:rPr>
      </w:pPr>
      <w:r w:rsidRPr="00B80079">
        <w:rPr>
          <w:noProof/>
          <w:sz w:val="20"/>
          <w:szCs w:val="20"/>
          <w:lang w:eastAsia="zh-CN"/>
        </w:rPr>
        <w:pict>
          <v:roundrect id="Rounded Rectangle 68" o:spid="_x0000_s1043" style="position:absolute;left:0;text-align:left;margin-left:-3.7pt;margin-top:.45pt;width:460.25pt;height:30.3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B80079" w:rsidP="008066B5">
      <w:pPr>
        <w:widowControl w:val="0"/>
        <w:autoSpaceDE w:val="0"/>
        <w:autoSpaceDN w:val="0"/>
        <w:adjustRightInd w:val="0"/>
        <w:spacing w:after="0"/>
        <w:jc w:val="both"/>
        <w:rPr>
          <w:rFonts w:ascii="Times New Roman" w:hAnsi="Times New Roman" w:cs="Times New Roman"/>
          <w:sz w:val="20"/>
          <w:szCs w:val="20"/>
        </w:rPr>
      </w:pPr>
      <w:r w:rsidRPr="00B80079">
        <w:rPr>
          <w:noProof/>
          <w:sz w:val="20"/>
          <w:szCs w:val="20"/>
          <w:lang w:eastAsia="zh-CN"/>
        </w:rPr>
        <w:pict>
          <v:roundrect id="Rounded Rectangle 74" o:spid="_x0000_s1042" style="position:absolute;left:0;text-align:left;margin-left:-5.4pt;margin-top:3.05pt;width:461.95pt;height:163.9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qP3AIAALIFAAAOAAAAZHJzL2Uyb0RvYy54bWysVNuO0zAQfUfiHyy/d5O0aba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 among all:</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 xml:space="preserve">(foxtail millet) </w:t>
      </w:r>
      <w:r w:rsidRPr="009937F7">
        <w:rPr>
          <w:rFonts w:ascii="Times New Roman" w:hAnsi="Times New Roman" w:cs="Times New Roman"/>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Pr="009937F7">
        <w:rPr>
          <w:rFonts w:ascii="Times New Roman" w:hAnsi="Times New Roman" w:cs="Times New Roman"/>
          <w:sz w:val="20"/>
          <w:szCs w:val="20"/>
        </w:rPr>
        <w:t>indian, large african 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B80079" w:rsidP="00C500F7">
      <w:pPr>
        <w:widowControl w:val="0"/>
        <w:autoSpaceDE w:val="0"/>
        <w:autoSpaceDN w:val="0"/>
        <w:adjustRightInd w:val="0"/>
        <w:jc w:val="both"/>
        <w:rPr>
          <w:rFonts w:ascii="Times New Roman" w:hAnsi="Times New Roman" w:cs="Times New Roman"/>
          <w:sz w:val="20"/>
          <w:szCs w:val="20"/>
        </w:rPr>
      </w:pPr>
      <w:r w:rsidRPr="00B80079">
        <w:rPr>
          <w:noProof/>
          <w:lang w:eastAsia="zh-CN"/>
        </w:rPr>
        <w:pict>
          <v:shape id="AutoShape 45" o:spid="_x0000_s1041" type="#_x0000_t32" style="position:absolute;left:0;text-align:left;margin-left:60.5pt;margin-top:4.8pt;width:0;height:17.25pt;z-index:2517227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" strokecolor="#95b3d7 [1940]">
            <v:stroke endarrow="block"/>
          </v:shape>
        </w:pict>
      </w:r>
    </w:p>
    <w:p w:rsidR="009937F7" w:rsidRPr="00BA3A99" w:rsidRDefault="00B80079" w:rsidP="00C500F7">
      <w:pPr>
        <w:pStyle w:val="ListParagraph"/>
        <w:ind w:left="0"/>
        <w:contextualSpacing w:val="0"/>
        <w:jc w:val="both"/>
        <w:rPr>
          <w:rFonts w:ascii="Times New Roman" w:eastAsiaTheme="majorEastAsia" w:hAnsi="Times New Roman"/>
          <w:szCs w:val="20"/>
          <w:lang w:val="en-US" w:eastAsia="it-IT"/>
        </w:rPr>
      </w:pPr>
      <w:r w:rsidRPr="00B80079">
        <w:rPr>
          <w:noProof/>
          <w:lang w:val="en-US" w:eastAsia="zh-CN"/>
        </w:rPr>
        <w:pict>
          <v:shape id="Text Box 77" o:spid="_x0000_s1040" type="#_x0000_t202" style="position:absolute;left:0;text-align:left;margin-left:0;margin-top:3.85pt;width:123pt;height:36.1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" fillcolor="white [3201]" strokecolor="#95b3d7 [1940]" strokeweight="1.5pt">
            <v:textbox>
              <w:txbxContent>
                <w:p w:rsidR="00C4334D" w:rsidRPr="00BA3A99" w:rsidRDefault="00C4334D"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374C82" w:rsidP="00C4334D">
      <w:pPr>
        <w:pStyle w:val="Heading2"/>
        <w:rPr>
          <w:rFonts w:eastAsiaTheme="majorEastAsia"/>
          <w:lang w:eastAsia="it-IT"/>
        </w:rPr>
      </w:pPr>
      <w:bookmarkStart w:id="596" w:name="_Toc428436081"/>
      <w:bookmarkStart w:id="597" w:name="_Toc428436382"/>
      <w:bookmarkStart w:id="598" w:name="_Toc428436508"/>
      <w:r w:rsidRPr="00F31509">
        <w:lastRenderedPageBreak/>
        <w:t>Cereals and cereal products</w:t>
      </w:r>
      <w:bookmarkEnd w:id="596"/>
      <w:bookmarkEnd w:id="597"/>
      <w:bookmarkEnd w:id="598"/>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EB7AF1" w:rsidRPr="008E1789" w:rsidRDefault="726F4BD4" w:rsidP="00AD3D7E">
      <w:pPr>
        <w:jc w:val="both"/>
        <w:rPr>
          <w:rFonts w:asciiTheme="majorBidi" w:hAnsiTheme="majorBidi" w:cstheme="majorBidi"/>
          <w:lang w:val="en-GB"/>
        </w:rPr>
      </w:pPr>
      <w:r w:rsidRPr="00F31509">
        <w:rPr>
          <w:rFonts w:asciiTheme="majorBidi" w:eastAsia="Times New Roman" w:hAnsiTheme="majorBidi" w:cstheme="majorBidi"/>
          <w:lang w:val="en-GB"/>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2511 -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 wheat),</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and T. spelta </w:t>
      </w:r>
      <w:r w:rsidRPr="008E1789">
        <w:rPr>
          <w:rFonts w:asciiTheme="majorBidi" w:eastAsia="Times New Roman" w:hAnsiTheme="majorBidi" w:cstheme="majorBidi"/>
          <w:lang w:val="en-GB"/>
        </w:rPr>
        <w:t>(spelt). Common and durum wheat are the main types. Among common wheat, the main varieties are: spring and winter, hard and soft, red and white, whether or not processed.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meslin (a mixture wheat/rye).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2805 - Rice (Milled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husked (23162); starch of rice (23220.03); rice flour (23120.01); rice gluten (39130.01) and bran of rice (39120.02);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oryza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2513 -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tolerates poorer soils and lower temperatures better than wheat and it is used as a livestock feed, for the manufacture of malt and, when polished or pearled,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nor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2514 - Maize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Corn seed; maize, hybrid, seed; maize seed.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White maize (not considered necessary for popcorn);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golden-yellow or white;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reddish-brown or mottled;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Corn-on-the-cob, fresh (excl. sweet 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Grain, maize, not hushed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 corn, fresh, suitable for human consumption;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in sheaves, cobs or threshed;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not husked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cut before maturity, complete with husks;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unmilled;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whether or not processed, including rye denatured and unmilled, is a grain that is tolerant of poor soils, high latitudes and altitudes. Mainly used 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which in their natural state have no husk or hull, whether or not processed, is plant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2517 -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millet (0118) and the following processed products expressed in terms of primary equivalent: flour of millet including groats, meal and pellets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 among all:</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Echinocloa frumentacea </w:t>
      </w:r>
      <w:r w:rsidRPr="008E1789">
        <w:rPr>
          <w:rFonts w:asciiTheme="majorBidi" w:eastAsia="Times New Roman" w:hAnsiTheme="majorBidi" w:cstheme="majorBidi"/>
          <w:lang w:val="en-GB"/>
        </w:rPr>
        <w:t>(barnyard or Japanese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Eleusine coracana </w:t>
      </w:r>
      <w:r w:rsidRPr="008E1789">
        <w:rPr>
          <w:rFonts w:asciiTheme="majorBidi" w:eastAsia="Times New Roman" w:hAnsiTheme="majorBidi" w:cstheme="majorBidi"/>
          <w:lang w:val="en-GB"/>
        </w:rPr>
        <w:t>(ragi, finger or African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Panicum miliaceum </w:t>
      </w:r>
      <w:r w:rsidRPr="008E1789">
        <w:rPr>
          <w:rFonts w:asciiTheme="majorBidi" w:eastAsia="Times New Roman" w:hAnsiTheme="majorBidi" w:cstheme="majorBidi"/>
          <w:lang w:val="en-GB"/>
        </w:rPr>
        <w:t>(common, golden or proso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Paspalum scrobiculatum </w:t>
      </w:r>
      <w:r w:rsidRPr="008E1789">
        <w:rPr>
          <w:rFonts w:asciiTheme="majorBidi" w:eastAsia="Times New Roman" w:hAnsiTheme="majorBidi" w:cstheme="majorBidi"/>
          <w:lang w:val="en-GB"/>
        </w:rPr>
        <w:t>(koda or ditch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Pennisetum glaucum </w:t>
      </w:r>
      <w:r w:rsidRPr="008E1789">
        <w:rPr>
          <w:rFonts w:asciiTheme="majorBidi" w:eastAsia="Times New Roman" w:hAnsiTheme="majorBidi" w:cstheme="majorBidi"/>
          <w:lang w:val="en-GB"/>
        </w:rPr>
        <w:t>(pearl or cattail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Setaria italic </w:t>
      </w:r>
      <w:r w:rsidRPr="008E1789">
        <w:rPr>
          <w:rFonts w:asciiTheme="majorBidi" w:eastAsia="Times New Roman" w:hAnsiTheme="majorBidi" w:cstheme="majorBidi"/>
          <w:lang w:val="en-GB"/>
        </w:rPr>
        <w:t xml:space="preserve">(foxtail millet)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does not include indian, large african 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2518 -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sorghum (0114) and the following </w:t>
      </w:r>
      <w:r w:rsidRPr="008E1789">
        <w:rPr>
          <w:rFonts w:asciiTheme="majorBidi" w:eastAsia="Times New Roman" w:hAnsiTheme="majorBidi" w:cstheme="majorBidi"/>
          <w:strike/>
          <w:lang w:val="en-GB"/>
        </w:rPr>
        <w:t>P</w:t>
      </w:r>
      <w:r w:rsidRPr="008E1789">
        <w:rPr>
          <w:rFonts w:asciiTheme="majorBidi" w:eastAsia="Times New Roman" w:hAnsiTheme="majorBidi" w:cstheme="majorBidi"/>
          <w:lang w:val="en-GB"/>
        </w:rPr>
        <w:t>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It includes unmilled Doura (durra), Federita (feterita), Grain sorghum, Kafir, Kaoliang, Milo, Sorghum.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8E1789">
        <w:rPr>
          <w:rFonts w:asciiTheme="majorBidi" w:eastAsia="Times New Roman" w:hAnsiTheme="majorBidi" w:cstheme="majorBidi"/>
          <w:i/>
          <w:iCs/>
          <w:lang w:val="en-GB"/>
        </w:rPr>
        <w:t>Sorghum vulgare var. technicum</w:t>
      </w:r>
      <w:r w:rsidRPr="008E1789">
        <w:rPr>
          <w:rFonts w:asciiTheme="majorBidi" w:eastAsia="Times New Roman" w:hAnsiTheme="majorBidi" w:cstheme="majorBidi"/>
          <w:lang w:val="en-GB"/>
        </w:rPr>
        <w: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which tolerates high altitudes, quinoa is cultivated primarily in Andean countries. Used for food and to make chicha,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Pr="008E1789">
        <w:rPr>
          <w:rFonts w:asciiTheme="majorBidi" w:eastAsia="Times New Roman" w:hAnsiTheme="majorBidi" w:cstheme="majorBidi"/>
          <w:i/>
          <w:iCs/>
          <w:lang w:val="en-GB"/>
        </w:rPr>
        <w:t xml:space="preserve">Digitaria spp. </w:t>
      </w:r>
      <w:r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i/>
          <w:iCs/>
          <w:lang w:val="en-GB"/>
        </w:rPr>
        <w:t>Digitaria exilis</w:t>
      </w:r>
      <w:r w:rsidRPr="008E1789">
        <w:rPr>
          <w:rFonts w:asciiTheme="majorBidi" w:eastAsia="Times New Roman" w:hAnsiTheme="majorBidi" w:cstheme="majorBidi"/>
          <w:lang w:val="en-GB"/>
        </w:rPr>
        <w:t xml:space="preserve"> (fonio or findi) and </w:t>
      </w:r>
      <w:r w:rsidRPr="008E1789">
        <w:rPr>
          <w:rFonts w:asciiTheme="majorBidi" w:eastAsia="Times New Roman" w:hAnsiTheme="majorBidi" w:cstheme="majorBidi"/>
          <w:i/>
          <w:iCs/>
          <w:lang w:val="en-GB"/>
        </w:rPr>
        <w:t xml:space="preserve">Digitaria 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  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mixture wheat/rye)</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that is included under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cereals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C4334D">
      <w:pPr>
        <w:pStyle w:val="Heading2"/>
      </w:pPr>
      <w:r w:rsidRPr="008E1789">
        <w:lastRenderedPageBreak/>
        <w:t>Roots and Tubers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290A95" w:rsidRDefault="726F4BD4" w:rsidP="00C500F7">
      <w:pPr>
        <w:jc w:val="both"/>
        <w:rPr>
          <w:rFonts w:asciiTheme="majorBidi" w:hAnsiTheme="majorBidi" w:cstheme="majorBidi"/>
          <w:lang w:val="en-GB"/>
        </w:rPr>
      </w:pPr>
      <w:r w:rsidRPr="00290A95">
        <w:rPr>
          <w:rFonts w:asciiTheme="majorBidi" w:eastAsia="Times New Roman" w:hAnsiTheme="majorBidi" w:cstheme="majorBidi"/>
          <w:lang w:val="en-GB"/>
        </w:rPr>
        <w:t xml:space="preserve">Cassava, species of </w:t>
      </w:r>
      <w:r w:rsidRPr="00290A95">
        <w:rPr>
          <w:rFonts w:asciiTheme="majorBidi" w:eastAsia="Times New Roman" w:hAnsiTheme="majorBidi" w:cstheme="majorBidi"/>
          <w:i/>
          <w:iCs/>
          <w:lang w:val="en-GB"/>
        </w:rPr>
        <w:t>Manihot esculenta; Manihot utilissima</w:t>
      </w:r>
      <w:r w:rsidRPr="00290A95">
        <w:rPr>
          <w:rFonts w:asciiTheme="majorBidi" w:eastAsia="Times New Roman" w:hAnsiTheme="majorBidi" w:cstheme="majorBidi"/>
          <w:lang w:val="en-GB"/>
        </w:rPr>
        <w:t xml:space="preserve"> (manioc, mandioca, yuca), </w:t>
      </w:r>
      <w:r w:rsidRPr="00290A95">
        <w:rPr>
          <w:rFonts w:asciiTheme="majorBidi" w:eastAsia="Times New Roman" w:hAnsiTheme="majorBidi" w:cstheme="majorBidi"/>
          <w:i/>
          <w:iCs/>
          <w:lang w:val="en-GB"/>
        </w:rPr>
        <w:t xml:space="preserve">Manihot palmata; Manihot dulcis </w:t>
      </w:r>
      <w:r w:rsidRPr="00290A95">
        <w:rPr>
          <w:rFonts w:asciiTheme="majorBidi" w:eastAsia="Times New Roman" w:hAnsiTheme="majorBidi" w:cstheme="majorBidi"/>
          <w:lang w:val="en-GB"/>
        </w:rPr>
        <w:t xml:space="preserve">(yuca dulce).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8E1789">
        <w:rPr>
          <w:rFonts w:ascii="MS Mincho" w:eastAsia="MS Mincho" w:hAnsi="MS Mincho" w:cs="MS Mincho" w:hint="eastAsia"/>
          <w:b/>
          <w:bCs/>
          <w:rtl/>
          <w:lang w:val="en-GB"/>
        </w:rPr>
        <w:t>‑</w:t>
      </w:r>
      <w:r w:rsidRPr="008E1789">
        <w:rPr>
          <w:rFonts w:asciiTheme="majorBidi" w:eastAsia="Times New Roman" w:hAnsiTheme="majorBidi" w:cstheme="majorBidi"/>
          <w:lang w:val="en-GB"/>
        </w:rPr>
        <w:t>homogeneous particles with broken pieces of manioc pellets, brownish colour with black spots, pieces of fibre visible to the naked eye and a small quantity of sand or silica left in).</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seasonal crop grown in temperate zones all over the world, but primarily in the northern hemisphere.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It includes, inter alia, fresh or chilled potatoes of all kinds, seed potatoes  intended for sowing and new potatoes.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Potatoes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2533 -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a seasonal crop grown in tropical and subtropical regions. Used mainly for human food. Trade data cover fresh and dried tubers, whether or not sliced or in the form or pellets made either from pieces of the roots or tubers of this heading 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2535 -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tubers from vines of the genus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among all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fresh, chilled, frozen or dried, whether or not sliced or in the form of pellets made either from pieces </w:t>
      </w:r>
      <w:r w:rsidRPr="008E1789">
        <w:rPr>
          <w:rFonts w:asciiTheme="majorBidi" w:eastAsia="Times New Roman" w:hAnsiTheme="majorBidi" w:cstheme="majorBidi"/>
          <w:strike/>
          <w:lang w:val="en-GB"/>
        </w:rPr>
        <w:t xml:space="preserve"> </w:t>
      </w:r>
      <w:r w:rsidRPr="008E1789">
        <w:rPr>
          <w:rFonts w:asciiTheme="majorBidi" w:eastAsia="Times New Roman" w:hAnsiTheme="majorBidi" w:cstheme="majorBidi"/>
          <w:lang w:val="en-GB"/>
        </w:rPr>
        <w:t>of the roots or tubers of this heading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2534 -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Yautia, </w:t>
      </w:r>
      <w:r w:rsidRPr="008E1789">
        <w:rPr>
          <w:rFonts w:asciiTheme="majorBidi" w:eastAsia="Times New Roman" w:hAnsiTheme="majorBidi" w:cstheme="majorBidi"/>
          <w:i/>
          <w:iCs/>
        </w:rPr>
        <w:t xml:space="preserve">Xanthosoma spp </w:t>
      </w:r>
      <w:r w:rsidRPr="008E1789">
        <w:rPr>
          <w:rFonts w:asciiTheme="majorBidi" w:eastAsia="Times New Roman" w:hAnsiTheme="majorBidi" w:cstheme="majorBidi"/>
        </w:rPr>
        <w:t>mainly</w:t>
      </w:r>
      <w:r w:rsidRPr="008E1789">
        <w:rPr>
          <w:rFonts w:asciiTheme="majorBidi" w:eastAsia="Times New Roman" w:hAnsiTheme="majorBidi" w:cstheme="majorBidi"/>
          <w:i/>
          <w:iCs/>
        </w:rPr>
        <w:t xml:space="preserve"> X. sagittifolium</w:t>
      </w:r>
      <w:r w:rsidRPr="008E1789">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food.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Taro,</w:t>
      </w:r>
      <w:r w:rsidRPr="008E1789">
        <w:rPr>
          <w:rFonts w:asciiTheme="majorBidi" w:eastAsia="Times New Roman" w:hAnsiTheme="majorBidi" w:cstheme="majorBidi"/>
          <w:i/>
          <w:iCs/>
        </w:rPr>
        <w:t xml:space="preserve"> Colocasia esculenta</w:t>
      </w:r>
      <w:r w:rsidRPr="008E1789">
        <w:rPr>
          <w:rFonts w:asciiTheme="majorBidi" w:eastAsia="Times New Roman" w:hAnsiTheme="majorBidi" w:cstheme="majorBidi"/>
        </w:rPr>
        <w:t xml:space="preserve"> (Dasheen, eddoe, taro, old cocoyam), aroids cultivated for their edible starchy corms or underground stems. Taro is grown throughout the tropics for food.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other tubers, roots or rhizomes, fresh, that are not identified separately because of their minor relevance at the international level. Because of their limited local importance, some countries report roots and tubers under this commodity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Metroxylon spp.</w:t>
      </w:r>
      <w:r w:rsidRPr="008E1789">
        <w:rPr>
          <w:rFonts w:asciiTheme="majorBidi" w:eastAsia="Times New Roman" w:hAnsiTheme="majorBidi" w:cstheme="majorBidi"/>
        </w:rPr>
        <w:t xml:space="preserve"> (sago palm)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and Ullucus tuberosus </w:t>
      </w:r>
      <w:r w:rsidRPr="008E1789">
        <w:rPr>
          <w:rFonts w:asciiTheme="majorBidi" w:eastAsia="Times New Roman" w:hAnsiTheme="majorBidi" w:cstheme="majorBidi"/>
        </w:rPr>
        <w:t>(oca and ullucu)</w:t>
      </w:r>
    </w:p>
    <w:p w:rsidR="00EB7AF1" w:rsidRPr="00290A95" w:rsidRDefault="726F4BD4" w:rsidP="00C500F7">
      <w:pPr>
        <w:pStyle w:val="ListParagraph"/>
        <w:numPr>
          <w:ilvl w:val="0"/>
          <w:numId w:val="2"/>
        </w:numPr>
        <w:contextualSpacing w:val="0"/>
        <w:jc w:val="both"/>
        <w:rPr>
          <w:rFonts w:asciiTheme="majorBidi" w:hAnsiTheme="majorBidi" w:cstheme="majorBidi"/>
        </w:rPr>
      </w:pPr>
      <w:r w:rsidRPr="00290A95">
        <w:rPr>
          <w:rFonts w:asciiTheme="majorBidi" w:eastAsia="Times New Roman" w:hAnsiTheme="majorBidi" w:cstheme="majorBidi"/>
          <w:i/>
          <w:iCs/>
        </w:rPr>
        <w:t xml:space="preserve">Pachyrxhizus erosus, Pachyrxhizus angulatus </w:t>
      </w:r>
      <w:r w:rsidRPr="00290A95">
        <w:rPr>
          <w:rFonts w:asciiTheme="majorBidi" w:eastAsia="Times New Roman" w:hAnsiTheme="majorBidi" w:cstheme="majorBidi"/>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included may be fresh, chilled, frozen or dried, whether or not sliced or in the form of pellets made either from pieces (e.g., chips) of the roots or tubers of this heading or from their flours, meals or powders.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roots and tubers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C4334D">
      <w:pPr>
        <w:pStyle w:val="Heading2"/>
      </w:pPr>
      <w:r w:rsidRPr="008E1789">
        <w:lastRenderedPageBreak/>
        <w:t>Sugar crops and sweeteners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w:t>
      </w:r>
      <w:r w:rsidR="004A0A6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DERIVED PRODUCTS. In addition to sugar, molasses is also obtained with various degrees of sugar content. The by-product obtained from the extraction of sugar is called bagasse in the case of sugar cane, and beet pulp in the case of sugar beets.</w:t>
      </w:r>
    </w:p>
    <w:p w:rsidR="00EB7AF1" w:rsidRPr="00290A95" w:rsidRDefault="726F4BD4" w:rsidP="00C500F7">
      <w:pPr>
        <w:pStyle w:val="Heading3"/>
        <w:numPr>
          <w:ilvl w:val="2"/>
          <w:numId w:val="0"/>
        </w:numPr>
        <w:spacing w:before="0" w:after="200"/>
        <w:jc w:val="both"/>
        <w:rPr>
          <w:rFonts w:asciiTheme="majorBidi" w:hAnsiTheme="majorBidi" w:cstheme="majorBidi"/>
        </w:rPr>
      </w:pPr>
      <w:r w:rsidRPr="00290A95">
        <w:rPr>
          <w:rFonts w:asciiTheme="majorBidi" w:hAnsiTheme="majorBidi" w:cstheme="majorBidi"/>
        </w:rPr>
        <w:t>FBS 2536 - Sugar cane</w:t>
      </w:r>
    </w:p>
    <w:p w:rsidR="00EB7AF1" w:rsidRPr="00290A95" w:rsidRDefault="726F4BD4" w:rsidP="00C500F7">
      <w:pPr>
        <w:jc w:val="both"/>
        <w:rPr>
          <w:rFonts w:asciiTheme="majorBidi" w:hAnsiTheme="majorBidi" w:cstheme="majorBidi"/>
        </w:rPr>
      </w:pPr>
      <w:r w:rsidRPr="00290A95">
        <w:rPr>
          <w:rFonts w:asciiTheme="majorBidi" w:eastAsia="Times New Roman" w:hAnsiTheme="majorBidi" w:cstheme="majorBidi"/>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whether or not ground</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2537 - Sugar beet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whether or not ground, in some producing countries, marginal quantities are consumed, either directly as food or in the preparation of jams.</w:t>
      </w:r>
    </w:p>
    <w:p w:rsidR="004A0A69" w:rsidRDefault="004A0A69" w:rsidP="00C500F7">
      <w:pPr>
        <w:jc w:val="both"/>
        <w:rPr>
          <w:rFonts w:asciiTheme="majorBidi" w:eastAsia="Times New Roman" w:hAnsiTheme="majorBidi" w:cstheme="majorBidi"/>
          <w:lang w:val="en-GB"/>
        </w:rPr>
      </w:pPr>
    </w:p>
    <w:p w:rsidR="004A0A69" w:rsidRPr="008E1789" w:rsidRDefault="004A0A69" w:rsidP="00C500F7">
      <w:pPr>
        <w:jc w:val="both"/>
        <w:rPr>
          <w:rFonts w:asciiTheme="majorBidi" w:hAnsiTheme="majorBidi" w:cstheme="majorBidi"/>
          <w:lang w:val="en-GB"/>
        </w:rPr>
      </w:pP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lastRenderedPageBreak/>
        <w:t>FBS 2541 -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 centrifugal (23511.02)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non centrifugal, generally derived from sugar cane through traditional methods without centrifugation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2827 - Sugar (Raw Equivalent)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EB7AF1" w:rsidRPr="008E1789" w:rsidRDefault="726F4BD4" w:rsidP="00C500F7">
      <w:pPr>
        <w:pStyle w:val="Heading3"/>
        <w:spacing w:before="0" w:after="200"/>
        <w:jc w:val="both"/>
        <w:rPr>
          <w:rFonts w:asciiTheme="majorBidi" w:hAnsiTheme="majorBidi" w:cstheme="majorBidi"/>
          <w:lang w:val="en-GB"/>
        </w:rPr>
      </w:pPr>
      <w:r w:rsidRPr="008E1789">
        <w:rPr>
          <w:rFonts w:asciiTheme="majorBidi" w:hAnsiTheme="majorBidi" w:cstheme="majorBidi"/>
          <w:lang w:val="en-GB"/>
        </w:rPr>
        <w:t>FBS 2543 - Sweeteners,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Maltose, chemically pure, produced industrially from starch by hydrolysis with malt diastase. Used in the brewing industry. Invert sugar and other sugar and sugar syrup blends containing in the dry state 50% by weight of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n.e.c., including among all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  sugar cane (01802), sugar beet (01801), sugar beet seeds (01803), locust beans (carobs) (01356).</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rsidRPr="008E1789">
        <w:rPr>
          <w:rFonts w:asciiTheme="majorBidi" w:hAnsiTheme="majorBidi" w:cstheme="majorBidi"/>
        </w:rPr>
        <w:br/>
      </w:r>
      <w:r w:rsidRPr="008E1789">
        <w:rPr>
          <w:rFonts w:asciiTheme="majorBidi" w:eastAsia="Times New Roman" w:hAnsiTheme="majorBidi" w:cstheme="majorBidi"/>
        </w:rPr>
        <w:t>Both commercial and chemically pure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and Syrups n.e.c. includes invert sugar, caramel, golden syrup, artificial honey, maltose other than chemically pure, sorghum and palm sugars. See also the general note in the introduction. </w:t>
      </w:r>
      <w:r w:rsidR="00EB7AF1" w:rsidRPr="008E1789">
        <w:rPr>
          <w:rFonts w:asciiTheme="majorBidi" w:hAnsiTheme="majorBidi" w:cstheme="majorBidi"/>
        </w:rPr>
        <w:br/>
      </w:r>
      <w:r w:rsidRPr="008E1789">
        <w:rPr>
          <w:rFonts w:asciiTheme="majorBidi" w:eastAsia="Times New Roman" w:hAnsiTheme="majorBidi" w:cstheme="majorBidi"/>
        </w:rPr>
        <w:lastRenderedPageBreak/>
        <w:t>Invert sugar and other sugar and sugar syrup blends containing in the dry state 50 % by weight of fructose are included.</w:t>
      </w:r>
    </w:p>
    <w:p w:rsidR="004A0A69" w:rsidRPr="004A0A69" w:rsidRDefault="726F4BD4" w:rsidP="004A0A69">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Glucose and dextrose, a monosaccharide produced by hydrolysing starch with acids and/or enzymes. Dextrose is chemically pure glucose. Used in the food industry, in brewing, in tobacco fermentation and in pharmaceutical products.</w:t>
      </w:r>
    </w:p>
    <w:p w:rsidR="00C06EB9" w:rsidRDefault="726F4BD4" w:rsidP="00C06EB9">
      <w:pPr>
        <w:pStyle w:val="ListParagraph"/>
        <w:contextualSpacing w:val="0"/>
        <w:jc w:val="both"/>
        <w:rPr>
          <w:rFonts w:asciiTheme="majorBidi" w:eastAsia="Times New Roman" w:hAnsiTheme="majorBidi" w:cstheme="majorBidi"/>
        </w:rPr>
      </w:pPr>
      <w:r w:rsidRPr="004A0A69">
        <w:rPr>
          <w:rFonts w:asciiTheme="majorBidi" w:eastAsia="Times New Roman" w:hAnsiTheme="majorBidi" w:cstheme="majorBidi"/>
        </w:rPr>
        <w:t>It includes glucose and glucose syrup, not containing fructose or containing in the dry state less than 20 % by weight of fructose, as well as containing in the dry state at least 20 % but less than 50 % by weight of fructose.</w:t>
      </w:r>
    </w:p>
    <w:p w:rsidR="00EB7AF1" w:rsidRPr="00C06EB9" w:rsidRDefault="726F4BD4" w:rsidP="00C06EB9">
      <w:pPr>
        <w:pStyle w:val="ListParagraph"/>
        <w:contextualSpacing w:val="0"/>
        <w:jc w:val="both"/>
        <w:rPr>
          <w:rFonts w:asciiTheme="majorBidi" w:eastAsia="Times New Roman" w:hAnsiTheme="majorBidi" w:cstheme="majorBidi"/>
        </w:rPr>
      </w:pPr>
      <w:r w:rsidRPr="00C06EB9">
        <w:rPr>
          <w:rFonts w:asciiTheme="majorBidi" w:eastAsia="Times New Roman" w:hAnsiTheme="majorBidi" w:cstheme="majorBidi"/>
        </w:rPr>
        <w:t>Invert sugar is not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Lactose, also known as milk sugar. Produced commercially from whey. Such products must contain by weight more than 95 % lactose, expressed as anhydrous lactose, calculated on the dry matter. Both commercial and chemically pure lactose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includes sweetened or flavoured mineral waters and other non-alcoholic 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 grapefruit (including pomelo) juice, juice of any other single citrus fruit, pineapple juice, tomato juice, grape juice (including grape must), apple juice, cranberry (</w:t>
      </w:r>
      <w:r w:rsidRPr="008E1789">
        <w:rPr>
          <w:rFonts w:asciiTheme="majorBidi" w:eastAsia="Times New Roman" w:hAnsiTheme="majorBidi" w:cstheme="majorBidi"/>
          <w:i/>
          <w:iCs/>
        </w:rPr>
        <w:t>Vaccinium macrocarpon, Vaccinium oxycoccos, Vaccinium 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 juice, mixtures of juices,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of the production of fructose from maize. Used for feed, food, industrial alcohol, alcoholic beverages and ethanol.</w:t>
      </w:r>
    </w:p>
    <w:p w:rsidR="00EB7AF1" w:rsidRPr="008E1789" w:rsidRDefault="726F4BD4" w:rsidP="00C06EB9">
      <w:pPr>
        <w:jc w:val="both"/>
        <w:rPr>
          <w:rFonts w:asciiTheme="majorBidi" w:hAnsiTheme="majorBidi" w:cstheme="majorBidi"/>
          <w:lang w:val="en-GB"/>
        </w:rPr>
      </w:pPr>
      <w:r w:rsidRPr="008E1789">
        <w:rPr>
          <w:rFonts w:asciiTheme="majorBidi" w:eastAsia="Times New Roman" w:hAnsiTheme="majorBidi" w:cstheme="majorBidi"/>
          <w:lang w:val="en-GB"/>
        </w:rPr>
        <w:t>Other sugar crops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2745 - Honey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by other insects, centrifuged, or in the comb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726F4BD4" w:rsidP="00C4334D">
      <w:pPr>
        <w:pStyle w:val="Heading2"/>
      </w:pPr>
      <w:r w:rsidRPr="008E1789">
        <w:lastRenderedPageBreak/>
        <w:t>Pulses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Phaseolus and Vigna spp</w:t>
      </w:r>
      <w:r w:rsidRPr="008E1789">
        <w:rPr>
          <w:rFonts w:asciiTheme="majorBidi" w:eastAsia="Times New Roman" w:hAnsiTheme="majorBidi" w:cstheme="majorBidi"/>
          <w:lang w:val="en-GB"/>
        </w:rPr>
        <w:t>, P</w:t>
      </w:r>
      <w:r w:rsidRPr="008E1789">
        <w:rPr>
          <w:rFonts w:asciiTheme="majorBidi" w:eastAsia="Times New Roman" w:hAnsiTheme="majorBidi" w:cstheme="majorBidi"/>
          <w:i/>
          <w:iCs/>
          <w:lang w:val="en-GB"/>
        </w:rPr>
        <w:t>. vulgaris</w:t>
      </w:r>
      <w:r w:rsidRPr="008E1789">
        <w:rPr>
          <w:rFonts w:asciiTheme="majorBidi" w:eastAsia="Times New Roman" w:hAnsiTheme="majorBidi" w:cstheme="majorBidi"/>
          <w:lang w:val="en-GB"/>
        </w:rPr>
        <w:t xml:space="preserve"> (kidney, , including white pea beans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P. angularis or Vigna 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P. mungo or Vigna 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Pr="008E1789">
        <w:rPr>
          <w:rFonts w:asciiTheme="majorBidi" w:eastAsia="Times New Roman" w:hAnsiTheme="majorBidi" w:cstheme="majorBidi"/>
          <w:i/>
          <w:iCs/>
          <w:lang w:val="en-GB"/>
        </w:rPr>
        <w:t>Vigna radiata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Vigna 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Pr="008E1789">
        <w:rPr>
          <w:rFonts w:asciiTheme="majorBidi" w:eastAsia="Times New Roman" w:hAnsiTheme="majorBidi" w:cstheme="majorBidi"/>
          <w:i/>
          <w:iCs/>
          <w:lang w:val="en-GB"/>
        </w:rPr>
        <w:t>Vigna sinensis</w:t>
      </w:r>
      <w:r w:rsidRPr="008E1789">
        <w:rPr>
          <w:rFonts w:asciiTheme="majorBidi" w:eastAsia="Times New Roman" w:hAnsiTheme="majorBidi" w:cstheme="majorBidi"/>
          <w:lang w:val="en-GB"/>
        </w:rPr>
        <w:t xml:space="preserve"> (Cow peas) (01706),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soya 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Pr="008E1789">
        <w:rPr>
          <w:rFonts w:asciiTheme="majorBidi" w:eastAsia="Times New Roman" w:hAnsiTheme="majorBidi" w:cstheme="majorBidi"/>
          <w:i/>
          <w:iCs/>
          <w:lang w:val="en-GB"/>
        </w:rPr>
        <w:t>Pisum arvense</w:t>
      </w:r>
      <w:r w:rsidRPr="008E1789">
        <w:rPr>
          <w:rFonts w:asciiTheme="majorBidi" w:eastAsia="Times New Roman" w:hAnsiTheme="majorBidi" w:cstheme="majorBidi"/>
          <w:lang w:val="en-GB"/>
        </w:rPr>
        <w:t xml:space="preserve"> (field pea),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r w:rsidRPr="008E1789">
        <w:rPr>
          <w:rFonts w:asciiTheme="majorBidi" w:hAnsiTheme="majorBidi" w:cstheme="majorBidi"/>
          <w:strike/>
          <w:lang w:val="en-GB"/>
        </w:rPr>
        <w:t>and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and products includes the following commodities (dried and shelled, of a kind used for human or animal consumption, even if intended for sowing or for other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beans, horse beans, species of </w:t>
      </w:r>
      <w:r w:rsidRPr="008E1789">
        <w:rPr>
          <w:rFonts w:asciiTheme="majorBidi" w:eastAsia="Times New Roman" w:hAnsiTheme="majorBidi" w:cstheme="majorBidi"/>
          <w:i/>
          <w:iCs/>
        </w:rPr>
        <w:t xml:space="preserve">Vicia faba, </w:t>
      </w:r>
      <w:r w:rsidRPr="008E1789">
        <w:rPr>
          <w:rFonts w:asciiTheme="majorBidi" w:eastAsia="Times New Roman" w:hAnsiTheme="majorBidi" w:cstheme="majorBidi"/>
        </w:rPr>
        <w:t xml:space="preserve">mainly </w:t>
      </w:r>
      <w:r w:rsidRPr="008E1789">
        <w:rPr>
          <w:rFonts w:asciiTheme="majorBidi" w:eastAsia="Times New Roman" w:hAnsiTheme="majorBidi" w:cstheme="majorBidi"/>
          <w:i/>
          <w:iCs/>
        </w:rPr>
        <w:t>V. faba var. equina</w:t>
      </w:r>
      <w:r w:rsidRPr="008E1789">
        <w:rPr>
          <w:rFonts w:asciiTheme="majorBidi" w:eastAsia="Times New Roman" w:hAnsiTheme="majorBidi" w:cstheme="majorBidi"/>
        </w:rPr>
        <w:t xml:space="preserve"> (horse-bean), </w:t>
      </w:r>
      <w:r w:rsidRPr="008E1789">
        <w:rPr>
          <w:rFonts w:asciiTheme="majorBidi" w:eastAsia="Times New Roman" w:hAnsiTheme="majorBidi" w:cstheme="majorBidi"/>
          <w:i/>
          <w:iCs/>
        </w:rPr>
        <w:t>V. faba var. major</w:t>
      </w:r>
      <w:r w:rsidRPr="008E1789">
        <w:rPr>
          <w:rFonts w:asciiTheme="majorBidi" w:eastAsia="Times New Roman" w:hAnsiTheme="majorBidi" w:cstheme="majorBidi"/>
        </w:rPr>
        <w:t xml:space="preserve"> (broad bean) and </w:t>
      </w:r>
      <w:r w:rsidRPr="008E1789">
        <w:rPr>
          <w:rFonts w:asciiTheme="majorBidi" w:eastAsia="Times New Roman" w:hAnsiTheme="majorBidi" w:cstheme="majorBidi"/>
          <w:i/>
          <w:iCs/>
        </w:rPr>
        <w:t>V. faba var. minor</w:t>
      </w:r>
      <w:r w:rsidRPr="008E1789">
        <w:rPr>
          <w:rFonts w:asciiTheme="majorBidi" w:eastAsia="Times New Roman" w:hAnsiTheme="majorBidi" w:cstheme="majorBidi"/>
        </w:rPr>
        <w:t xml:space="preserve"> (field bean);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Chick-peas, species of </w:t>
      </w:r>
      <w:r w:rsidRPr="008E1789">
        <w:rPr>
          <w:rFonts w:asciiTheme="majorBidi" w:eastAsia="Times New Roman" w:hAnsiTheme="majorBidi" w:cstheme="majorBidi"/>
          <w:i/>
          <w:iCs/>
        </w:rPr>
        <w:t>Cicer arietinum</w:t>
      </w:r>
      <w:r w:rsidRPr="008E1789">
        <w:rPr>
          <w:rFonts w:asciiTheme="majorBidi" w:eastAsia="Times New Roman" w:hAnsiTheme="majorBidi" w:cstheme="majorBidi"/>
        </w:rPr>
        <w:t xml:space="preserve"> (chickpea, Bengal gram, garbanzos);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Cow peas, species of </w:t>
      </w:r>
      <w:r w:rsidRPr="008E1789">
        <w:rPr>
          <w:rFonts w:asciiTheme="majorBidi" w:eastAsia="Times New Roman" w:hAnsiTheme="majorBidi" w:cstheme="majorBidi"/>
          <w:i/>
          <w:iCs/>
        </w:rPr>
        <w:t>Vigna unguiculata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peas, species of </w:t>
      </w:r>
      <w:r w:rsidRPr="008E1789">
        <w:rPr>
          <w:rFonts w:asciiTheme="majorBidi" w:eastAsia="Times New Roman" w:hAnsiTheme="majorBidi" w:cstheme="majorBidi"/>
          <w:i/>
          <w:iCs/>
        </w:rPr>
        <w:t>Cajanus cajan</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Lentils 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Bambara beans, species of Vigna subterranea or Voandzeia subterranean;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Lupines, vetches and similar forage products, fresh or dried, whole, cut, chopped or pressed. These products remain in the 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Nuts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species of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species of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 spp, C. vesca, C. vulgaris,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produced mainly in Mediterranean countries, the United States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spp., J. regia</w:t>
      </w:r>
      <w:r w:rsidRPr="008E1789">
        <w:rPr>
          <w:rFonts w:asciiTheme="majorBidi" w:eastAsia="Times New Roman" w:hAnsiTheme="majorBidi" w:cstheme="majorBidi"/>
        </w:rPr>
        <w:t>, produced in temperate zones of the Northern Hemisphere, particularly in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Kolanuts, species of </w:t>
      </w:r>
      <w:r w:rsidRPr="008E1789">
        <w:rPr>
          <w:rFonts w:asciiTheme="majorBidi" w:eastAsia="Times New Roman" w:hAnsiTheme="majorBidi" w:cstheme="majorBidi"/>
          <w:i/>
          <w:iCs/>
        </w:rPr>
        <w:t>Cola nitida; Cola vera; Cola acuminata</w:t>
      </w:r>
      <w:r w:rsidRPr="008E1789">
        <w:rPr>
          <w:rFonts w:asciiTheme="majorBidi" w:eastAsia="Times New Roman" w:hAnsiTheme="majorBidi" w:cstheme="majorBidi"/>
        </w:rPr>
        <w:t xml:space="preserve"> (kola, cola, Sudan cola nut), produced mainly in Africa. Kola nuts, containing 2.4 to 2.6%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Hazelnuts (Filberts),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Arecanuts,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(areca, betel nut), produced mainly in the Far East. Areca nuts are used mainly as masticatory. These nuts contain alkaloids (arecoline and arecaidine).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Nuts n.e.c., including among all: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Carya illinoensis</w:t>
      </w:r>
      <w:r w:rsidRPr="008E1789">
        <w:rPr>
          <w:rFonts w:asciiTheme="majorBidi" w:eastAsia="Times New Roman" w:hAnsiTheme="majorBidi" w:cstheme="majorBidi"/>
        </w:rPr>
        <w:t xml:space="preserve"> (pecan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Caryocar nuciferum </w:t>
      </w:r>
      <w:r w:rsidRPr="008E1789">
        <w:rPr>
          <w:rFonts w:asciiTheme="majorBidi" w:eastAsia="Times New Roman" w:hAnsiTheme="majorBidi" w:cstheme="majorBidi"/>
        </w:rPr>
        <w:t>(butter or swarri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Canarium spp. </w:t>
      </w:r>
      <w:r w:rsidRPr="008E1789">
        <w:rPr>
          <w:rFonts w:asciiTheme="majorBidi" w:eastAsia="Times New Roman" w:hAnsiTheme="majorBidi" w:cstheme="majorBidi"/>
        </w:rPr>
        <w:t>(pili nut, Java almond, Chinese olives)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Lecythis zabucajo </w:t>
      </w:r>
      <w:r w:rsidRPr="008E1789">
        <w:rPr>
          <w:rFonts w:asciiTheme="majorBidi" w:eastAsia="Times New Roman" w:hAnsiTheme="majorBidi" w:cstheme="majorBidi"/>
        </w:rPr>
        <w:t>(paradise or sapucaia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Macadamia ternifolia </w:t>
      </w:r>
      <w:r w:rsidRPr="008E1789">
        <w:rPr>
          <w:rFonts w:asciiTheme="majorBidi" w:eastAsia="Times New Roman" w:hAnsiTheme="majorBidi" w:cstheme="majorBidi"/>
        </w:rPr>
        <w:t>(Queensland, macadamia nut)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Pinus pinea </w:t>
      </w:r>
      <w:r w:rsidRPr="008E1789">
        <w:rPr>
          <w:rFonts w:asciiTheme="majorBidi" w:eastAsia="Times New Roman" w:hAnsiTheme="majorBidi" w:cstheme="majorBidi"/>
        </w:rPr>
        <w:t>(pignolia nut)</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 xml:space="preserve">Other nuts that are not identified separately, and </w:t>
      </w:r>
      <w:r w:rsidRPr="007F2666">
        <w:rPr>
          <w:rFonts w:asciiTheme="majorBidi" w:eastAsia="Times New Roman" w:hAnsiTheme="majorBidi" w:cstheme="majorBidi"/>
          <w:strike/>
        </w:rPr>
        <w:t xml:space="preserve"> </w:t>
      </w:r>
      <w:r w:rsidRPr="007F2666">
        <w:rPr>
          <w:rFonts w:asciiTheme="majorBidi" w:eastAsia="Times New Roman" w:hAnsiTheme="majorBidi" w:cstheme="majorBidi"/>
        </w:rPr>
        <w:t>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nuts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Oil-bearing crops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OIL CROPS. Edible processed products from oil crops, other than oil, include flour, flakes or grits, groundnut preparations (butter, salted nuts, candy), preserved olives, desiccated coconut and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Soyabeans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Soyabeans, species of Glycine soja, is the most important oil crop. Also widely consumed as a bean and in the form of various derived products because of its high protein content, e.g. soya milk, meat,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soya 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2556 - Groundnuts (Shelled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Groundnuts (Shelled Equivalent),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which are not roasted or otherwise cooked, used as direct food and for extracting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For trade data, groundnuts in shell are converted at 70%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2557 - Sunflower 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xml:space="preserve">, whether or not broken. Valued mainly for its oil,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2574 - Rape and Mustard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Rape and mustard oil is obtained by dry pressure extraction of seeds of several species and. Generally containing a high level of erucic acid, it has both food and industrial uses.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rapeseed or canola oil</w:t>
      </w:r>
      <w:r w:rsidRPr="008E1789">
        <w:rPr>
          <w:rFonts w:asciiTheme="majorBidi" w:eastAsia="Times New Roman" w:hAnsiTheme="majorBidi" w:cstheme="majorBidi"/>
          <w:lang w:val="en-GB"/>
        </w:rPr>
        <w:t xml:space="preserve"> is obtained for food use from seeds of </w:t>
      </w:r>
      <w:r w:rsidRPr="008E1789">
        <w:rPr>
          <w:rFonts w:asciiTheme="majorBidi" w:eastAsia="Times New Roman" w:hAnsiTheme="majorBidi" w:cstheme="majorBidi"/>
          <w:i/>
          <w:iCs/>
          <w:lang w:val="en-GB"/>
        </w:rPr>
        <w:t>Brassica</w:t>
      </w:r>
      <w:r w:rsidRPr="008E1789">
        <w:rPr>
          <w:rFonts w:asciiTheme="majorBidi" w:eastAsia="Times New Roman" w:hAnsiTheme="majorBidi" w:cstheme="majorBidi"/>
          <w:lang w:val="en-GB"/>
        </w:rPr>
        <w:t xml:space="preserve">, particularly </w:t>
      </w:r>
      <w:r w:rsidRPr="008E1789">
        <w:rPr>
          <w:rFonts w:asciiTheme="majorBidi" w:eastAsia="Times New Roman" w:hAnsiTheme="majorBidi" w:cstheme="majorBidi"/>
          <w:i/>
          <w:iCs/>
          <w:lang w:val="en-GB"/>
        </w:rPr>
        <w:t>B. napus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B. rapa</w:t>
      </w:r>
      <w:r w:rsidRPr="008E1789">
        <w:rPr>
          <w:rFonts w:asciiTheme="majorBidi" w:eastAsia="Times New Roman" w:hAnsiTheme="majorBidi" w:cstheme="majorBidi"/>
          <w:lang w:val="en-GB"/>
        </w:rPr>
        <w:t xml:space="preserve"> (or </w:t>
      </w:r>
      <w:r w:rsidRPr="008E1789">
        <w:rPr>
          <w:rFonts w:asciiTheme="majorBidi" w:eastAsia="Times New Roman" w:hAnsiTheme="majorBidi" w:cstheme="majorBidi"/>
          <w:i/>
          <w:iCs/>
          <w:lang w:val="en-GB"/>
        </w:rPr>
        <w:t>B. campestris</w:t>
      </w:r>
      <w:r w:rsidRPr="008E1789">
        <w:rPr>
          <w:rFonts w:asciiTheme="majorBidi" w:eastAsia="Times New Roman" w:hAnsiTheme="majorBidi" w:cstheme="majorBidi"/>
          <w:lang w:val="en-GB"/>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mustard seed</w:t>
      </w:r>
      <w:r w:rsidRPr="008E1789">
        <w:rPr>
          <w:rFonts w:asciiTheme="majorBidi" w:eastAsia="Times New Roman" w:hAnsiTheme="majorBidi" w:cstheme="majorBidi"/>
          <w:lang w:val="en-GB"/>
        </w:rPr>
        <w:t xml:space="preserve"> is obtained of seeds of Sinapsis alba and Brassica hirta (white mustard), </w:t>
      </w:r>
      <w:r w:rsidRPr="008E1789">
        <w:rPr>
          <w:rFonts w:asciiTheme="majorBidi" w:eastAsia="Times New Roman" w:hAnsiTheme="majorBidi" w:cstheme="majorBidi"/>
          <w:i/>
          <w:iCs/>
          <w:lang w:val="en-GB"/>
        </w:rPr>
        <w:t>Brassica nigra</w:t>
      </w:r>
      <w:r w:rsidRPr="008E1789">
        <w:rPr>
          <w:rFonts w:asciiTheme="majorBidi" w:eastAsia="Times New Roman" w:hAnsiTheme="majorBidi" w:cstheme="majorBidi"/>
          <w:lang w:val="en-GB"/>
        </w:rPr>
        <w:t xml:space="preserve"> (black mustard) and </w:t>
      </w:r>
      <w:r w:rsidRPr="008E1789">
        <w:rPr>
          <w:rFonts w:asciiTheme="majorBidi" w:eastAsia="Times New Roman" w:hAnsiTheme="majorBidi" w:cstheme="majorBidi"/>
          <w:i/>
          <w:iCs/>
          <w:lang w:val="en-GB"/>
        </w:rPr>
        <w:t>Brassica juncea</w:t>
      </w:r>
      <w:r w:rsidRPr="008E1789">
        <w:rPr>
          <w:rFonts w:asciiTheme="majorBidi" w:eastAsia="Times New Roman" w:hAnsiTheme="majorBidi" w:cstheme="majorBidi"/>
          <w:lang w:val="en-GB"/>
        </w:rPr>
        <w:t xml:space="preserve"> (Indian mustard), and it is used in medicines, for cooking or 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2575 -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several species of the genus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xml:space="preserve">, obtained first by pressure extraction from the kernels of cotton seeds, 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2560 - Coconuts (Including Copra)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coconuts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Coconuts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Copra is the dried flesh of coconut from which the oil is extracted and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2561 – Sesameseed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Sesameseed,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or not broken, valued for its oil, but also as a food, either raw or roasted, as well as 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2576 - Palmkernel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Palmkernel oil, obtained mainly from the African oil palm </w:t>
      </w:r>
      <w:r w:rsidRPr="008E1789">
        <w:rPr>
          <w:rFonts w:asciiTheme="majorBidi" w:eastAsia="Times New Roman" w:hAnsiTheme="majorBidi" w:cstheme="majorBidi"/>
          <w:i/>
          <w:iCs/>
          <w:lang w:val="en-GB"/>
        </w:rPr>
        <w:t>Elaeis guineensis</w:t>
      </w:r>
      <w:r w:rsidRPr="008E1789">
        <w:rPr>
          <w:rFonts w:asciiTheme="majorBidi" w:eastAsia="Times New Roman" w:hAnsiTheme="majorBidi" w:cstheme="majorBidi"/>
          <w:lang w:val="en-GB"/>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includes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2570 - Oilcrops,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Karite Nuts (Sheanuts),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Beans,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Nuts,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Aleurites 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Seeds,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Safflower seed,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or not broken, valued mainly for its 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Poppy seed,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Melonseed,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includes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Tallowtree Seeds, species of </w:t>
      </w:r>
      <w:r w:rsidRPr="008E1789">
        <w:rPr>
          <w:rFonts w:asciiTheme="majorBidi" w:eastAsia="Times New Roman" w:hAnsiTheme="majorBidi" w:cstheme="majorBidi"/>
          <w:i/>
          <w:iCs/>
        </w:rPr>
        <w:t>Shorea aptera; Shorea stenocarpa</w:t>
      </w:r>
      <w:r w:rsidRPr="008E1789">
        <w:rPr>
          <w:rFonts w:asciiTheme="majorBidi" w:eastAsia="Times New Roman" w:hAnsiTheme="majorBidi" w:cstheme="majorBidi"/>
        </w:rPr>
        <w:t xml:space="preserve"> (Borneo tallow tree) and </w:t>
      </w:r>
      <w:r w:rsidRPr="008E1789">
        <w:rPr>
          <w:rFonts w:asciiTheme="majorBidi" w:eastAsia="Times New Roman" w:hAnsiTheme="majorBidi" w:cstheme="majorBidi"/>
          <w:i/>
          <w:iCs/>
        </w:rPr>
        <w:t>Sapium sebiferum; 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EB7AF1" w:rsidRPr="008E1789">
        <w:rPr>
          <w:rFonts w:asciiTheme="majorBidi" w:hAnsiTheme="majorBidi" w:cstheme="majorBidi"/>
        </w:rPr>
        <w:br/>
      </w:r>
      <w:r w:rsidRPr="008E1789">
        <w:rPr>
          <w:rFonts w:asciiTheme="majorBidi" w:eastAsia="Times New Roman" w:hAnsiTheme="majorBidi" w:cstheme="majorBidi"/>
        </w:rPr>
        <w:t>When in shell the soft shell is approximately 40-50% of the total weight of the nut; if shelled it 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(Flaxseed), whether or not broken an annual herbaceous that is cultivated for its fibre as well as its 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 xml:space="preserve">Hempseed, species of </w:t>
      </w:r>
      <w:r w:rsidRPr="007F2666">
        <w:rPr>
          <w:rFonts w:asciiTheme="majorBidi" w:eastAsia="Times New Roman" w:hAnsiTheme="majorBidi" w:cstheme="majorBidi"/>
          <w:i/>
          <w:iCs/>
        </w:rPr>
        <w:t>Cannabis sativa, is a</w:t>
      </w:r>
      <w:r w:rsidRPr="007F2666">
        <w:rPr>
          <w:rFonts w:asciiTheme="majorBidi" w:eastAsia="Times New Roman" w:hAnsiTheme="majorBidi" w:cstheme="majorBidi"/>
        </w:rPr>
        <w:t>n annual herbaceous that is cultivated for its fibre as well as its oil. In major producing countries oil is extracted from the seeds.</w:t>
      </w:r>
    </w:p>
    <w:p w:rsidR="00EB7AF1" w:rsidRPr="007F2666" w:rsidRDefault="726F4BD4" w:rsidP="007F2666">
      <w:pPr>
        <w:ind w:left="360"/>
        <w:jc w:val="both"/>
        <w:rPr>
          <w:rFonts w:asciiTheme="majorBidi" w:hAnsiTheme="majorBidi" w:cstheme="majorBidi"/>
        </w:rPr>
      </w:pPr>
      <w:r w:rsidRPr="007F2666">
        <w:rPr>
          <w:rFonts w:asciiTheme="majorBidi" w:eastAsia="Times New Roman" w:hAnsiTheme="majorBidi" w:cstheme="majorBidi"/>
        </w:rPr>
        <w:t>Other oilseeds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Vegetable oils and fats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2571 - Soyabean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 oil (2161).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 oil, crude and refined, obtained by hydraulic or expeller presses or solvent extraction from the seeds of the soya bean.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2572 - Groundnut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 oil (or peanut oil), crude and refined, obtained by pressure or solvent extraction from the seeds of nuts of the common ground</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Used 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2573 - Sunflowerseed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sunflower-seed oil, crude (21631.01), sunflower-seed and safflower-seed oil, refined (21632).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Sunflowerseed oil, whether or not refined, but not chemically modified, obtained by pressure extraction from the seeds of seeds of the safflower (</w:t>
      </w:r>
      <w:r w:rsidRPr="008E1789">
        <w:rPr>
          <w:rFonts w:asciiTheme="majorBidi" w:eastAsia="Times New Roman" w:hAnsiTheme="majorBidi" w:cstheme="majorBidi"/>
          <w:i/>
          <w:iCs/>
          <w:lang w:val="en-GB"/>
        </w:rPr>
        <w:t>Carthamus tinctoris</w:t>
      </w:r>
      <w:r w:rsidRPr="008E1789">
        <w:rPr>
          <w:rFonts w:asciiTheme="majorBidi" w:eastAsia="Times New Roman" w:hAnsiTheme="majorBidi" w:cstheme="majorBidi"/>
          <w:lang w:val="en-GB"/>
        </w:rPr>
        <w:t>). Used mainly for food, and also for making medicines, alkyd resins, paints and varnishes.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2577 - Palm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kernel oil or babassu oil 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2578 -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or not refined, is obtained from 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 and by solvent from the residues of pressure extraction. Used in manufacture industry, when refined 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2579 - Sesameseed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Sesameseed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is obtained by pressure extraction in two or three stages at different temperatures. Sometimes the oil is also extracted by solvent from the residue of the pressure extraction.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mainly for food, also used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2580 - Olive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Olive oil, whether or not refined but not chemically modified, is obtained from the fruit of the olive tree (</w:t>
      </w:r>
      <w:r w:rsidRPr="008E1789">
        <w:rPr>
          <w:rFonts w:asciiTheme="majorBidi" w:eastAsia="Times New Roman" w:hAnsiTheme="majorBidi" w:cstheme="majorBidi"/>
          <w:i/>
          <w:iCs/>
          <w:lang w:val="en-GB"/>
        </w:rPr>
        <w:t>Olea europaea L.</w:t>
      </w:r>
      <w:r w:rsidRPr="008E1789">
        <w:rPr>
          <w:rFonts w:asciiTheme="majorBidi" w:eastAsia="Times New Roman" w:hAnsiTheme="majorBidi" w:cstheme="majorBidi"/>
          <w:lang w:val="en-GB"/>
        </w:rPr>
        <w:t>) 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2581 - Ricebran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Ricebran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is extracted from bran by pressure or, more frequently, by 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2582 - Maize 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Maize germ oil, whether or not refined but not chemically modified, is extracted from germ of maize or Indian corn by pressure or by solvents. The refined oil is edible and is used for cooking, in bakeries,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2586 - Oilcrops Oil,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except those hydrogenated, inter-esterified, re-esterified or elaidinized;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oil includes the following vegetable fats and oils, whether or not refined,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karite nuts, a very important vegetable oil in West Africa. Used 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obtained by pressure or by solvent. Uses include mainly industrial ones,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obtained by pressure and used exclusively for industrial purposes. The resulting cake contains a toxic protein and thus cannot be used for 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 californica or S. chinensis</w:t>
      </w:r>
      <w:r w:rsidRPr="008E1789">
        <w:rPr>
          <w:rFonts w:asciiTheme="majorBidi" w:eastAsia="Times New Roman" w:hAnsiTheme="majorBidi" w:cstheme="majorBidi"/>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obtained either by pressure or by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Stillingia oil, obtained by solvent from the seeds of Stillingia sebifera.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obtained by pressure extraction. Used mainly in non-food items. Cold -pressed linseed oil fits for human consumption.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hempseed, obtained either by pressure extraction or by solvent. Used mainly in non-food items.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vegetable origin n.e.c., includes, inter alia, myrtle wax and Japan wax.</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Cocoa butter, obtained by hot-pressing either cocoa paste or the whole bean. Includes the fat and oil. Used in chocolate</w:t>
      </w:r>
      <w:r w:rsidRPr="008E1789">
        <w:rPr>
          <w:rFonts w:ascii="MS Mincho" w:eastAsia="MS Mincho" w:hAnsi="MS Mincho" w:cs="MS Mincho" w:hint="eastAsia"/>
        </w:rPr>
        <w:t>‑</w:t>
      </w:r>
      <w:r w:rsidRPr="008E1789">
        <w:rPr>
          <w:rFonts w:asciiTheme="majorBidi" w:eastAsia="Times New Roman" w:hAnsiTheme="majorBidi" w:cstheme="majorBidi"/>
        </w:rPr>
        <w:t>making to enrich cocoa pastes, in confectionery, perfumery, in the manufacture of cosmetics and in pharmacy.</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Castor Oil, Hydrogenated, also called "opal wax". Vegetable oil and their fractions, partly or wholly hydrogenated, inter-esterified, re-esterified or elaidinised, frequently used as constituents in the preparation of edible fat.</w:t>
      </w:r>
    </w:p>
    <w:p w:rsidR="007F2666" w:rsidRPr="007F2666"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boiled dehydrated, also includes oxidized and sulphurized oils. Animal and vegetable fats and oils whose chemical structure has been modified to improve viscosity, drying ability or other properties.</w:t>
      </w:r>
    </w:p>
    <w:p w:rsidR="00EB7AF1" w:rsidRPr="008E1789" w:rsidRDefault="726F4BD4" w:rsidP="007F2666">
      <w:pPr>
        <w:pStyle w:val="ListParagraph"/>
        <w:ind w:left="714"/>
        <w:contextualSpacing w:val="0"/>
        <w:jc w:val="both"/>
        <w:rPr>
          <w:rFonts w:asciiTheme="majorBidi" w:hAnsiTheme="majorBidi" w:cstheme="majorBidi"/>
        </w:rPr>
      </w:pPr>
      <w:r w:rsidRPr="008E1789">
        <w:rPr>
          <w:rFonts w:asciiTheme="majorBidi" w:eastAsia="Times New Roman" w:hAnsiTheme="majorBidi" w:cstheme="majorBidi"/>
        </w:rPr>
        <w:t>It includes, inter alia: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Linoxyn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Mixtures of animal or vegetable fats or oils or fractions of different fats or oils not elsewhere specified or included, inedible</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castor, dehydrated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blown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boiled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oxidized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polymerized by heat in vacuum or in inert gas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sulphurized (excl. fractions)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brominated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Oils, deep-frying, used, containing, e.g., rapeoil, soya bean oil and a small quantity of animal fat, for use in the preparation of animal feeds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drying (excl. liquid driers)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epoxidised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maleic</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Teka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Preparations of animal or vegetable fats or oils or fractions of different fats or oils not elsewhere specified or included, inedible</w:t>
      </w:r>
    </w:p>
    <w:p w:rsidR="007F2666" w:rsidRDefault="726F4BD4" w:rsidP="00C500F7">
      <w:pPr>
        <w:pStyle w:val="ListParagraph"/>
        <w:numPr>
          <w:ilvl w:val="0"/>
          <w:numId w:val="2"/>
        </w:numPr>
        <w:ind w:left="714" w:hanging="357"/>
        <w:contextualSpacing w:val="0"/>
        <w:jc w:val="both"/>
        <w:rPr>
          <w:rFonts w:asciiTheme="majorBidi" w:hAnsiTheme="majorBidi" w:cstheme="majorBidi"/>
        </w:rPr>
      </w:pPr>
      <w:r w:rsidRPr="007F2666">
        <w:rPr>
          <w:rFonts w:asciiTheme="majorBidi" w:eastAsia="Times New Roman" w:hAnsiTheme="majorBidi" w:cstheme="majorBidi"/>
        </w:rPr>
        <w:t>Stand-oils</w:t>
      </w:r>
    </w:p>
    <w:p w:rsidR="00EB7AF1" w:rsidRPr="007F2666" w:rsidRDefault="726F4BD4" w:rsidP="007F2666">
      <w:pPr>
        <w:jc w:val="both"/>
        <w:rPr>
          <w:rFonts w:asciiTheme="majorBidi" w:hAnsiTheme="majorBidi" w:cstheme="majorBidi"/>
        </w:rPr>
      </w:pPr>
      <w:r w:rsidRPr="007F2666">
        <w:rPr>
          <w:rFonts w:asciiTheme="majorBidi" w:eastAsia="Times New Roman" w:hAnsiTheme="majorBidi" w:cstheme="majorBidi"/>
        </w:rPr>
        <w:t>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Vegetables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includes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2605 - Vegetables,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w:t>
      </w:r>
      <w:r w:rsidRPr="008E1789">
        <w:rPr>
          <w:rFonts w:asciiTheme="majorBidi" w:eastAsia="Times New Roman" w:hAnsiTheme="majorBidi" w:cstheme="majorBidi"/>
          <w:lang w:val="en-GB"/>
        </w:rPr>
        <w:lastRenderedPageBreak/>
        <w:t>21395, 21396, 21399.92), vegetable frozen (21311, 21312, 21319.90), vegetables provisionally preserved (21330), vegetables prepared or preserved frozen (21394, 21399.93), homogenized vegetable preparations (23991.02), coffee substituted (23912.01).</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Pr="008E1789">
        <w:rPr>
          <w:rFonts w:asciiTheme="majorBidi" w:eastAsia="Times New Roman" w:hAnsiTheme="majorBidi" w:cstheme="majorBidi"/>
          <w:i/>
          <w:iCs/>
        </w:rPr>
        <w:t>Brassica oleracea all var. except botrytis</w:t>
      </w:r>
      <w:r w:rsidRPr="008E1789">
        <w:rPr>
          <w:rFonts w:asciiTheme="majorBidi" w:eastAsia="Times New Roman" w:hAnsiTheme="majorBidi" w:cstheme="majorBidi"/>
        </w:rPr>
        <w:t xml:space="preserve"> (white, red, savoy cabbage, Brussels sprouts, collards, kale and kohlrabi).</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It includes inter alia: edible brassicas; brussels sprouts; cabbage (Chinese, red, savoy, spring, turnip-rooted, white); collards; kale; kohlrabi.</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Pr="008E1789">
        <w:rPr>
          <w:rFonts w:asciiTheme="majorBidi" w:eastAsia="Times New Roman" w:hAnsiTheme="majorBidi" w:cstheme="majorBidi"/>
        </w:rPr>
        <w:t xml:space="preserve">. </w:t>
      </w:r>
    </w:p>
    <w:p w:rsidR="00EB7AF1" w:rsidRPr="007F2666"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does not include Jerusalem artichokes (01599); artichokes, Chinese and Artichokes globe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Pr="008E1789">
        <w:rPr>
          <w:rFonts w:asciiTheme="majorBidi" w:eastAsia="Times New Roman" w:hAnsiTheme="majorBidi" w:cstheme="majorBidi"/>
          <w:i/>
          <w:iCs/>
        </w:rPr>
        <w:t>Cichorium endivia var. crispa</w:t>
      </w:r>
      <w:r w:rsidRPr="008E1789">
        <w:rPr>
          <w:rFonts w:asciiTheme="majorBidi" w:eastAsia="Times New Roman" w:hAnsiTheme="majorBidi" w:cstheme="majorBidi"/>
        </w:rPr>
        <w:t xml:space="preserve"> (endive) and </w:t>
      </w:r>
      <w:r w:rsidRPr="008E1789">
        <w:rPr>
          <w:rFonts w:asciiTheme="majorBidi" w:eastAsia="Times New Roman" w:hAnsiTheme="majorBidi" w:cstheme="majorBidi"/>
          <w:i/>
          <w:iCs/>
        </w:rPr>
        <w:t>Cichorium 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Pr="008E1789">
        <w:rPr>
          <w:rFonts w:asciiTheme="majorBidi" w:eastAsia="Times New Roman" w:hAnsiTheme="majorBidi" w:cstheme="majorBidi"/>
        </w:rPr>
        <w:t>It includes inter alia: chicory (blanched, curly, escarole and witloof); endive; escarole; lettuce (cabbage, head, romaine).</w:t>
      </w:r>
    </w:p>
    <w:p w:rsidR="00EB7AF1" w:rsidRPr="008E1789" w:rsidRDefault="726F4BD4" w:rsidP="00C500F7">
      <w:pPr>
        <w:ind w:left="142" w:firstLine="578"/>
        <w:jc w:val="both"/>
        <w:rPr>
          <w:rFonts w:asciiTheme="majorBidi" w:hAnsiTheme="majorBidi" w:cstheme="majorBidi"/>
          <w:lang w:val="en-GB"/>
        </w:rPr>
      </w:pPr>
      <w:r w:rsidRPr="008E1789">
        <w:rPr>
          <w:rFonts w:asciiTheme="majorBidi" w:eastAsia="Times New Roman" w:hAnsiTheme="majorBidi" w:cstheme="majorBidi"/>
          <w:lang w:val="en-GB"/>
        </w:rPr>
        <w:t>It excludes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xml:space="preserve">. Trade figures may include New Zealand spinach (Tetragonia espansa) and orache (garden) spinach (Atriplex hortensis).            </w:t>
      </w:r>
      <w:r w:rsidR="00EB7AF1" w:rsidRPr="008E1789">
        <w:rPr>
          <w:rFonts w:asciiTheme="majorBidi" w:hAnsiTheme="majorBidi" w:cstheme="majorBidi"/>
        </w:rPr>
        <w:br/>
      </w:r>
      <w:r w:rsidRPr="008E1789">
        <w:rPr>
          <w:rFonts w:asciiTheme="majorBidi" w:eastAsia="Times New Roman" w:hAnsiTheme="majorBidi" w:cstheme="majorBidi"/>
        </w:rPr>
        <w:t>It includes inter alia: 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Manihot utilissima. </w:t>
      </w:r>
      <w:r w:rsidRPr="008E1789">
        <w:rPr>
          <w:rFonts w:asciiTheme="majorBidi" w:eastAsia="Times New Roman" w:hAnsiTheme="majorBidi" w:cstheme="majorBidi"/>
        </w:rPr>
        <w:t>Young cassava leaves are eaten in some areas of Africa as a vegetable.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and cymosa, </w:t>
      </w:r>
      <w:r w:rsidRPr="008E1789">
        <w:rPr>
          <w:rFonts w:asciiTheme="majorBidi" w:eastAsia="Times New Roman" w:hAnsiTheme="majorBidi" w:cstheme="majorBidi"/>
        </w:rPr>
        <w:t>includes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Chillies and peppers green. Species 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In contrast, trade data include these crops, provided they are fresh, uncrushed and unground.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paprika; peppers (bell, cayenne, chilli, clove, English, Indian, Jamaica, pimento, Spanish, sweet, Turkish); Pimentos (</w:t>
      </w:r>
      <w:r w:rsidRPr="008E1789">
        <w:rPr>
          <w:rFonts w:asciiTheme="majorBidi" w:eastAsia="Times New Roman" w:hAnsiTheme="majorBidi" w:cstheme="majorBidi"/>
          <w:i/>
          <w:iCs/>
        </w:rPr>
        <w:t>Capsicum frutescens</w:t>
      </w:r>
      <w:r w:rsidRPr="008E1789">
        <w:rPr>
          <w:rFonts w:asciiTheme="majorBidi" w:eastAsia="Times New Roman" w:hAnsiTheme="majorBidi" w:cstheme="majorBidi"/>
        </w:rPr>
        <w:t>).</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Pr="008E1789">
        <w:rPr>
          <w:rFonts w:asciiTheme="majorBidi" w:eastAsia="Times New Roman" w:hAnsiTheme="majorBidi" w:cstheme="majorBidi"/>
          <w:i/>
          <w:iCs/>
        </w:rPr>
        <w:t>Allium 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Allium fistulosum</w:t>
      </w:r>
      <w:r w:rsidRPr="008E1789">
        <w:rPr>
          <w:rFonts w:asciiTheme="majorBidi" w:eastAsia="Times New Roman" w:hAnsiTheme="majorBidi" w:cstheme="majorBidi"/>
        </w:rPr>
        <w:t xml:space="preserve"> (welsh onions). Young onions pulled before the bulb has enlarged; used 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Pr="008E1789">
        <w:rPr>
          <w:rFonts w:asciiTheme="majorBidi" w:eastAsia="Times New Roman" w:hAnsiTheme="majorBidi" w:cstheme="majorBidi"/>
          <w:i/>
          <w:iCs/>
        </w:rPr>
        <w:t>Allium schoenoprasum</w:t>
      </w:r>
      <w:r w:rsidRPr="008E1789">
        <w:rPr>
          <w:rFonts w:asciiTheme="majorBidi" w:eastAsia="Times New Roman" w:hAnsiTheme="majorBidi" w:cstheme="majorBidi"/>
        </w:rPr>
        <w:t xml:space="preserve"> (chives). It includes, inter alia, vegetables alliaceous. Onions and shallots green (01253.01), onions and shallots dry excluding dehydrated (01253.02) and green garlic (01252)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Beans green, species of </w:t>
      </w:r>
      <w:r w:rsidRPr="008E1789">
        <w:rPr>
          <w:rFonts w:asciiTheme="majorBidi" w:eastAsia="Times New Roman" w:hAnsiTheme="majorBidi" w:cstheme="majorBidi"/>
          <w:i/>
          <w:iCs/>
        </w:rPr>
        <w:t>Phaseolus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Vigna spp</w:t>
      </w:r>
      <w:r w:rsidRPr="008E1789">
        <w:rPr>
          <w:rFonts w:asciiTheme="majorBidi" w:eastAsia="Times New Roman" w:hAnsiTheme="majorBidi" w:cstheme="majorBidi"/>
        </w:rPr>
        <w:t>., for shelling. It includes lima or butter beans, mung beans and beans in edible pods</w:t>
      </w:r>
      <w:r w:rsidRPr="008E1789">
        <w:rPr>
          <w:rFonts w:asciiTheme="majorBidi" w:eastAsia="Times New Roman" w:hAnsiTheme="majorBidi" w:cstheme="majorBidi"/>
          <w:strike/>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Peas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mostly for shelling, but including edible - podded peas or sugar peas. Fodder peas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Beans 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Beans, species of </w:t>
      </w:r>
      <w:r w:rsidRPr="008E1789">
        <w:rPr>
          <w:rFonts w:asciiTheme="majorBidi" w:eastAsia="Times New Roman" w:hAnsiTheme="majorBidi" w:cstheme="majorBidi"/>
          <w:i/>
          <w:iCs/>
        </w:rPr>
        <w:t>Phaseolus vulgaris, n</w:t>
      </w:r>
      <w:r w:rsidRPr="008E1789">
        <w:rPr>
          <w:rFonts w:asciiTheme="majorBidi" w:eastAsia="Times New Roman" w:hAnsiTheme="majorBidi" w:cstheme="majorBidi"/>
        </w:rPr>
        <w:t>ot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Carrot,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Forage carrots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Corn (Maize), species of </w:t>
      </w:r>
      <w:r w:rsidRPr="008E1789">
        <w:rPr>
          <w:rFonts w:asciiTheme="majorBidi" w:eastAsia="Times New Roman" w:hAnsiTheme="majorBidi" w:cstheme="majorBidi"/>
          <w:i/>
          <w:iCs/>
        </w:rPr>
        <w:t>Zea mays, particularly var. saccharata</w:t>
      </w:r>
      <w:r w:rsidRPr="008E1789">
        <w:rPr>
          <w:rFonts w:asciiTheme="majorBidi" w:eastAsia="Times New Roman" w:hAnsiTheme="majorBidi" w:cstheme="majorBidi"/>
        </w:rPr>
        <w:t>, harvested green for food. It includes</w:t>
      </w:r>
      <w:r w:rsidRPr="008E1789">
        <w:rPr>
          <w:rFonts w:asciiTheme="majorBidi" w:eastAsia="Times New Roman" w:hAnsiTheme="majorBidi" w:cstheme="majorBidi"/>
          <w:i/>
          <w:iCs/>
        </w:rPr>
        <w:t xml:space="preserve"> Saccharata variety,</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among all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Morchella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Cichorium sativum</w:t>
      </w:r>
      <w:r w:rsidRPr="008E1789">
        <w:rPr>
          <w:rFonts w:asciiTheme="majorBidi" w:eastAsia="Times New Roman" w:hAnsiTheme="majorBidi" w:cstheme="majorBidi"/>
        </w:rPr>
        <w:t>, unroasted chicory roots of a kind used primarily for human consumption, whether fresh or dried, whole or chopped.</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(Carob-tree, locust bean), includes also seeds. Mainly used as an animal feed and for industrial purposes. Rich in pectin.</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n.e.c., including among all: </w:t>
      </w:r>
      <w:r w:rsidRPr="008E1789">
        <w:rPr>
          <w:rFonts w:asciiTheme="majorBidi" w:eastAsia="Times New Roman" w:hAnsiTheme="majorBidi" w:cstheme="majorBidi"/>
          <w:i/>
          <w:iCs/>
        </w:rPr>
        <w:t>bambusa spp</w:t>
      </w:r>
      <w:r w:rsidRPr="008E1789">
        <w:rPr>
          <w:rFonts w:asciiTheme="majorBidi" w:eastAsia="Times New Roman" w:hAnsiTheme="majorBidi" w:cstheme="majorBidi"/>
        </w:rPr>
        <w:t xml:space="preserve">. (bamboo shoots), </w:t>
      </w:r>
      <w:r w:rsidRPr="008E1789">
        <w:rPr>
          <w:rFonts w:asciiTheme="majorBidi" w:eastAsia="Times New Roman" w:hAnsiTheme="majorBidi" w:cstheme="majorBidi"/>
          <w:i/>
          <w:iCs/>
        </w:rPr>
        <w:t>beta vulgaris</w:t>
      </w:r>
      <w:r w:rsidRPr="008E1789">
        <w:rPr>
          <w:rFonts w:asciiTheme="majorBidi" w:eastAsia="Times New Roman" w:hAnsiTheme="majorBidi" w:cstheme="majorBidi"/>
        </w:rPr>
        <w:t xml:space="preserve"> (beets, chards), </w:t>
      </w:r>
      <w:r w:rsidRPr="008E1789">
        <w:rPr>
          <w:rFonts w:asciiTheme="majorBidi" w:eastAsia="Times New Roman" w:hAnsiTheme="majorBidi" w:cstheme="majorBidi"/>
          <w:i/>
          <w:iCs/>
        </w:rPr>
        <w:t>capparis spinosa</w:t>
      </w:r>
      <w:r w:rsidRPr="008E1789">
        <w:rPr>
          <w:rFonts w:asciiTheme="majorBidi" w:eastAsia="Times New Roman" w:hAnsiTheme="majorBidi" w:cstheme="majorBidi"/>
        </w:rPr>
        <w:t xml:space="preserve"> (capers), </w:t>
      </w:r>
      <w:r w:rsidRPr="008E1789">
        <w:rPr>
          <w:rFonts w:asciiTheme="majorBidi" w:eastAsia="Times New Roman" w:hAnsiTheme="majorBidi" w:cstheme="majorBidi"/>
          <w:i/>
          <w:iCs/>
        </w:rPr>
        <w:t>cynara cardunculus</w:t>
      </w:r>
      <w:r w:rsidRPr="008E1789">
        <w:rPr>
          <w:rFonts w:asciiTheme="majorBidi" w:eastAsia="Times New Roman" w:hAnsiTheme="majorBidi" w:cstheme="majorBidi"/>
        </w:rPr>
        <w:t xml:space="preserve"> (cardoons), </w:t>
      </w:r>
      <w:r w:rsidRPr="008E1789">
        <w:rPr>
          <w:rFonts w:asciiTheme="majorBidi" w:eastAsia="Times New Roman" w:hAnsiTheme="majorBidi" w:cstheme="majorBidi"/>
          <w:i/>
          <w:iCs/>
        </w:rPr>
        <w:t>apium graveolens</w:t>
      </w:r>
      <w:r w:rsidRPr="008E1789">
        <w:rPr>
          <w:rFonts w:asciiTheme="majorBidi" w:eastAsia="Times New Roman" w:hAnsiTheme="majorBidi" w:cstheme="majorBidi"/>
        </w:rPr>
        <w:t xml:space="preserve"> (celery), </w:t>
      </w:r>
      <w:r w:rsidRPr="008E1789">
        <w:rPr>
          <w:rFonts w:asciiTheme="majorBidi" w:eastAsia="Times New Roman" w:hAnsiTheme="majorBidi" w:cstheme="majorBidi"/>
          <w:i/>
          <w:iCs/>
        </w:rPr>
        <w:t>anthriscus cerefolium</w:t>
      </w:r>
      <w:r w:rsidRPr="008E1789">
        <w:rPr>
          <w:rFonts w:asciiTheme="majorBidi" w:eastAsia="Times New Roman" w:hAnsiTheme="majorBidi" w:cstheme="majorBidi"/>
        </w:rPr>
        <w:t xml:space="preserve"> (chervil), </w:t>
      </w:r>
      <w:r w:rsidRPr="008E1789">
        <w:rPr>
          <w:rFonts w:asciiTheme="majorBidi" w:eastAsia="Times New Roman" w:hAnsiTheme="majorBidi" w:cstheme="majorBidi"/>
          <w:i/>
          <w:iCs/>
        </w:rPr>
        <w:t>lepidium sativum</w:t>
      </w:r>
      <w:r w:rsidRPr="008E1789">
        <w:rPr>
          <w:rFonts w:asciiTheme="majorBidi" w:eastAsia="Times New Roman" w:hAnsiTheme="majorBidi" w:cstheme="majorBidi"/>
        </w:rPr>
        <w:t xml:space="preserve"> (cress), </w:t>
      </w:r>
      <w:r w:rsidRPr="008E1789">
        <w:rPr>
          <w:rFonts w:asciiTheme="majorBidi" w:eastAsia="Times New Roman" w:hAnsiTheme="majorBidi" w:cstheme="majorBidi"/>
          <w:i/>
          <w:iCs/>
        </w:rPr>
        <w:t>foeniculum vulgare</w:t>
      </w:r>
      <w:r w:rsidRPr="008E1789">
        <w:rPr>
          <w:rFonts w:asciiTheme="majorBidi" w:eastAsia="Times New Roman" w:hAnsiTheme="majorBidi" w:cstheme="majorBidi"/>
        </w:rPr>
        <w:t xml:space="preserve"> (fennel), </w:t>
      </w:r>
      <w:r w:rsidRPr="008E1789">
        <w:rPr>
          <w:rFonts w:asciiTheme="majorBidi" w:eastAsia="Times New Roman" w:hAnsiTheme="majorBidi" w:cstheme="majorBidi"/>
          <w:i/>
          <w:iCs/>
        </w:rPr>
        <w:t>cochlearia armoracia</w:t>
      </w:r>
      <w:r w:rsidRPr="008E1789">
        <w:rPr>
          <w:rFonts w:asciiTheme="majorBidi" w:eastAsia="Times New Roman" w:hAnsiTheme="majorBidi" w:cstheme="majorBidi"/>
        </w:rPr>
        <w:t xml:space="preserve"> (horseradish), </w:t>
      </w:r>
      <w:r w:rsidRPr="008E1789">
        <w:rPr>
          <w:rFonts w:asciiTheme="majorBidi" w:eastAsia="Times New Roman" w:hAnsiTheme="majorBidi" w:cstheme="majorBidi"/>
          <w:i/>
          <w:iCs/>
        </w:rPr>
        <w:t>majorana hortensis</w:t>
      </w:r>
      <w:r w:rsidRPr="008E1789">
        <w:rPr>
          <w:rFonts w:asciiTheme="majorBidi" w:eastAsia="Times New Roman" w:hAnsiTheme="majorBidi" w:cstheme="majorBidi"/>
        </w:rPr>
        <w:t xml:space="preserve"> (marjoram, sweet), </w:t>
      </w:r>
      <w:r w:rsidRPr="008E1789">
        <w:rPr>
          <w:rFonts w:asciiTheme="majorBidi" w:eastAsia="Times New Roman" w:hAnsiTheme="majorBidi" w:cstheme="majorBidi"/>
          <w:i/>
          <w:iCs/>
        </w:rPr>
        <w:t>tragopogon porrifolius</w:t>
      </w:r>
      <w:r w:rsidRPr="008E1789">
        <w:rPr>
          <w:rFonts w:asciiTheme="majorBidi" w:eastAsia="Times New Roman" w:hAnsiTheme="majorBidi" w:cstheme="majorBidi"/>
        </w:rPr>
        <w:t xml:space="preserve"> (oyster plant), </w:t>
      </w:r>
      <w:r w:rsidRPr="008E1789">
        <w:rPr>
          <w:rFonts w:asciiTheme="majorBidi" w:eastAsia="Times New Roman" w:hAnsiTheme="majorBidi" w:cstheme="majorBidi"/>
          <w:i/>
          <w:iCs/>
        </w:rPr>
        <w:t>petroselinum crispum</w:t>
      </w:r>
      <w:r w:rsidRPr="008E1789">
        <w:rPr>
          <w:rFonts w:asciiTheme="majorBidi" w:eastAsia="Times New Roman" w:hAnsiTheme="majorBidi" w:cstheme="majorBidi"/>
        </w:rPr>
        <w:t xml:space="preserve"> (parsley), </w:t>
      </w:r>
      <w:r w:rsidRPr="008E1789">
        <w:rPr>
          <w:rFonts w:asciiTheme="majorBidi" w:eastAsia="Times New Roman" w:hAnsiTheme="majorBidi" w:cstheme="majorBidi"/>
          <w:i/>
          <w:iCs/>
        </w:rPr>
        <w:t>pastinaca sativa</w:t>
      </w:r>
      <w:r w:rsidRPr="008E1789">
        <w:rPr>
          <w:rFonts w:asciiTheme="majorBidi" w:eastAsia="Times New Roman" w:hAnsiTheme="majorBidi" w:cstheme="majorBidi"/>
        </w:rPr>
        <w:t xml:space="preserve"> </w:t>
      </w:r>
      <w:r w:rsidRPr="008E1789">
        <w:rPr>
          <w:rFonts w:asciiTheme="majorBidi" w:eastAsia="Times New Roman" w:hAnsiTheme="majorBidi" w:cstheme="majorBidi"/>
        </w:rPr>
        <w:lastRenderedPageBreak/>
        <w:t xml:space="preserve">(parsnips), </w:t>
      </w:r>
      <w:r w:rsidRPr="008E1789">
        <w:rPr>
          <w:rFonts w:asciiTheme="majorBidi" w:eastAsia="Times New Roman" w:hAnsiTheme="majorBidi" w:cstheme="majorBidi"/>
          <w:i/>
          <w:iCs/>
        </w:rPr>
        <w:t>raphanus sativu</w:t>
      </w:r>
      <w:r w:rsidRPr="008E1789">
        <w:rPr>
          <w:rFonts w:asciiTheme="majorBidi" w:eastAsia="Times New Roman" w:hAnsiTheme="majorBidi" w:cstheme="majorBidi"/>
        </w:rPr>
        <w:t xml:space="preserve"> (radish), </w:t>
      </w:r>
      <w:r w:rsidRPr="008E1789">
        <w:rPr>
          <w:rFonts w:asciiTheme="majorBidi" w:eastAsia="Times New Roman" w:hAnsiTheme="majorBidi" w:cstheme="majorBidi"/>
          <w:i/>
          <w:iCs/>
        </w:rPr>
        <w:t>rheum spp</w:t>
      </w:r>
      <w:r w:rsidRPr="008E1789">
        <w:rPr>
          <w:rFonts w:asciiTheme="majorBidi" w:eastAsia="Times New Roman" w:hAnsiTheme="majorBidi" w:cstheme="majorBidi"/>
        </w:rPr>
        <w:t xml:space="preserve">. (rhubarb), </w:t>
      </w:r>
      <w:r w:rsidRPr="008E1789">
        <w:rPr>
          <w:rFonts w:asciiTheme="majorBidi" w:eastAsia="Times New Roman" w:hAnsiTheme="majorBidi" w:cstheme="majorBidi"/>
          <w:i/>
          <w:iCs/>
        </w:rPr>
        <w:t>brassica napus</w:t>
      </w:r>
      <w:r w:rsidRPr="008E1789">
        <w:rPr>
          <w:rFonts w:asciiTheme="majorBidi" w:eastAsia="Times New Roman" w:hAnsiTheme="majorBidi" w:cstheme="majorBidi"/>
        </w:rPr>
        <w:t xml:space="preserve"> (rutabagas, swedes), </w:t>
      </w:r>
      <w:r w:rsidRPr="008E1789">
        <w:rPr>
          <w:rFonts w:asciiTheme="majorBidi" w:eastAsia="Times New Roman" w:hAnsiTheme="majorBidi" w:cstheme="majorBidi"/>
          <w:i/>
          <w:iCs/>
        </w:rPr>
        <w:t>satureja hortensis</w:t>
      </w:r>
      <w:r w:rsidRPr="008E1789">
        <w:rPr>
          <w:rFonts w:asciiTheme="majorBidi" w:eastAsia="Times New Roman" w:hAnsiTheme="majorBidi" w:cstheme="majorBidi"/>
        </w:rPr>
        <w:t xml:space="preserve"> (savory), </w:t>
      </w:r>
      <w:r w:rsidRPr="008E1789">
        <w:rPr>
          <w:rFonts w:asciiTheme="majorBidi" w:eastAsia="Times New Roman" w:hAnsiTheme="majorBidi" w:cstheme="majorBidi"/>
          <w:i/>
          <w:iCs/>
        </w:rPr>
        <w:t>scorzonera hispanica</w:t>
      </w:r>
      <w:r w:rsidRPr="008E1789">
        <w:rPr>
          <w:rFonts w:asciiTheme="majorBidi" w:eastAsia="Times New Roman" w:hAnsiTheme="majorBidi" w:cstheme="majorBidi"/>
        </w:rPr>
        <w:t xml:space="preserve"> (scorzonera), </w:t>
      </w:r>
      <w:r w:rsidRPr="008E1789">
        <w:rPr>
          <w:rFonts w:asciiTheme="majorBidi" w:eastAsia="Times New Roman" w:hAnsiTheme="majorBidi" w:cstheme="majorBidi"/>
          <w:i/>
          <w:iCs/>
        </w:rPr>
        <w:t>rumex acetosa</w:t>
      </w:r>
      <w:r w:rsidRPr="008E1789">
        <w:rPr>
          <w:rFonts w:asciiTheme="majorBidi" w:eastAsia="Times New Roman" w:hAnsiTheme="majorBidi" w:cstheme="majorBidi"/>
        </w:rPr>
        <w:t xml:space="preserve"> (sorrel), </w:t>
      </w:r>
      <w:r w:rsidRPr="008E1789">
        <w:rPr>
          <w:rFonts w:asciiTheme="majorBidi" w:eastAsia="Times New Roman" w:hAnsiTheme="majorBidi" w:cstheme="majorBidi"/>
          <w:i/>
          <w:iCs/>
        </w:rPr>
        <w:t>artemisia dracunculus</w:t>
      </w:r>
      <w:r w:rsidRPr="008E1789">
        <w:rPr>
          <w:rFonts w:asciiTheme="majorBidi" w:eastAsia="Times New Roman" w:hAnsiTheme="majorBidi" w:cstheme="majorBidi"/>
        </w:rPr>
        <w:t xml:space="preserve"> (soybean sprouts tarragon), </w:t>
      </w:r>
      <w:r w:rsidRPr="008E1789">
        <w:rPr>
          <w:rFonts w:asciiTheme="majorBidi" w:eastAsia="Times New Roman" w:hAnsiTheme="majorBidi" w:cstheme="majorBidi"/>
          <w:i/>
          <w:iCs/>
        </w:rPr>
        <w:t>nasturtium officinale</w:t>
      </w:r>
      <w:r w:rsidRPr="008E1789">
        <w:rPr>
          <w:rFonts w:asciiTheme="majorBidi" w:eastAsia="Times New Roman" w:hAnsiTheme="majorBidi" w:cstheme="majorBidi"/>
        </w:rPr>
        <w:t xml:space="preserve"> (watercress), that 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 Cantaloupes, species of </w:t>
      </w:r>
      <w:r w:rsidRPr="008E1789">
        <w:rPr>
          <w:rFonts w:asciiTheme="majorBidi" w:eastAsia="Times New Roman" w:hAnsiTheme="majorBidi" w:cstheme="majorBidi"/>
          <w:i/>
          <w:iCs/>
        </w:rPr>
        <w:t>Cucumis melo.</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cantaloupes; melons (casaba, citron, cranshaw, honeydew, Persian, musk</w:t>
      </w:r>
      <w:r w:rsidRPr="008E1789">
        <w:rPr>
          <w:rFonts w:asciiTheme="majorBidi" w:eastAsia="Times New Roman" w:hAnsiTheme="majorBidi" w:cstheme="majorBidi"/>
          <w:u w:val="single"/>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Other vegetables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b/>
          <w:bCs/>
          <w:color w:val="1F497D" w:themeColor="text2"/>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Fruits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2611 - Oranges, Mandarines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mandarines,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Pr="008E1789">
        <w:rPr>
          <w:rFonts w:asciiTheme="majorBidi" w:eastAsia="Times New Roman" w:hAnsiTheme="majorBidi" w:cstheme="majorBidi"/>
          <w:i/>
          <w:iCs/>
          <w:lang w:val="en-GB"/>
        </w:rPr>
        <w:t xml:space="preserve">Citrus aurantium </w:t>
      </w:r>
      <w:r w:rsidRPr="008E1789">
        <w:rPr>
          <w:rFonts w:asciiTheme="majorBidi" w:eastAsia="Times New Roman" w:hAnsiTheme="majorBidi" w:cstheme="majorBidi"/>
          <w:lang w:val="en-GB"/>
        </w:rPr>
        <w:t xml:space="preserve">(bitter orange), </w:t>
      </w:r>
      <w:r w:rsidRPr="008E1789">
        <w:rPr>
          <w:rFonts w:asciiTheme="majorBidi" w:eastAsia="Times New Roman" w:hAnsiTheme="majorBidi" w:cstheme="majorBidi"/>
          <w:i/>
          <w:iCs/>
          <w:lang w:val="en-GB"/>
        </w:rPr>
        <w:t>Citrus reticulate</w:t>
      </w:r>
      <w:r w:rsidRPr="008E1789">
        <w:rPr>
          <w:rFonts w:asciiTheme="majorBidi" w:eastAsia="Times New Roman" w:hAnsiTheme="majorBidi" w:cstheme="majorBidi"/>
          <w:lang w:val="en-GB"/>
        </w:rPr>
        <w:t xml:space="preserve"> (mandarin, tangerine) and </w:t>
      </w:r>
      <w:r w:rsidRPr="008E1789">
        <w:rPr>
          <w:rFonts w:asciiTheme="majorBidi" w:eastAsia="Times New Roman" w:hAnsiTheme="majorBidi" w:cstheme="majorBidi"/>
          <w:i/>
          <w:iCs/>
          <w:lang w:val="en-GB"/>
        </w:rPr>
        <w:t>Citrus unshiu</w:t>
      </w:r>
      <w:r w:rsidRPr="008E1789">
        <w:rPr>
          <w:rFonts w:asciiTheme="majorBidi" w:eastAsia="Times New Roman" w:hAnsiTheme="majorBidi" w:cstheme="majorBidi"/>
          <w:lang w:val="en-GB"/>
        </w:rPr>
        <w:t xml:space="preserve"> (clementine, satsuma), fresh or chilled. Bitter oranges are used primarily in the preparation of marmalade. It includes oranges, green for preserving, oranges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2612 - Lemons, 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Pr="008E1789">
        <w:rPr>
          <w:rFonts w:asciiTheme="majorBidi" w:eastAsia="Times New Roman" w:hAnsiTheme="majorBidi" w:cstheme="majorBidi"/>
          <w:i/>
          <w:iCs/>
          <w:lang w:val="en-GB"/>
        </w:rPr>
        <w:t xml:space="preserve">Citrus latifolia </w:t>
      </w:r>
      <w:r w:rsidRPr="008E1789">
        <w:rPr>
          <w:rFonts w:asciiTheme="majorBidi" w:eastAsia="Times New Roman" w:hAnsiTheme="majorBidi" w:cstheme="majorBidi"/>
          <w:lang w:val="en-GB"/>
        </w:rPr>
        <w:t>(limes),</w:t>
      </w:r>
      <w:r w:rsidRPr="008E1789">
        <w:rPr>
          <w:rFonts w:asciiTheme="majorBidi" w:eastAsia="Times New Roman" w:hAnsiTheme="majorBidi" w:cstheme="majorBidi"/>
          <w:i/>
          <w:iCs/>
          <w:lang w:val="en-GB"/>
        </w:rPr>
        <w:t xml:space="preserve"> Citrus aurantifolia </w:t>
      </w:r>
      <w:r w:rsidRPr="008E1789">
        <w:rPr>
          <w:rFonts w:asciiTheme="majorBidi" w:eastAsia="Times New Roman" w:hAnsiTheme="majorBidi" w:cstheme="majorBidi"/>
          <w:lang w:val="en-GB"/>
        </w:rPr>
        <w:t xml:space="preserve">(sour lime) and </w:t>
      </w:r>
      <w:r w:rsidRPr="008E1789">
        <w:rPr>
          <w:rFonts w:asciiTheme="majorBidi" w:eastAsia="Times New Roman" w:hAnsiTheme="majorBidi" w:cstheme="majorBidi"/>
          <w:i/>
          <w:iCs/>
          <w:lang w:val="en-GB"/>
        </w:rPr>
        <w:t>Citrus 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2613 -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 xml:space="preserve">Citrus grandis </w:t>
      </w:r>
      <w:r w:rsidRPr="008E1789">
        <w:rPr>
          <w:rFonts w:asciiTheme="majorBidi" w:eastAsia="Times New Roman" w:hAnsiTheme="majorBidi" w:cstheme="majorBidi"/>
          <w:lang w:val="en-GB"/>
        </w:rPr>
        <w:t xml:space="preserve">(pomelos, shaddocks) and </w:t>
      </w:r>
      <w:r w:rsidRPr="008E1789">
        <w:rPr>
          <w:rFonts w:asciiTheme="majorBidi" w:eastAsia="Times New Roman" w:hAnsiTheme="majorBidi" w:cstheme="majorBidi"/>
          <w:i/>
          <w:iCs/>
          <w:lang w:val="en-GB"/>
        </w:rPr>
        <w:t>Citrus 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2614 - Citrus,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Citrus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Pr="008E1789">
        <w:rPr>
          <w:rFonts w:asciiTheme="majorBidi" w:eastAsia="Times New Roman" w:hAnsiTheme="majorBidi" w:cstheme="majorBidi"/>
          <w:i/>
          <w:iCs/>
          <w:lang w:val="en-GB"/>
        </w:rPr>
        <w:t xml:space="preserve">Citrus medica var. cedrata </w:t>
      </w:r>
      <w:r w:rsidRPr="008E1789">
        <w:rPr>
          <w:rFonts w:asciiTheme="majorBidi" w:eastAsia="Times New Roman" w:hAnsiTheme="majorBidi" w:cstheme="majorBidi"/>
          <w:lang w:val="en-GB"/>
        </w:rPr>
        <w:t xml:space="preserve">(citron), </w:t>
      </w:r>
      <w:r w:rsidRPr="008E1789">
        <w:rPr>
          <w:rFonts w:asciiTheme="majorBidi" w:eastAsia="Times New Roman" w:hAnsiTheme="majorBidi" w:cstheme="majorBidi"/>
          <w:i/>
          <w:iCs/>
          <w:lang w:val="en-GB"/>
        </w:rPr>
        <w:t xml:space="preserve">Citrus 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citrus fruits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Musa cavendishii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Musa 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normally eaten without further preparation.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Trade figures may include dried bananas.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Pr="008E1789">
        <w:rPr>
          <w:rFonts w:asciiTheme="majorBidi" w:eastAsia="Times New Roman" w:hAnsiTheme="majorBidi" w:cstheme="majorBidi"/>
          <w:i/>
          <w:iCs/>
          <w:lang w:val="en-GB"/>
        </w:rPr>
        <w:t>Musa 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sylvestris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Ananas 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2619 -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Pr="008E1789">
        <w:rPr>
          <w:rFonts w:asciiTheme="majorBidi" w:eastAsia="Times New Roman" w:hAnsiTheme="majorBidi" w:cstheme="majorBidi"/>
          <w:lang w:val="en-GB"/>
        </w:rPr>
        <w:t>, include fresh, dried and chilled fruit.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 xml:space="preserve">production, whether grown outdoors or under glass.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2625 - Fruits, Other</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w:t>
      </w:r>
      <w:r w:rsidRPr="008E1789">
        <w:rPr>
          <w:rFonts w:asciiTheme="majorBidi" w:eastAsia="Times New Roman" w:hAnsiTheme="majorBidi" w:cstheme="majorBidi"/>
          <w:lang w:val="en-GB"/>
        </w:rPr>
        <w:lastRenderedPageBreak/>
        <w:t>fruits (23170.04), fruit, nuts, peel, sugar 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Cydonia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Cydonia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 Mainly used 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Whiteheart cherries and morello cherries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 mirabelle, damson) and </w:t>
      </w:r>
      <w:r w:rsidRPr="008E1789">
        <w:rPr>
          <w:rFonts w:asciiTheme="majorBidi" w:eastAsia="Times New Roman" w:hAnsiTheme="majorBidi" w:cstheme="majorBidi"/>
          <w:i/>
          <w:iCs/>
        </w:rPr>
        <w:t>Prunus spinosa</w:t>
      </w:r>
      <w:r w:rsidRPr="008E1789">
        <w:rPr>
          <w:rFonts w:asciiTheme="majorBidi" w:eastAsia="Times New Roman" w:hAnsiTheme="majorBidi" w:cstheme="majorBidi"/>
        </w:rPr>
        <w:t xml:space="preserve"> (sloe)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Stone fruit fresh n.e.c.. Other stone fruit not separately identified. In some countries, apricots, cherries, peaches, nectarines and plums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290A95">
        <w:rPr>
          <w:rFonts w:asciiTheme="majorBidi" w:eastAsia="Times New Roman" w:hAnsiTheme="majorBidi" w:cstheme="majorBidi"/>
          <w:lang w:val="it-IT"/>
        </w:rPr>
        <w:t xml:space="preserve">Pome fruit n.e.c.. </w:t>
      </w:r>
      <w:r w:rsidRPr="008E1789">
        <w:rPr>
          <w:rFonts w:asciiTheme="majorBidi" w:eastAsia="Times New Roman"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 spp</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Trade data may include blackberries, mulberries and loganberries (a cross between the raspberry and 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Pr="008E1789">
        <w:rPr>
          <w:rFonts w:asciiTheme="majorBidi" w:eastAsia="Times New Roman" w:hAnsiTheme="majorBidi" w:cstheme="majorBidi"/>
          <w:i/>
          <w:iCs/>
        </w:rPr>
        <w:t>Ribes 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Pr="008E1789">
        <w:rPr>
          <w:rFonts w:asciiTheme="majorBidi" w:eastAsia="Times New Roman" w:hAnsiTheme="majorBidi" w:cstheme="majorBidi"/>
          <w:i/>
          <w:iCs/>
        </w:rPr>
        <w:t>Vaccinium 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Pr="008E1789">
        <w:rPr>
          <w:rFonts w:asciiTheme="majorBidi" w:eastAsia="Times New Roman" w:hAnsiTheme="majorBidi" w:cstheme="majorBidi"/>
          <w:i/>
          <w:iCs/>
        </w:rPr>
        <w:t>Vaccinium 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Berries n.e.c., including among all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Pr="008E1789">
        <w:rPr>
          <w:rFonts w:asciiTheme="majorBidi" w:eastAsia="Times New Roman" w:hAnsiTheme="majorBidi" w:cstheme="majorBidi"/>
          <w:i/>
          <w:iCs/>
        </w:rPr>
        <w:t>Morus alba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Morus rubra</w:t>
      </w:r>
      <w:r w:rsidRPr="008E1789">
        <w:rPr>
          <w:rFonts w:asciiTheme="majorBidi" w:eastAsia="Times New Roman" w:hAnsiTheme="majorBidi" w:cstheme="majorBidi"/>
        </w:rPr>
        <w:t xml:space="preserve"> (loganberry; white,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Gaylussacia spp</w:t>
      </w:r>
      <w:r w:rsidRPr="008E1789">
        <w:rPr>
          <w:rFonts w:asciiTheme="majorBidi" w:eastAsia="Times New Roman" w:hAnsiTheme="majorBidi" w:cstheme="majorBidi"/>
        </w:rPr>
        <w:t>. (huckleberry, dangleberry). Other berries not separately identified. In some countries, some or all of the berries listed previously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Melons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Pr="008E1789">
        <w:rPr>
          <w:rFonts w:asciiTheme="majorBidi" w:eastAsia="Times New Roman" w:hAnsiTheme="majorBidi" w:cstheme="majorBidi"/>
        </w:rPr>
        <w:t>It includes, inter alia,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whether or not to be used for 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including both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Diospyros kaki and Diospyros 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Cashewapple, species of </w:t>
      </w:r>
      <w:r w:rsidRPr="008E1789">
        <w:rPr>
          <w:rFonts w:asciiTheme="majorBidi" w:eastAsia="Times New Roman" w:hAnsiTheme="majorBidi" w:cstheme="majorBidi"/>
          <w:i/>
          <w:iCs/>
        </w:rPr>
        <w:t>Anacardium occidentale, t</w:t>
      </w:r>
      <w:r w:rsidRPr="008E1789">
        <w:rPr>
          <w:rFonts w:asciiTheme="majorBidi" w:eastAsia="Times New Roman" w:hAnsiTheme="majorBidi" w:cstheme="majorBidi"/>
        </w:rPr>
        <w:t>he thickened, fleshy stem below the cashew nut. When soft it is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Pr="008E1789">
        <w:rPr>
          <w:rFonts w:asciiTheme="majorBidi" w:eastAsia="Times New Roman" w:hAnsiTheme="majorBidi" w:cstheme="majorBidi"/>
          <w:i/>
          <w:iCs/>
        </w:rPr>
        <w:t>Actinidia 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Fruit tropical fresh n.e.c., including among all:</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Averrhoa carambola (carambola)</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Annona spp. (cherimoya, custard apple)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Durio zibethinus (durian)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Feijoa sellowiana (feijoa)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Psidium guajava (guava)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Spondias spp. (hog plum, mombin)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integrifolia (jackfruit)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longan (longan)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Mammea americana (mammee)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Garcinia mangostana (mangosteen)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Solanum quitoense (naranjillo)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Passiflora edulis (passion 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lappaceum (rambutan)</w:t>
      </w:r>
    </w:p>
    <w:p w:rsidR="00EB7AF1" w:rsidRPr="00BB22F5" w:rsidRDefault="726F4BD4" w:rsidP="007F2666">
      <w:pPr>
        <w:pStyle w:val="ListParagraph"/>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Calocarpum mammosum (sapote, mamey colorado)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Achras sapota (sapodilla)</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Chrysophyllum spp  (star apple, cainito).</w:t>
      </w:r>
    </w:p>
    <w:p w:rsidR="002803E5" w:rsidRDefault="726F4BD4" w:rsidP="007F2666">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lastRenderedPageBreak/>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Other fruit includes among all: </w:t>
      </w:r>
      <w:r w:rsidRPr="008E1789">
        <w:rPr>
          <w:rFonts w:asciiTheme="majorBidi" w:eastAsia="Times New Roman" w:hAnsiTheme="majorBidi" w:cstheme="majorBidi"/>
          <w:i/>
          <w:iCs/>
        </w:rPr>
        <w:t xml:space="preserve">crataegus azarolus </w:t>
      </w:r>
      <w:r w:rsidRPr="008E1789">
        <w:rPr>
          <w:rFonts w:asciiTheme="majorBidi" w:eastAsia="Times New Roman" w:hAnsiTheme="majorBidi" w:cstheme="majorBidi"/>
        </w:rPr>
        <w:t xml:space="preserve">(azarole); </w:t>
      </w:r>
      <w:r w:rsidRPr="008E1789">
        <w:rPr>
          <w:rFonts w:asciiTheme="majorBidi" w:eastAsia="Times New Roman" w:hAnsiTheme="majorBidi" w:cstheme="majorBidi"/>
          <w:i/>
          <w:iCs/>
        </w:rPr>
        <w:t xml:space="preserve">carica pentagona </w:t>
      </w:r>
      <w:r w:rsidRPr="008E1789">
        <w:rPr>
          <w:rFonts w:asciiTheme="majorBidi" w:eastAsia="Times New Roman" w:hAnsiTheme="majorBidi" w:cstheme="majorBidi"/>
        </w:rPr>
        <w:t xml:space="preserve">(babaco); </w:t>
      </w:r>
      <w:r w:rsidRPr="008E1789">
        <w:rPr>
          <w:rFonts w:asciiTheme="majorBidi" w:eastAsia="Times New Roman" w:hAnsiTheme="majorBidi" w:cstheme="majorBidi"/>
          <w:i/>
          <w:iCs/>
        </w:rPr>
        <w:t xml:space="preserve">sambucus nigra </w:t>
      </w:r>
      <w:r w:rsidRPr="008E1789">
        <w:rPr>
          <w:rFonts w:asciiTheme="majorBidi" w:eastAsia="Times New Roman" w:hAnsiTheme="majorBidi" w:cstheme="majorBidi"/>
        </w:rPr>
        <w:t xml:space="preserve">(elderberry); </w:t>
      </w:r>
      <w:r w:rsidRPr="008E1789">
        <w:rPr>
          <w:rFonts w:asciiTheme="majorBidi" w:eastAsia="Times New Roman" w:hAnsiTheme="majorBidi" w:cstheme="majorBidi"/>
          <w:i/>
          <w:iCs/>
        </w:rPr>
        <w:t xml:space="preserve">zizyphus jujuba </w:t>
      </w:r>
      <w:r w:rsidRPr="008E1789">
        <w:rPr>
          <w:rFonts w:asciiTheme="majorBidi" w:eastAsia="Times New Roman" w:hAnsiTheme="majorBidi" w:cstheme="majorBidi"/>
        </w:rPr>
        <w:t xml:space="preserve">(jujube); </w:t>
      </w:r>
      <w:r w:rsidRPr="008E1789">
        <w:rPr>
          <w:rFonts w:asciiTheme="majorBidi" w:eastAsia="Times New Roman" w:hAnsiTheme="majorBidi" w:cstheme="majorBidi"/>
          <w:i/>
          <w:iCs/>
        </w:rPr>
        <w:t xml:space="preserve">nephelium litchi </w:t>
      </w:r>
      <w:r w:rsidRPr="008E1789">
        <w:rPr>
          <w:rFonts w:asciiTheme="majorBidi" w:eastAsia="Times New Roman" w:hAnsiTheme="majorBidi" w:cstheme="majorBidi"/>
        </w:rPr>
        <w:t xml:space="preserve">(litchi); </w:t>
      </w:r>
      <w:r w:rsidRPr="008E1789">
        <w:rPr>
          <w:rFonts w:asciiTheme="majorBidi" w:eastAsia="Times New Roman" w:hAnsiTheme="majorBidi" w:cstheme="majorBidi"/>
          <w:i/>
          <w:iCs/>
        </w:rPr>
        <w:t xml:space="preserve">eriobotrya japonica </w:t>
      </w:r>
      <w:r w:rsidRPr="008E1789">
        <w:rPr>
          <w:rFonts w:asciiTheme="majorBidi" w:eastAsia="Times New Roman" w:hAnsiTheme="majorBidi" w:cstheme="majorBidi"/>
        </w:rPr>
        <w:t xml:space="preserve">(loquat); </w:t>
      </w:r>
      <w:r w:rsidRPr="008E1789">
        <w:rPr>
          <w:rFonts w:asciiTheme="majorBidi" w:eastAsia="Times New Roman" w:hAnsiTheme="majorBidi" w:cstheme="majorBidi"/>
          <w:i/>
          <w:iCs/>
        </w:rPr>
        <w:t xml:space="preserve">mespilus germanica </w:t>
      </w:r>
      <w:r w:rsidRPr="008E1789">
        <w:rPr>
          <w:rFonts w:asciiTheme="majorBidi" w:eastAsia="Times New Roman" w:hAnsiTheme="majorBidi" w:cstheme="majorBidi"/>
        </w:rPr>
        <w:t xml:space="preserve">(medlar); </w:t>
      </w:r>
      <w:r w:rsidRPr="008E1789">
        <w:rPr>
          <w:rFonts w:asciiTheme="majorBidi" w:eastAsia="Times New Roman" w:hAnsiTheme="majorBidi" w:cstheme="majorBidi"/>
          <w:i/>
          <w:iCs/>
        </w:rPr>
        <w:t xml:space="preserve">asimina triloba </w:t>
      </w:r>
      <w:r w:rsidRPr="008E1789">
        <w:rPr>
          <w:rFonts w:asciiTheme="majorBidi" w:eastAsia="Times New Roman" w:hAnsiTheme="majorBidi" w:cstheme="majorBidi"/>
        </w:rPr>
        <w:t xml:space="preserve">(pawpaw); </w:t>
      </w:r>
      <w:r w:rsidRPr="008E1789">
        <w:rPr>
          <w:rFonts w:asciiTheme="majorBidi" w:eastAsia="Times New Roman" w:hAnsiTheme="majorBidi" w:cstheme="majorBidi"/>
          <w:i/>
          <w:iCs/>
        </w:rPr>
        <w:t xml:space="preserve">punica granatum </w:t>
      </w:r>
      <w:r w:rsidRPr="008E1789">
        <w:rPr>
          <w:rFonts w:asciiTheme="majorBidi" w:eastAsia="Times New Roman" w:hAnsiTheme="majorBidi" w:cstheme="majorBidi"/>
        </w:rPr>
        <w:t xml:space="preserve">(pomegranate); </w:t>
      </w:r>
      <w:r w:rsidRPr="008E1789">
        <w:rPr>
          <w:rFonts w:asciiTheme="majorBidi" w:eastAsia="Times New Roman" w:hAnsiTheme="majorBidi" w:cstheme="majorBidi"/>
          <w:i/>
          <w:iCs/>
        </w:rPr>
        <w:t xml:space="preserve">opuntia ficus-indica </w:t>
      </w:r>
      <w:r w:rsidRPr="008E1789">
        <w:rPr>
          <w:rFonts w:asciiTheme="majorBidi" w:eastAsia="Times New Roman" w:hAnsiTheme="majorBidi" w:cstheme="majorBidi"/>
        </w:rPr>
        <w:t xml:space="preserve">(prickly pear); </w:t>
      </w:r>
      <w:r w:rsidRPr="008E1789">
        <w:rPr>
          <w:rFonts w:asciiTheme="majorBidi" w:eastAsia="Times New Roman" w:hAnsiTheme="majorBidi" w:cstheme="majorBidi"/>
          <w:i/>
          <w:iCs/>
        </w:rPr>
        <w:t xml:space="preserve">rosa spp. </w:t>
      </w:r>
      <w:r w:rsidRPr="008E1789">
        <w:rPr>
          <w:rFonts w:asciiTheme="majorBidi" w:eastAsia="Times New Roman" w:hAnsiTheme="majorBidi" w:cstheme="majorBidi"/>
        </w:rPr>
        <w:t xml:space="preserve">(rose hips); </w:t>
      </w:r>
      <w:r w:rsidRPr="008E1789">
        <w:rPr>
          <w:rFonts w:asciiTheme="majorBidi" w:eastAsia="Times New Roman" w:hAnsiTheme="majorBidi" w:cstheme="majorBidi"/>
          <w:i/>
          <w:iCs/>
        </w:rPr>
        <w:t xml:space="preserve">sorbus aucuparia </w:t>
      </w:r>
      <w:r w:rsidRPr="008E1789">
        <w:rPr>
          <w:rFonts w:asciiTheme="majorBidi" w:eastAsia="Times New Roman" w:hAnsiTheme="majorBidi" w:cstheme="majorBidi"/>
        </w:rPr>
        <w:t xml:space="preserve">(rowanberry); </w:t>
      </w:r>
      <w:r w:rsidRPr="008E1789">
        <w:rPr>
          <w:rFonts w:asciiTheme="majorBidi" w:eastAsia="Times New Roman" w:hAnsiTheme="majorBidi" w:cstheme="majorBidi"/>
          <w:i/>
          <w:iCs/>
        </w:rPr>
        <w:t xml:space="preserve">sorbus domestica </w:t>
      </w:r>
      <w:r w:rsidRPr="008E1789">
        <w:rPr>
          <w:rFonts w:asciiTheme="majorBidi" w:eastAsia="Times New Roman" w:hAnsiTheme="majorBidi" w:cstheme="majorBidi"/>
        </w:rPr>
        <w:t xml:space="preserve">(service-apple); </w:t>
      </w:r>
      <w:r w:rsidRPr="008E1789">
        <w:rPr>
          <w:rFonts w:asciiTheme="majorBidi" w:eastAsia="Times New Roman" w:hAnsiTheme="majorBidi" w:cstheme="majorBidi"/>
          <w:i/>
          <w:iCs/>
        </w:rPr>
        <w:t xml:space="preserve">tamarindus indica </w:t>
      </w:r>
      <w:r w:rsidRPr="008E1789">
        <w:rPr>
          <w:rFonts w:asciiTheme="majorBidi" w:eastAsia="Times New Roman" w:hAnsiTheme="majorBidi" w:cstheme="majorBidi"/>
        </w:rPr>
        <w:t xml:space="preserve">(tamarind); </w:t>
      </w:r>
      <w:r w:rsidRPr="008E1789">
        <w:rPr>
          <w:rFonts w:asciiTheme="majorBidi" w:eastAsia="Times New Roman" w:hAnsiTheme="majorBidi" w:cstheme="majorBidi"/>
          <w:i/>
          <w:iCs/>
        </w:rPr>
        <w:t xml:space="preserve">arbutus 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Pr="008E1789">
        <w:rPr>
          <w:rFonts w:asciiTheme="majorBidi" w:eastAsia="Times New Roman" w:hAnsiTheme="majorBidi" w:cstheme="majorBidi"/>
          <w:i/>
          <w:iCs/>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Other fruits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C4334D">
      <w:pPr>
        <w:pStyle w:val="Heading2"/>
      </w:pPr>
      <w:r w:rsidRPr="008E1789">
        <w:lastRenderedPageBreak/>
        <w:t>Stimulant crops and derived products</w:t>
      </w:r>
      <w:r w:rsidRPr="002803E5">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Coffea robusta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Coffea liberica</w:t>
      </w:r>
      <w:r w:rsidRPr="008E1789">
        <w:rPr>
          <w:rFonts w:asciiTheme="majorBidi" w:eastAsia="Times New Roman" w:hAnsiTheme="majorBidi" w:cstheme="majorBidi"/>
          <w:lang w:val="en-GB"/>
        </w:rPr>
        <w:t>. Raw coffee in all forms.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2633 - Cocoa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 and the following processed products expressed in terms of primary equivalent: extracts, essences and concentrates of tea or mate, and preparations with a basis thereof or with a basis of tea or mate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Thea assaamica</w:t>
      </w:r>
      <w:r w:rsidRPr="008E1789">
        <w:rPr>
          <w:rFonts w:asciiTheme="majorBidi" w:eastAsia="Times New Roman" w:hAnsiTheme="majorBidi" w:cstheme="majorBidi"/>
          <w:lang w:val="en-GB"/>
        </w:rPr>
        <w:t>, includes green tea (unfermented), black tea (fermented),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Mate,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xml:space="preserve">, the dried leaves of certain shrubs of the holly family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C4334D">
      <w:pPr>
        <w:pStyle w:val="Heading2"/>
      </w:pPr>
      <w:r w:rsidRPr="008E1789">
        <w:lastRenderedPageBreak/>
        <w:t xml:space="preserve">Spices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Production data of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2640 -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(piper spp.), raw (01651), and the following processed products expressed in terms of primary equivalent: pepper (piper 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Pr="008E1789">
        <w:rPr>
          <w:rFonts w:asciiTheme="majorBidi" w:eastAsia="Times New Roman" w:hAnsiTheme="majorBidi" w:cstheme="majorBidi"/>
          <w:i/>
          <w:iCs/>
          <w:lang w:val="en-GB"/>
        </w:rPr>
        <w:t xml:space="preserve">Piper longum </w:t>
      </w:r>
      <w:r w:rsidRPr="008E1789">
        <w:rPr>
          <w:rFonts w:asciiTheme="majorBidi" w:eastAsia="Times New Roman" w:hAnsiTheme="majorBidi" w:cstheme="majorBidi"/>
          <w:lang w:val="en-GB"/>
        </w:rPr>
        <w:t>(long pepper) is a perennial climbing vines. Includes whole, crushed or ground berries, and also covers pepper dust and sweepings. Black pepper is produced from partially ripe berries, while white pepper is from fully ripe berries which 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2641 -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Pr="008E1789">
        <w:rPr>
          <w:rFonts w:asciiTheme="majorBidi" w:eastAsia="Times New Roman" w:hAnsiTheme="majorBidi" w:cstheme="majorBidi"/>
          <w:i/>
          <w:iCs/>
          <w:lang w:val="en-GB"/>
        </w:rPr>
        <w:t xml:space="preserve">capsicum spp.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pimenta spp</w:t>
      </w:r>
      <w:r w:rsidRPr="008E1789">
        <w:rPr>
          <w:rFonts w:asciiTheme="majorBidi" w:eastAsia="Times New Roman" w:hAnsiTheme="majorBidi" w:cstheme="majorBidi"/>
          <w:lang w:val="en-GB"/>
        </w:rPr>
        <w:t>.), 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Pimento, species of the genus Capsicum</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Pr="008E1789">
        <w:rPr>
          <w:rFonts w:asciiTheme="majorBidi" w:eastAsia="Times New Roman" w:hAnsiTheme="majorBidi" w:cstheme="majorBidi"/>
          <w:i/>
          <w:iCs/>
          <w:lang w:val="en-GB"/>
        </w:rPr>
        <w:t xml:space="preserve">Capsicum frutescens; Capsicum 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In may include Sweepings, of pepper of the genus Capsicum or of the genus Pimenta.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fresh or dried, whether or not crushed or ground: Hungarian paprika; pepper (clove, English, Indian, Sierra Leone, Spanish, sweet, Turkish, Zanzibar).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Cloves, fruits of evergreen trees Syzygium aromaticum,</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2645 - Spices,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vanilla, raw (01658), cinnamon and cinnamon-tree flowers, raw (01655), nutmeg, mace, cardamoms, processed (23923), anise, badian, coriander, cumin, caraway, fennel and juniper berries, </w:t>
      </w:r>
      <w:r w:rsidRPr="008E1789">
        <w:rPr>
          <w:rFonts w:asciiTheme="majorBidi" w:eastAsia="Times New Roman" w:hAnsiTheme="majorBidi" w:cstheme="majorBidi"/>
          <w:lang w:val="en-GB"/>
        </w:rPr>
        <w:lastRenderedPageBreak/>
        <w:t>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other, wether raw or processed, crushed or ground, includes:</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3F4E04">
        <w:rPr>
          <w:rFonts w:asciiTheme="majorBidi" w:eastAsia="Times New Roman" w:hAnsiTheme="majorBidi" w:cstheme="majorBidi"/>
          <w:lang w:val="it-IT"/>
        </w:rPr>
        <w:t xml:space="preserve">Vanilla, species of </w:t>
      </w:r>
      <w:r w:rsidRPr="003F4E04">
        <w:rPr>
          <w:rFonts w:asciiTheme="majorBidi" w:eastAsia="Times New Roman" w:hAnsiTheme="majorBidi" w:cstheme="majorBidi"/>
          <w:i/>
          <w:iCs/>
          <w:lang w:val="it-IT"/>
        </w:rPr>
        <w:t>Vanilla planifolia</w:t>
      </w:r>
      <w:r w:rsidRPr="003F4E04">
        <w:rPr>
          <w:rFonts w:asciiTheme="majorBidi" w:eastAsia="Times New Roman" w:hAnsiTheme="majorBidi" w:cstheme="majorBidi"/>
          <w:lang w:val="it-IT"/>
        </w:rPr>
        <w:t xml:space="preserve"> and </w:t>
      </w:r>
      <w:r w:rsidRPr="003F4E04">
        <w:rPr>
          <w:rFonts w:asciiTheme="majorBidi" w:eastAsia="Times New Roman" w:hAnsiTheme="majorBidi" w:cstheme="majorBidi"/>
          <w:i/>
          <w:iCs/>
          <w:lang w:val="it-IT"/>
        </w:rPr>
        <w:t xml:space="preserve">Vanilla pompona. </w:t>
      </w:r>
      <w:r w:rsidRPr="008E1789">
        <w:rPr>
          <w:rFonts w:asciiTheme="majorBidi" w:eastAsia="Times New Roman" w:hAnsiTheme="majorBidi" w:cstheme="majorBidi"/>
        </w:rPr>
        <w:t>The fruit (or bean) of a climbing plant of the orchid family. Includes whole, crushed or ground.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includes inter alia, whether or not fresh, crushed or ground vanilla (pompon, long, short) and vanillin.</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Cinnamon (canella), species of Cinnamomum zeylanicum (Ceylon cinnamon) and Cinnamomum cassia (Chinese, common cinnamon, cassia).</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EB7AF1" w:rsidRPr="008E1789">
        <w:rPr>
          <w:rFonts w:asciiTheme="majorBidi" w:hAnsiTheme="majorBidi" w:cstheme="majorBidi"/>
        </w:rPr>
        <w:br/>
      </w:r>
      <w:r w:rsidRPr="008E1789">
        <w:rPr>
          <w:rFonts w:asciiTheme="majorBidi" w:eastAsia="Times New Roman" w:hAnsiTheme="majorBidi" w:cstheme="majorBidi"/>
        </w:rPr>
        <w:t>It includes inter alia, whether or not fresh, crushed or ground cinnamon (bark, Ceylon dried, Chinese dried, common or fine); cinnamon-tree flowers and cinnamon fruit.</w:t>
      </w:r>
    </w:p>
    <w:p w:rsidR="002803E5" w:rsidRDefault="726F4BD4" w:rsidP="00C500F7">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 xml:space="preserve">Nutmeg, whether or not shelled,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(Nutmeg,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cardamon),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cardamomum</w:t>
      </w:r>
      <w:r w:rsidRPr="008E1789">
        <w:rPr>
          <w:rFonts w:asciiTheme="majorBidi" w:eastAsia="Times New Roman" w:hAnsiTheme="majorBidi" w:cstheme="majorBidi"/>
        </w:rPr>
        <w:t xml:space="preserve"> (other cardamons)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p>
    <w:p w:rsidR="00EB7AF1" w:rsidRPr="008E1789" w:rsidRDefault="726F4BD4" w:rsidP="002803E5">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t>Nutmeg is the inner brown kernel of the fruit of the nutmeg tree. Mace is the net-like embrane between the outer shell and the kernel. Cardamon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 including among all:</w:t>
      </w:r>
      <w:r w:rsidR="00EB7AF1" w:rsidRPr="008E1789">
        <w:rPr>
          <w:rFonts w:asciiTheme="majorBidi" w:hAnsiTheme="majorBidi" w:cstheme="majorBidi"/>
        </w:rPr>
        <w:br/>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EB7AF1" w:rsidRPr="008E1789">
        <w:rPr>
          <w:rFonts w:asciiTheme="majorBidi" w:hAnsiTheme="majorBidi" w:cstheme="majorBidi"/>
        </w:rPr>
        <w:br/>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EB7AF1" w:rsidRPr="008E1789">
        <w:rPr>
          <w:rFonts w:asciiTheme="majorBidi" w:hAnsiTheme="majorBidi" w:cstheme="majorBidi"/>
        </w:rPr>
        <w:br/>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EB7AF1" w:rsidRPr="008E1789">
        <w:rPr>
          <w:rFonts w:asciiTheme="majorBidi" w:hAnsiTheme="majorBidi" w:cstheme="majorBidi"/>
        </w:rPr>
        <w:br/>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EB7AF1" w:rsidRPr="008E1789">
        <w:rPr>
          <w:rFonts w:asciiTheme="majorBidi" w:hAnsiTheme="majorBidi" w:cstheme="majorBidi"/>
        </w:rPr>
        <w:br/>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Seeds and berries from the various plants listed. They are normally used as spices, but also have industrial (e.g. in distilleries) and medicinal applications. Fennel seeds, raw, 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Rhizome of a perennial herb. It also is used for making beverages. Includes fresh, provisionally preserved or dried, whereas ginger preserved in sugar or syrup is excluded.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Other spices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lastRenderedPageBreak/>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Alcoholic beverages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wine (24212.02), sparkling wine of fresh grapes (24211), and vermouth and other wine of fresh grapes flavoured with plats or aromatic substances (24220).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 include, inter alia, Canary, Cyprus, Lacryma Christi, Madeira, Malaga, Malmsey, Marsala, Port, Samos and Sherry.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Champagne.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Vermouths and other wine of fresh grapes flavoured with plats or aromatic substances include</w:t>
      </w:r>
      <w:r w:rsidRPr="008E1789">
        <w:rPr>
          <w:rFonts w:asciiTheme="majorBidi" w:eastAsia="Times New Roman" w:hAnsiTheme="majorBidi" w:cstheme="majorBidi"/>
          <w:strike/>
          <w:lang w:val="en-GB"/>
        </w:rPr>
        <w:t>s</w:t>
      </w:r>
      <w:r w:rsidRPr="008E1789">
        <w:rPr>
          <w:rFonts w:asciiTheme="majorBidi" w:eastAsia="Times New Roman"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2656 - Beer of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beer of barley, malted (24310.01)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Beer of Barley is a beverage that may be alcoholic or non-alcoholic, that is made from fermented malted cereals (mainly barley), water and hops. Non-malted cereals may also be used.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2657 - Beverages, Fermented</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wheat-fermented beverages (24230.01), rice-fermented beverages (24230.02), beer of maize, malted (24310.02), beer of millet, malted (24310.03), beer of sorghum, malted (24310.04), cider and other fermented beverages (24230.03)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Fermented beverages includes: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Wheat Fermented Beverage, low-alcohol beverages from fermented flour (e.g. Korean jakju and takju), either naturally sparkling or artificially charged with carbon dioxide, may also contain added vitamins or iron compounds. Fruit juices are excluded.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Rice Fermented Beverages, low-alcohol beverages, such as rice wine and sake. </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 prepared either from malted or unmalted cereal, and beer of millet and sorghum, a traditional beer prepared in African countries in which millets are cultivated. It is normally consumed while still fermenting.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Cider, fermented beverages n.e.c. (e.g. cider, perry, mead), including alcoholic beverages (that are not distilled) made from cereals, roots and fruits, that are not included under other headings, e.g. 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2658 - Beverages, Alcoholic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spirits, liqueurs and other spirituous beverages of an alcoholic strength by volume of about 40% vol (24131) and other spirituous beverages and undenatured ethyl alcohol of an alcoholic strength by volume of less than 80% vol. (24139).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Distilled alcoholic beverages includes undenatured ethyl alcohol (strength by volume &lt; 80%), spirits, liqueurs and other spirituous beverages and preparations.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Alcohol, ethyl, undenatured, of an alcoholic strength by volume of less than 80%</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Anisette</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Aperitifs (excl. those with a basis of wine of fresh grapes)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Aquavit</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Armagnac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Arrack</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Beverages, spirituous, obtained by distilling alcohol with fruits or other plant parts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Bitters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(excl. from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obtained by distilling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Calvados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Cocktails, alcoholic, ready-mixed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Cordials,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Crèmes (liqueurs)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Curaçao</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Egg-nog,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Geneva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lastRenderedPageBreak/>
        <w:t>Gin</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Grappa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Juice (fruit (excl. fermented grape juice and grape must), with added alcohol; grape, unfermented, with added alcohol; vegetable, with added alcohol)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Kirsch</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Kümmel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Lemonade, alcoholic, unmedicated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Mirabelle spirits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Quetsch</w:t>
      </w:r>
    </w:p>
    <w:p w:rsidR="00EB7AF1" w:rsidRPr="008E1789" w:rsidRDefault="726F4BD4" w:rsidP="002803E5">
      <w:pPr>
        <w:jc w:val="both"/>
        <w:rPr>
          <w:rFonts w:asciiTheme="majorBidi" w:hAnsiTheme="majorBidi" w:cstheme="majorBidi"/>
          <w:lang w:val="en-GB"/>
        </w:rPr>
      </w:pPr>
      <w:r w:rsidRPr="008E1789">
        <w:rPr>
          <w:rFonts w:asciiTheme="majorBidi" w:eastAsia="Times New Roman" w:hAnsiTheme="majorBidi" w:cstheme="majorBidi"/>
          <w:lang w:val="en-GB"/>
        </w:rPr>
        <w:t>Rum</w:t>
      </w:r>
    </w:p>
    <w:p w:rsidR="00EB7AF1" w:rsidRPr="002803E5" w:rsidRDefault="726F4BD4" w:rsidP="002803E5">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Tafia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Vodka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bourbon</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rye</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Scotch</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Wine, distilled (excl. wine of fresh grapes).</w:t>
      </w:r>
    </w:p>
    <w:p w:rsidR="00EB7AF1" w:rsidRPr="002803E5" w:rsidRDefault="726F4BD4"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726F4BD4" w:rsidP="00C4334D">
      <w:pPr>
        <w:pStyle w:val="Heading2"/>
      </w:pPr>
      <w:r w:rsidRPr="008E1789">
        <w:lastRenderedPageBreak/>
        <w:t xml:space="preserve">Products from slaughtered animals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AND EDIBLE OFFALS</w:t>
      </w:r>
      <w:r w:rsidRPr="008E1789">
        <w:rPr>
          <w:rFonts w:asciiTheme="majorBidi" w:eastAsia="Times New Roman" w:hAnsiTheme="majorBidi" w:cstheme="majorBidi"/>
          <w:u w:val="single"/>
          <w:lang w:val="en-GB"/>
        </w:rPr>
        <w:t>.</w:t>
      </w:r>
      <w:r w:rsidRPr="008E178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Country statistics on meat production adhere to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 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alive, minus the meat equivalent of all animals imported alive. As imports/exports of live animals are recorded by FAO in numbers, not weight, animal type and size are of significance.</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(C) </w:t>
      </w:r>
      <w:r w:rsidR="726F4BD4" w:rsidRPr="008E1789">
        <w:rPr>
          <w:rFonts w:asciiTheme="majorBidi" w:eastAsia="Times New Roman" w:hAnsiTheme="majorBidi" w:cstheme="majorBidi"/>
          <w:lang w:val="en-GB"/>
        </w:rPr>
        <w:t>The biological production concept covers indigenous animals that are either slaughtered or exported live, plus net additions to the stock during the reference period.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uses the first concept of meat production in the construction of its food balance sheets and for related indicators. The second concept, indigenous meat production, in measuring the output of the </w:t>
      </w:r>
      <w:r w:rsidRPr="008E1789">
        <w:rPr>
          <w:rFonts w:asciiTheme="majorBidi" w:eastAsia="Times New Roman" w:hAnsiTheme="majorBidi" w:cstheme="majorBidi"/>
          <w:lang w:val="en-GB"/>
        </w:rPr>
        <w:lastRenderedPageBreak/>
        <w:t>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PROCESSED PRODUCTS FROM SLAUGHTERED ANIMALS. Meat (including chilled or frozen), edible offals, fats and hides and skins are considered primary products. The main processed meat products are the following: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Other preserved meats include meat and meat offals that have been boiled, steamed, grilled, fried, roasted or otherwise cooked.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codes and names of all livestock products - with primary in uppercase letters and processed in upper and lower case letters - are shown in the list that follows,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2731 - Bovine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Bovine meat, including meat of bovine animals (common trade names are beef and veal) fresh, chilled or frozen, with bone in, and buffalo meat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Beef, of buffalo, whether with bones or boneless,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of buffalo, whether with bones or boneless, fresh, chilled or frozen; boneless, packed with salt as a temporary preservative during transport;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whether with bones or boneless, fresh or chilled;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with bone in,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 xml:space="preserve">FBS 2732 - Mutton and Goat 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2733 - Pigmeat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pig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(e.g. wild boars and swines), whether fresh, chilled or frozen, includes pig meat, excluding butcher fat and bones. It includes 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2734 - Poultry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capons, chickens, fowls, domestic (</w:t>
      </w:r>
      <w:r w:rsidRPr="008E1789">
        <w:rPr>
          <w:rFonts w:asciiTheme="majorBidi" w:eastAsia="Times New Roman" w:hAnsiTheme="majorBidi" w:cstheme="majorBidi"/>
          <w:i/>
          <w:iCs/>
          <w:lang w:val="en-GB"/>
        </w:rPr>
        <w:t>gallus domesticus</w:t>
      </w:r>
      <w:r w:rsidRPr="008E1789">
        <w:rPr>
          <w:rFonts w:asciiTheme="majorBidi" w:eastAsia="Times New Roman" w:hAnsiTheme="majorBidi" w:cstheme="majorBidi"/>
          <w:lang w:val="en-GB"/>
        </w:rPr>
        <w:t xml:space="preserve"> spp.), guinea-fowls, ducks, geese and turkeys, whether or not cut up,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Chicken, goose or duck livers are also included. Fatty livers of geese or ducks which may be distinguished from other livers by the fact that they are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2735 - Meat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w:t>
      </w:r>
      <w:r w:rsidRPr="008E1789">
        <w:rPr>
          <w:rFonts w:asciiTheme="majorBidi" w:eastAsia="Times New Roman" w:hAnsiTheme="majorBidi" w:cstheme="majorBidi"/>
          <w:lang w:val="en-GB"/>
        </w:rPr>
        <w:lastRenderedPageBreak/>
        <w:t>other prepared dishes and meals based on meat (21186.90), other prepared or preserved meat, meat offal or blood n.e.c. (21189.90), snails, fresh, chilled, frozen, dried, salted or in brine, except sea snails (02920).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w:t>
      </w:r>
      <w:r w:rsidRPr="00CB25B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includes fresh, chilled or frozen meat of the following animals: pigeons and other birds </w:t>
      </w:r>
      <w:r w:rsidR="00CB25B1">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horses, asses, mules, camels, rabbits (may include hare meat), other domestic rodents and camelids, games (meat and offals of wild animals) and snails, other than sea snails.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n.e.c. includes, inter alia, frog legs and marine mammals, fresh, chilled or frozen. Some countries include under this heading meats that are listed above, but which are not reported separately.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2736 - Offals edible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Edible offals includes, inter alia, primates, whales, dolphins and porpoises fresh, manatees and dugongs, seals, sea lions and walruses, reptiles, rabbit, hare, frog, reindeer, beaver and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Animal fats and oils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r w:rsidRPr="008E1789">
        <w:rPr>
          <w:rFonts w:asciiTheme="majorBidi" w:eastAsia="Times New Roman" w:hAnsiTheme="majorBidi" w:cstheme="majorBidi"/>
          <w:lang w:val="en-GB"/>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2740 - Butter, Ghee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Ghee from cow milk derives from butter from which the water has been removed. Very common in hot countries. Includes also anhydrous butterfat or butter oil.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Butter and ghee obtained from goat’s or sheep’s milk is also covered by this group.</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2737 - Fats, 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 raw, unrendered slaughter fats from different animals, including edible and inedible fats that are removed in the course of dressing the carcass, whether or not refined, but not chemically modified.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also other animal oils and</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fats n.e.c., obtained from other animal species and oils and fats recovered from guts, feet, sweepings, hide trimmings,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fat (bone, of bovine animals, sheep or goats, rendered or solvent-extracted; from waste of bovine anima</w:t>
      </w:r>
      <w:r w:rsidR="00852A27">
        <w:rPr>
          <w:rFonts w:asciiTheme="majorBidi" w:eastAsia="Times New Roman" w:hAnsiTheme="majorBidi" w:cstheme="majorBidi"/>
          <w:lang w:val="en-GB"/>
        </w:rPr>
        <w:t xml:space="preserve">ls, sheep or goats, rendered); </w:t>
      </w:r>
      <w:r w:rsidRPr="008E1789">
        <w:rPr>
          <w:rFonts w:asciiTheme="majorBidi" w:eastAsia="Times New Roman" w:hAnsiTheme="majorBidi" w:cstheme="majorBidi"/>
          <w:lang w:val="en-GB"/>
        </w:rPr>
        <w:t>premier jus (oleo stock); tallow (beef and mutton, whether or not fit for human consumption).</w:t>
      </w:r>
      <w:r w:rsidR="00EB7AF1" w:rsidRPr="008E1789">
        <w:rPr>
          <w:rFonts w:asciiTheme="majorBidi" w:hAnsiTheme="majorBidi" w:cstheme="majorBidi"/>
          <w:lang w:val="en-GB"/>
        </w:rPr>
        <w:br w:type="page"/>
      </w:r>
    </w:p>
    <w:p w:rsidR="00EB7AF1" w:rsidRPr="008E1789" w:rsidRDefault="726F4BD4" w:rsidP="00C4334D">
      <w:pPr>
        <w:pStyle w:val="Heading2"/>
      </w:pPr>
      <w:r w:rsidRPr="008E1789">
        <w:lastRenderedPageBreak/>
        <w:t>Products from live animals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eggs, honey and beeswax are included as products of live animals. Fibres of animal origin (mainly wool and silk) are included in fibres of vegetal and animal origin.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AND DAIRY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concept relates to net milk production. Data should be reported by kind of milking animal (cow, sheep, goat, etc.) in terms of whole milk and by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lists 50 milk and dairy products items in the list that follows, of which five are primary products. Some food products contantining milk are not listed separately by FAO, e.g. eggnog, shaerbet, malted milk, chocolate milk drink and mellorine.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AND EGG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products items, including four primary and three processed products.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AND BEESWAX</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codes and the names of milk and dairy products, eggs and egg products, and honey and beeswax are listed below along with any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2744 - Eggs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w:t>
      </w:r>
      <w:r w:rsidR="002718B1">
        <w:rPr>
          <w:rFonts w:asciiTheme="majorBidi" w:eastAsia="Times New Roman" w:hAnsiTheme="majorBidi" w:cstheme="majorBidi"/>
          <w:lang w:val="en-GB"/>
        </w:rPr>
        <w:t xml:space="preserve"> birds fresh in shell (02322), </w:t>
      </w:r>
      <w:r w:rsidRPr="008E1789">
        <w:rPr>
          <w:rFonts w:asciiTheme="majorBidi" w:eastAsia="Times New Roman" w:hAnsiTheme="majorBidi" w:cstheme="majorBidi"/>
          <w:lang w:val="en-GB"/>
        </w:rPr>
        <w:t>egg albumin (23993.01).</w:t>
      </w:r>
    </w:p>
    <w:p w:rsidR="00EB7AF1" w:rsidRPr="008E1789" w:rsidRDefault="00EB7AF1" w:rsidP="00C500F7">
      <w:pPr>
        <w:jc w:val="both"/>
        <w:rPr>
          <w:rFonts w:asciiTheme="majorBidi" w:hAnsiTheme="majorBidi" w:cstheme="majorBidi"/>
          <w:lang w:val="en-GB"/>
        </w:rPr>
      </w:pP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hen, ducks, geese, ostriches, quail and turkeys, fresh, in shell, not for hatching, weight in shell.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Fertilised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2848 – Milk, Excluding Butter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D96749" w:rsidRDefault="726F4BD4" w:rsidP="00C4334D">
      <w:pPr>
        <w:pStyle w:val="Heading2"/>
      </w:pPr>
      <w:r w:rsidRPr="008E1789">
        <w:lastRenderedPageBreak/>
        <w:t>References</w:t>
      </w:r>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FAO 2015, CPC implementation and other activities on classifications in FAO, presented at the Expert Group Meeting on International Classifications, UNSD, New York, May 2015, </w:t>
      </w:r>
      <w:hyperlink r:id="rId59">
        <w:r w:rsidRPr="00852A27">
          <w:rPr>
            <w:rStyle w:val="Hyperlink"/>
            <w:rFonts w:ascii="Times New Roman" w:eastAsia="Times New Roman" w:hAnsi="Times New Roman" w:cs="Times New Roman"/>
            <w:u w:val="none"/>
            <w:lang w:val="en-GB"/>
          </w:rPr>
          <w:t>http://unstats.un.org/unsd/class/intercop/expertgroup/2015/AC289-16.PDF</w:t>
        </w:r>
      </w:hyperlink>
    </w:p>
    <w:p w:rsidR="00D96749"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2013, Aligning Classifications for Agricultural Statistics with Other International Standards, presented at the Expert Group Meeting on International Classifications, UNSD, New York, May 2013</w:t>
      </w:r>
    </w:p>
    <w:p w:rsidR="00EB7AF1" w:rsidRPr="00852A27" w:rsidRDefault="00B80079" w:rsidP="00D96749">
      <w:pPr>
        <w:jc w:val="both"/>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http://unstats.un.org/unsd/class/intercop/expertgroup/2013/AC267-21.PDF</w:t>
        </w:r>
      </w:hyperlink>
      <w:r w:rsidR="726F4BD4" w:rsidRPr="00852A27">
        <w:rPr>
          <w:rFonts w:ascii="Times New Roman" w:hAnsi="Times New Roman" w:cs="Times New Roman"/>
          <w:lang w:val="en-GB"/>
        </w:rPr>
        <w:t xml:space="preserve"> </w:t>
      </w:r>
    </w:p>
    <w:p w:rsidR="00852A27" w:rsidRPr="00852A27"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2011, CPC Ver.2 Review and Harmonization with Food and Agriculture Statistics in FAO, presented at the Expert Group Meeting on International Classifica</w:t>
      </w:r>
      <w:r w:rsidR="00852A27" w:rsidRPr="00852A27">
        <w:rPr>
          <w:rFonts w:ascii="Times New Roman" w:eastAsia="Times New Roman" w:hAnsi="Times New Roman" w:cs="Times New Roman"/>
          <w:lang w:val="en-GB"/>
        </w:rPr>
        <w:t>tions, UNSD, New York, May 2011</w:t>
      </w:r>
    </w:p>
    <w:p w:rsidR="00EB7AF1" w:rsidRPr="00852A27" w:rsidRDefault="00B80079" w:rsidP="00D96749">
      <w:pPr>
        <w:jc w:val="both"/>
        <w:rPr>
          <w:rFonts w:ascii="Times New Roman" w:hAnsi="Times New Roman" w:cs="Times New Roman"/>
          <w:lang w:val="en-GB"/>
        </w:rPr>
      </w:pPr>
      <w:hyperlink r:id="rId61">
        <w:r w:rsidR="726F4BD4" w:rsidRPr="00852A27">
          <w:rPr>
            <w:rStyle w:val="Hyperlink"/>
            <w:rFonts w:ascii="Times New Roman" w:eastAsia="Times New Roman" w:hAnsi="Times New Roman" w:cs="Times New Roman"/>
            <w:u w:val="none"/>
            <w:lang w:val="en-GB"/>
          </w:rPr>
          <w:t>http://unstats.un.org/UNSD/class/intercop/expertgroup/2011/AC234-15.PDF</w:t>
        </w:r>
      </w:hyperlink>
      <w:r w:rsidR="726F4BD4" w:rsidRPr="00852A27">
        <w:rPr>
          <w:rFonts w:ascii="Times New Roman" w:hAnsi="Times New Roman" w:cs="Times New Roman"/>
          <w:lang w:val="en-GB"/>
        </w:rPr>
        <w:t xml:space="preserve"> </w:t>
      </w:r>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FAO 2001, Food Balance Sheet: A Handbook,</w:t>
      </w:r>
      <w:r w:rsidRPr="00852A27">
        <w:rPr>
          <w:rFonts w:ascii="Times New Roman" w:eastAsia="Times New Roman" w:hAnsi="Times New Roman" w:cs="Times New Roman"/>
          <w:i/>
          <w:iCs/>
          <w:lang w:val="en-GB"/>
        </w:rPr>
        <w:t xml:space="preserve"> </w:t>
      </w:r>
    </w:p>
    <w:p w:rsidR="00EB7AF1" w:rsidRPr="00852A27" w:rsidRDefault="00B80079" w:rsidP="00D96749">
      <w:pPr>
        <w:rPr>
          <w:rFonts w:ascii="Times New Roman" w:hAnsi="Times New Roman" w:cs="Times New Roman"/>
          <w:lang w:val="it-IT"/>
        </w:rPr>
      </w:pPr>
      <w:hyperlink r:id="rId62">
        <w:r w:rsidR="726F4BD4" w:rsidRPr="00852A27">
          <w:rPr>
            <w:rStyle w:val="Hyperlink"/>
            <w:rFonts w:ascii="Times New Roman" w:eastAsia="Times New Roman" w:hAnsi="Times New Roman" w:cs="Times New Roman"/>
            <w:u w:val="none"/>
            <w:lang w:val="it-IT"/>
          </w:rPr>
          <w:t>http://www.fao.org/docrep/003/X9892E/X9892E00.HTM</w:t>
        </w:r>
      </w:hyperlink>
      <w:r w:rsidR="726F4BD4" w:rsidRPr="00852A27">
        <w:rPr>
          <w:rFonts w:ascii="Times New Roman" w:hAnsi="Times New Roman" w:cs="Times New Roman"/>
          <w:lang w:val="it-IT"/>
        </w:rPr>
        <w:t xml:space="preserve"> </w:t>
      </w:r>
    </w:p>
    <w:p w:rsidR="00EB7AF1" w:rsidRPr="00852A27" w:rsidRDefault="00D96749" w:rsidP="00D96749">
      <w:pPr>
        <w:spacing w:after="0"/>
        <w:jc w:val="both"/>
        <w:rPr>
          <w:rFonts w:ascii="Times New Roman" w:hAnsi="Times New Roman" w:cs="Times New Roman"/>
          <w:lang w:val="en-GB"/>
        </w:rPr>
      </w:pPr>
      <w:r>
        <w:rPr>
          <w:rFonts w:ascii="Times New Roman" w:eastAsia="Times New Roman" w:hAnsi="Times New Roman" w:cs="Times New Roman"/>
          <w:lang w:val="en-GB"/>
        </w:rPr>
        <w:t>Hancock,</w:t>
      </w:r>
      <w:r w:rsidR="726F4BD4" w:rsidRPr="00852A27">
        <w:rPr>
          <w:rFonts w:ascii="Times New Roman" w:eastAsia="Times New Roman" w:hAnsi="Times New Roman" w:cs="Times New Roman"/>
          <w:lang w:val="en-GB"/>
        </w:rPr>
        <w:t xml:space="preserve"> A. 2013, Best Practice Guidelines for Developing International Statistical Classifications, presented at the Meeting of the Expert Group on International Classifications, UNSD, New York, May 2013 </w:t>
      </w:r>
    </w:p>
    <w:p w:rsidR="00EB7AF1" w:rsidRPr="00852A27" w:rsidRDefault="00B80079" w:rsidP="00D96749">
      <w:pPr>
        <w:rPr>
          <w:rFonts w:ascii="Times New Roman" w:hAnsi="Times New Roman" w:cs="Times New Roman"/>
          <w:lang w:val="en-GB"/>
        </w:rPr>
      </w:pPr>
      <w:hyperlink r:id="rId63">
        <w:r w:rsidR="726F4BD4" w:rsidRPr="00852A27">
          <w:rPr>
            <w:rStyle w:val="Hyperlink"/>
            <w:rFonts w:ascii="Times New Roman" w:eastAsia="Times New Roman" w:hAnsi="Times New Roman" w:cs="Times New Roman"/>
            <w:u w:val="none"/>
            <w:lang w:val="en-GB"/>
          </w:rPr>
          <w:t>http://unstats.un.org/unsd/class/intercop/expertgroup/2013/AC267-5.PDF</w:t>
        </w:r>
      </w:hyperlink>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Statistics Netherlands 2009, Producing historical time series for STS-statistics in NACE Rev.2, </w:t>
      </w:r>
      <w:hyperlink r:id="rId64">
        <w:r w:rsidRPr="00852A27">
          <w:rPr>
            <w:rStyle w:val="Hyperlink"/>
            <w:rFonts w:ascii="Times New Roman" w:eastAsia="Times New Roman" w:hAnsi="Times New Roman" w:cs="Times New Roman"/>
            <w:u w:val="none"/>
            <w:lang w:val="en-GB"/>
          </w:rPr>
          <w:t>http://www.cbs.nl/NR/rdonlyres/A8A9AB3B-37F6-480A-BA76-253979DED22D/0/200901x10pub.pdf</w:t>
        </w:r>
      </w:hyperlink>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UNSD, Central Product Classification (CPC) Ver.2.1,</w:t>
      </w:r>
    </w:p>
    <w:p w:rsidR="00EB7AF1" w:rsidRPr="00852A27" w:rsidRDefault="00B80079" w:rsidP="00D96749">
      <w:pPr>
        <w:rPr>
          <w:rFonts w:ascii="Times New Roman" w:hAnsi="Times New Roman" w:cs="Times New Roman"/>
          <w:lang w:val="en-GB"/>
        </w:rPr>
      </w:pPr>
      <w:hyperlink r:id="rId65">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WCO, Harmonized System 2012, </w:t>
      </w:r>
    </w:p>
    <w:p w:rsidR="00EB7AF1" w:rsidRPr="00852A27" w:rsidRDefault="00B80079" w:rsidP="00D96749">
      <w:pPr>
        <w:rPr>
          <w:rFonts w:ascii="Times New Roman" w:hAnsi="Times New Roman" w:cs="Times New Roman"/>
          <w:lang w:val="en-GB"/>
        </w:rPr>
      </w:pPr>
      <w:hyperlink r:id="rId66">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726F4BD4" w:rsidRPr="00852A27">
        <w:rPr>
          <w:rFonts w:ascii="Times New Roman" w:hAnsi="Times New Roman" w:cs="Times New Roman"/>
          <w:lang w:val="en-GB"/>
        </w:rPr>
        <w:t xml:space="preserve">   </w:t>
      </w:r>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FAO, Definition and Classification of Commodities </w:t>
      </w:r>
    </w:p>
    <w:p w:rsidR="00EB7AF1" w:rsidRPr="00852A27" w:rsidRDefault="00B80079" w:rsidP="00D96749">
      <w:pPr>
        <w:rPr>
          <w:rFonts w:ascii="Times New Roman" w:hAnsi="Times New Roman" w:cs="Times New Roman"/>
          <w:lang w:val="en-GB"/>
        </w:rPr>
      </w:pPr>
      <w:hyperlink r:id="rId67">
        <w:r w:rsidR="726F4BD4" w:rsidRPr="00852A27">
          <w:rPr>
            <w:rStyle w:val="Hyperlink"/>
            <w:rFonts w:ascii="Times New Roman" w:eastAsia="Times New Roman" w:hAnsi="Times New Roman" w:cs="Times New Roman"/>
            <w:u w:val="none"/>
            <w:lang w:val="en-GB"/>
          </w:rPr>
          <w:t>http://www.fao.org/waicent/faoinfo/economic/faodef/faodefe.htm</w:t>
        </w:r>
      </w:hyperlink>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FAO WEBSITE, Metadata of Food Balance Sheets                </w:t>
      </w:r>
    </w:p>
    <w:p w:rsidR="00EB7AF1" w:rsidRPr="00852A27" w:rsidRDefault="00B80079" w:rsidP="00D96749">
      <w:pPr>
        <w:rPr>
          <w:rFonts w:ascii="Times New Roman" w:hAnsi="Times New Roman" w:cs="Times New Roman"/>
          <w:lang w:val="en-GB"/>
        </w:rPr>
      </w:pPr>
      <w:hyperlink r:id="rId68">
        <w:r w:rsidR="726F4BD4" w:rsidRPr="00852A27">
          <w:rPr>
            <w:rStyle w:val="Hyperlink"/>
            <w:rFonts w:ascii="Times New Roman" w:eastAsia="Times New Roman" w:hAnsi="Times New Roman" w:cs="Times New Roman"/>
            <w:u w:val="none"/>
            <w:lang w:val="en-GB"/>
          </w:rPr>
          <w:t>http://faostat.fao.org/site/655/default.aspx</w:t>
        </w:r>
      </w:hyperlink>
      <w:bookmarkStart w:id="599" w:name="_GoBack"/>
      <w:bookmarkEnd w:id="599"/>
      <w:r w:rsidR="726F4BD4" w:rsidRPr="00852A27">
        <w:rPr>
          <w:rFonts w:ascii="Times New Roman" w:eastAsia="Times New Roman" w:hAnsi="Times New Roman" w:cs="Times New Roman"/>
          <w:lang w:val="en-GB"/>
        </w:rPr>
        <w:t xml:space="preserve"> </w:t>
      </w:r>
    </w:p>
    <w:sectPr w:rsidR="00EB7AF1" w:rsidRPr="00852A27" w:rsidSect="008066B5">
      <w:footerReference w:type="default" r:id="rId69"/>
      <w:pgSz w:w="11906" w:h="16838"/>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9" w:author="Josh Browning" w:date="2015-10-05T11:53:00Z" w:initials="JB">
    <w:p w:rsidR="00F75238" w:rsidRDefault="00F75238">
      <w:pPr>
        <w:pStyle w:val="CommentText"/>
      </w:pPr>
      <w:r>
        <w:rPr>
          <w:rStyle w:val="CommentReference"/>
        </w:rPr>
        <w:annotationRef/>
      </w:r>
      <w:r>
        <w:t>We need to fix this...  I don't think we have such a section because I don't think we ever decided how we would allocate measurement errors with flags.</w:t>
      </w:r>
    </w:p>
  </w:comment>
  <w:comment w:id="152" w:author="Josh Browning" w:date="2015-10-02T13:51:00Z" w:initials="JB">
    <w:p w:rsidR="00ED1B4C" w:rsidRDefault="00ED1B4C">
      <w:pPr>
        <w:pStyle w:val="CommentText"/>
      </w:pPr>
      <w:r>
        <w:rPr>
          <w:rStyle w:val="CommentReference"/>
        </w:rPr>
        <w:annotationRef/>
      </w:r>
      <w:r>
        <w:t>Josef: this sentence at the end seems out of place.  Where do we mention these aspects that deserve particular attention?</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D8E" w:rsidRDefault="00A17D8E" w:rsidP="00DB6CDA">
      <w:pPr>
        <w:spacing w:after="0" w:line="240" w:lineRule="auto"/>
      </w:pPr>
      <w:r>
        <w:separator/>
      </w:r>
    </w:p>
  </w:endnote>
  <w:endnote w:type="continuationSeparator" w:id="0">
    <w:p w:rsidR="00A17D8E" w:rsidRDefault="00A17D8E" w:rsidP="00DB6CDA">
      <w:pPr>
        <w:spacing w:after="0" w:line="240" w:lineRule="auto"/>
      </w:pPr>
      <w:r>
        <w:continuationSeparator/>
      </w:r>
    </w:p>
  </w:endnote>
  <w:endnote w:type="continuationNotice" w:id="1">
    <w:p w:rsidR="00A17D8E" w:rsidRDefault="00A17D8E">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34D" w:rsidRDefault="00C4334D">
    <w:pPr>
      <w:pStyle w:val="Footer"/>
    </w:pPr>
    <w:r>
      <w:tab/>
      <w:t xml:space="preserve">Page </w:t>
    </w:r>
    <w:fldSimple w:instr=" PAGE ">
      <w:r w:rsidR="00F75238">
        <w:rPr>
          <w:noProof/>
        </w:rPr>
        <w:t>37</w:t>
      </w:r>
    </w:fldSimple>
    <w:r>
      <w:t xml:space="preserve"> of </w:t>
    </w:r>
    <w:fldSimple w:instr=" NUMPAGES \*Arabic ">
      <w:r w:rsidR="00F75238">
        <w:rPr>
          <w:noProof/>
        </w:rPr>
        <w:t>189</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D8E" w:rsidRDefault="00A17D8E" w:rsidP="00DB6CDA">
      <w:pPr>
        <w:spacing w:after="0" w:line="240" w:lineRule="auto"/>
      </w:pPr>
      <w:r>
        <w:separator/>
      </w:r>
    </w:p>
  </w:footnote>
  <w:footnote w:type="continuationSeparator" w:id="0">
    <w:p w:rsidR="00A17D8E" w:rsidRDefault="00A17D8E" w:rsidP="00DB6CDA">
      <w:pPr>
        <w:spacing w:after="0" w:line="240" w:lineRule="auto"/>
      </w:pPr>
      <w:r>
        <w:continuationSeparator/>
      </w:r>
    </w:p>
  </w:footnote>
  <w:footnote w:type="continuationNotice" w:id="1">
    <w:p w:rsidR="00A17D8E" w:rsidRDefault="00A17D8E">
      <w:pPr>
        <w:spacing w:after="0" w:line="240" w:lineRule="auto"/>
      </w:pPr>
    </w:p>
  </w:footnote>
  <w:footnote w:id="2">
    <w:p w:rsidR="00C4334D" w:rsidRPr="004C0D51" w:rsidRDefault="00C4334D">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rsidR="00C4334D" w:rsidRPr="002718B1" w:rsidRDefault="00C4334D"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shd w:val="clear" w:color="auto" w:fill="FFFFFF"/>
        </w:rPr>
        <w:t>John Maynard Keynes</w:t>
      </w:r>
    </w:p>
  </w:footnote>
  <w:footnote w:id="4">
    <w:p w:rsidR="00C4334D" w:rsidRPr="002718B1" w:rsidRDefault="00C4334D"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 </w:t>
      </w:r>
      <w:hyperlink r:id="rId1" w:history="1">
        <w:r w:rsidRPr="002718B1">
          <w:rPr>
            <w:rStyle w:val="Hyperlink"/>
            <w:rFonts w:ascii="Times New Roman" w:hAnsi="Times New Roman" w:cs="Times New Roman"/>
            <w:sz w:val="20"/>
          </w:rPr>
          <w:t>http://www.fao.org/waicent/faostat/agricult/fbs-e.htm</w:t>
        </w:r>
      </w:hyperlink>
      <w:r w:rsidRPr="002718B1">
        <w:rPr>
          <w:rFonts w:ascii="Times New Roman" w:hAnsi="Times New Roman" w:cs="Times New Roman"/>
        </w:rPr>
        <w:t xml:space="preserve"> </w:t>
      </w:r>
    </w:p>
  </w:footnote>
  <w:footnote w:id="5">
    <w:p w:rsidR="00C4334D" w:rsidRPr="002718B1" w:rsidRDefault="00C4334D"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The FBS e.g. also include non-food alcohol, which is by its very name, a non-food item.</w:t>
      </w:r>
    </w:p>
  </w:footnote>
  <w:footnote w:id="6">
    <w:p w:rsidR="00C4334D" w:rsidRPr="002718B1" w:rsidRDefault="00C4334D"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endpoints. Commodity balances for food and non-food items are the complete basis for these models.</w:t>
      </w:r>
    </w:p>
  </w:footnote>
  <w:footnote w:id="7">
    <w:p w:rsidR="00C4334D" w:rsidRPr="002718B1" w:rsidRDefault="00C4334D"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of the comparison between FBS and HH surveys, its scope and limits see: </w:t>
      </w:r>
      <w:hyperlink r:id="rId2" w:history="1">
        <w:r w:rsidRPr="002718B1">
          <w:rPr>
            <w:rStyle w:val="Hyperlink"/>
            <w:rFonts w:ascii="Times New Roman" w:hAnsi="Times New Roman" w:cs="Times New Roman"/>
            <w:sz w:val="20"/>
          </w:rPr>
          <w:t>http://www.fao.org/3/a-i4315e.pdf</w:t>
        </w:r>
      </w:hyperlink>
    </w:p>
    <w:p w:rsidR="00C4334D" w:rsidRPr="002718B1" w:rsidRDefault="00C4334D" w:rsidP="001E58EB">
      <w:pPr>
        <w:pStyle w:val="FootnoteText"/>
        <w:rPr>
          <w:rFonts w:ascii="Times New Roman" w:hAnsi="Times New Roman" w:cs="Times New Roman"/>
        </w:rPr>
      </w:pPr>
    </w:p>
  </w:footnote>
  <w:footnote w:id="8">
    <w:p w:rsidR="00C4334D" w:rsidRPr="002718B1" w:rsidRDefault="00C4334D"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rsidR="00C4334D" w:rsidRPr="002718B1" w:rsidRDefault="00C4334D"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includes any animals grown either for draft proposes or for meat and dairy production or kept for breeding. The unit of measurement is expressed in number of heads or 1000 of heads (poultry, rabbits, other rodents).</w:t>
      </w:r>
    </w:p>
  </w:footnote>
  <w:footnote w:id="10">
    <w:p w:rsidR="00C4334D" w:rsidRPr="002718B1" w:rsidRDefault="00C4334D" w:rsidP="004F65E4">
      <w:pPr>
        <w:rPr>
          <w:rFonts w:ascii="Times New Roman" w:hAnsi="Times New Roman" w:cs="Times New Roman"/>
          <w:color w:val="000000" w:themeColor="text1"/>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C4334D" w:rsidRPr="002718B1" w:rsidRDefault="00C4334D" w:rsidP="004F65E4">
      <w:pPr>
        <w:pStyle w:val="FootnoteText"/>
        <w:rPr>
          <w:rFonts w:ascii="Times New Roman" w:hAnsi="Times New Roman" w:cs="Times New Roman"/>
          <w:lang w:val="en-GB"/>
        </w:rPr>
      </w:pPr>
    </w:p>
  </w:footnote>
  <w:footnote w:id="11">
    <w:p w:rsidR="00C4334D" w:rsidRPr="002718B1" w:rsidRDefault="00C4334D"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rsidR="00C4334D" w:rsidRPr="002718B1" w:rsidRDefault="00C4334D" w:rsidP="006676C4">
      <w:pPr>
        <w:pStyle w:val="FootnoteText"/>
        <w:rPr>
          <w:rFonts w:ascii="Times New Roman" w:hAnsi="Times New Roman" w:cs="Times New Roman"/>
        </w:rPr>
      </w:pPr>
    </w:p>
  </w:footnote>
  <w:footnote w:id="12">
    <w:p w:rsidR="00C4334D" w:rsidRPr="002718B1" w:rsidRDefault="00C4334D"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rsidR="00C4334D" w:rsidRPr="002718B1" w:rsidRDefault="00C4334D" w:rsidP="000113E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w:t>
      </w:r>
      <w:r w:rsidRPr="002718B1">
        <w:rPr>
          <w:rFonts w:ascii="Times New Roman" w:hAnsi="Times New Roman" w:cs="Times New Roman"/>
          <w:lang w:val="en-GB"/>
        </w:rPr>
        <w:t>enceforward referred to as the “Global Strategy”</w:t>
      </w:r>
    </w:p>
  </w:footnote>
  <w:footnote w:id="14">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review below is based on two unpublished reports recently prepared in the context of the Global Strategy to Improve Agricultural and Rural Statistics – for crops production by Sud </w:t>
      </w:r>
      <w:r w:rsidRPr="002718B1">
        <w:rPr>
          <w:rFonts w:ascii="Times New Roman" w:hAnsi="Times New Roman" w:cs="Times New Roman"/>
          <w:i/>
        </w:rPr>
        <w:t>et al.</w:t>
      </w:r>
      <w:r w:rsidRPr="002718B1">
        <w:rPr>
          <w:rFonts w:ascii="Times New Roman" w:hAnsi="Times New Roman" w:cs="Times New Roman"/>
        </w:rPr>
        <w:t xml:space="preserve"> (2015) and for 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5">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chapter 5 below for details about the Harmonized System classification.</w:t>
      </w:r>
    </w:p>
  </w:footnote>
  <w:footnote w:id="16">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by the FAO Statistics Division in the Democratic Republic of the Congo in 2011.</w:t>
      </w:r>
    </w:p>
  </w:footnote>
  <w:footnote w:id="17">
    <w:p w:rsidR="00C4334D" w:rsidRPr="002718B1" w:rsidRDefault="00C4334D"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rsidR="00C4334D" w:rsidRPr="002718B1" w:rsidRDefault="00C4334D" w:rsidP="00704369">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survey on informal cross-border trade in Africa, recently carried out by UNSD among 22 compilers of national statistics on international merchandise trade, revealed that only two African countries, namely Rwanda and Cameroon, regularly compile statistics on informal trade (Muryavan and Iversen 2014). </w:t>
      </w:r>
    </w:p>
    <w:p w:rsidR="00C4334D" w:rsidRPr="002718B1" w:rsidRDefault="00C4334D" w:rsidP="004F65E4">
      <w:pPr>
        <w:pStyle w:val="FootnoteText"/>
        <w:rPr>
          <w:rFonts w:ascii="Times New Roman" w:hAnsi="Times New Roman" w:cs="Times New Roman"/>
          <w:lang w:val="en-GB"/>
        </w:rPr>
      </w:pPr>
    </w:p>
  </w:footnote>
  <w:footnote w:id="19">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consists in the compulsory data collection “Annual Data of Agricultural Enterprises” carried out by the CSO of Hungary among all organizations carrying out agricultural activities except agricultural surveys (KSH 2014).</w:t>
      </w:r>
    </w:p>
  </w:footnote>
  <w:footnote w:id="20">
    <w:p w:rsidR="00C4334D" w:rsidRPr="002718B1" w:rsidRDefault="00C4334D"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Moldova, for example, a feed-use questionnaire has been added as a one-off module to the Agricultural Survey among Agricultural Smallholders in 2012. In Rwanda, questions on feed use are regularly included in the new Seasonal Agricultural Survey (NISR 2014).</w:t>
      </w:r>
    </w:p>
  </w:footnote>
  <w:footnote w:id="21">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the description above at the beginning of chapter 2.</w:t>
      </w:r>
    </w:p>
  </w:footnote>
  <w:footnote w:id="22">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would suffice.</w:t>
      </w:r>
    </w:p>
  </w:footnote>
  <w:footnote w:id="23">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 chapters 5, 6, 13) and, tailored to the crops sector in African countries, in Hodges (2013, chapter 2.4).</w:t>
      </w:r>
    </w:p>
  </w:footnote>
  <w:footnote w:id="24">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 chapter 5) for a more detailed description of the various types of grain losses, and O’Connor </w:t>
      </w:r>
      <w:r w:rsidRPr="002718B1">
        <w:rPr>
          <w:rFonts w:ascii="Times New Roman" w:hAnsi="Times New Roman" w:cs="Times New Roman"/>
          <w:i/>
        </w:rPr>
        <w:t>et al.</w:t>
      </w:r>
      <w:r w:rsidRPr="002718B1">
        <w:rPr>
          <w:rFonts w:ascii="Times New Roman" w:hAnsi="Times New Roman" w:cs="Times New Roman"/>
        </w:rPr>
        <w:t xml:space="preserve"> (2015, chapters 6-8) for a description of food losses caused by wholesalers, retail, markets and food services.</w:t>
      </w:r>
    </w:p>
  </w:footnote>
  <w:footnote w:id="25">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 With the “load tracking” method, a sample of the primary product is followed throughout the entire supply chain (FLWP 2015, chapter 13.3).</w:t>
      </w:r>
    </w:p>
  </w:footnote>
  <w:footnote w:id="26">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 aforementioned methods can be found in: Harris and Lindblad (1978, chapter 5); Møller </w:t>
      </w:r>
      <w:r w:rsidRPr="002718B1">
        <w:rPr>
          <w:rFonts w:ascii="Times New Roman" w:hAnsi="Times New Roman" w:cs="Times New Roman"/>
          <w:i/>
        </w:rPr>
        <w:t>et al.</w:t>
      </w:r>
      <w:r w:rsidRPr="002718B1">
        <w:rPr>
          <w:rFonts w:ascii="Times New Roman" w:hAnsi="Times New Roman" w:cs="Times New Roman"/>
        </w:rPr>
        <w:t xml:space="preserve"> (2014, chapter 5), FLWP (2015, chapter 13).</w:t>
      </w:r>
    </w:p>
  </w:footnote>
  <w:footnote w:id="27">
    <w:p w:rsidR="00C4334D" w:rsidRDefault="00C4334D" w:rsidP="0090296E">
      <w:pPr>
        <w:pStyle w:val="FootnoteText"/>
        <w:rPr>
          <w:ins w:id="77" w:author="Josh Browning" w:date="2015-10-01T13:50:00Z"/>
        </w:rPr>
      </w:pPr>
      <w:ins w:id="78" w:author="Josh Browning" w:date="2015-10-01T13:50:00Z">
        <w:r>
          <w:rPr>
            <w:rStyle w:val="FootnoteReference"/>
          </w:rPr>
          <w:footnoteRef/>
        </w:r>
        <w:r>
          <w:t xml:space="preserve"> Note that the ideal equation would replace the stock change variable with two variables: "From stocks" on the left-hand side of the equation and "To stocks" on the right-hand side.  However, such variables are rarely measured, and it is much more reasonable to simply model stock changes.</w:t>
        </w:r>
      </w:ins>
    </w:p>
  </w:footnote>
  <w:footnote w:id="28">
    <w:p w:rsidR="00C4334D" w:rsidRDefault="00C4334D">
      <w:pPr>
        <w:pStyle w:val="FootnoteText"/>
      </w:pPr>
      <w:ins w:id="81" w:author="Josh Browning" w:date="2015-10-01T13:53:00Z">
        <w:r>
          <w:rPr>
            <w:rStyle w:val="FootnoteReference"/>
          </w:rPr>
          <w:footnoteRef/>
        </w:r>
        <w:r>
          <w:t xml:space="preserve"> Industrial use </w:t>
        </w:r>
      </w:ins>
      <w:ins w:id="82" w:author="Josh Browning" w:date="2015-10-01T13:57:00Z">
        <w:r>
          <w:t xml:space="preserve">does not include </w:t>
        </w:r>
      </w:ins>
      <w:ins w:id="83" w:author="Josh Browning" w:date="2015-10-01T13:53:00Z">
        <w:r>
          <w:t>food manufactured into other products</w:t>
        </w:r>
      </w:ins>
      <w:ins w:id="84" w:author="Josh Browning" w:date="2015-10-01T13:57:00Z">
        <w:r>
          <w:t>.  Such quantities are accounted for in the food variable.</w:t>
        </w:r>
      </w:ins>
    </w:p>
  </w:footnote>
  <w:footnote w:id="29">
    <w:p w:rsidR="00C4334D" w:rsidRPr="002718B1" w:rsidDel="0090296E" w:rsidRDefault="00C4334D" w:rsidP="004F65E4">
      <w:pPr>
        <w:pStyle w:val="FootnoteText"/>
        <w:rPr>
          <w:del w:id="86" w:author="Josh Browning" w:date="2015-10-01T13:49:00Z"/>
          <w:rFonts w:ascii="Times New Roman" w:hAnsi="Times New Roman" w:cs="Times New Roman"/>
        </w:rPr>
      </w:pPr>
      <w:del w:id="87" w:author="Josh Browning" w:date="2015-10-01T13:49:00Z">
        <w:r w:rsidRPr="002718B1" w:rsidDel="0090296E">
          <w:rPr>
            <w:rStyle w:val="FootnoteReference"/>
            <w:rFonts w:ascii="Times New Roman" w:hAnsi="Times New Roman" w:cs="Times New Roman"/>
          </w:rPr>
          <w:footnoteRef/>
        </w:r>
        <w:r w:rsidRPr="002718B1" w:rsidDel="0090296E">
          <w:rPr>
            <w:rFonts w:ascii="Times New Roman" w:hAnsi="Times New Roman" w:cs="Times New Roman"/>
          </w:rPr>
          <w:delText xml:space="preserve"> All variables/elements are described in detail in their respective chapters</w:delText>
        </w:r>
      </w:del>
    </w:p>
  </w:footnote>
  <w:footnote w:id="30">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All variables/elements are described in detail in their respective chapters</w:t>
      </w:r>
    </w:p>
  </w:footnote>
  <w:footnote w:id="31">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What is more, many estimates are the result of rather complex imputation methods, involving many steps and many variables of the balance which make an empirical estimate of the measurement error difficult.</w:t>
      </w:r>
    </w:p>
  </w:footnote>
  <w:footnote w:id="32">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it is not an over-identification, as this would require more than one equation. The problem is however the same in principle.</w:t>
      </w:r>
    </w:p>
  </w:footnote>
  <w:footnote w:id="33">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see section on Feed use estimation</w:t>
      </w:r>
    </w:p>
  </w:footnote>
  <w:footnote w:id="34">
    <w:p w:rsidR="00C4334D" w:rsidRPr="002718B1" w:rsidRDefault="00C4334D"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has been prepared and is available as a supplement to this source book. </w:t>
      </w:r>
    </w:p>
  </w:footnote>
  <w:footnote w:id="35">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few products are specified as processed products, such as butter or vegetable oils.</w:t>
      </w:r>
    </w:p>
  </w:footnote>
  <w:footnote w:id="36">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7">
    <w:p w:rsidR="00C4334D" w:rsidRPr="002718B1" w:rsidRDefault="00C4334D"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8">
    <w:p w:rsidR="00C4334D" w:rsidRPr="002718B1" w:rsidRDefault="00C4334D" w:rsidP="004F65E4">
      <w:pPr>
        <w:pStyle w:val="FootnoteText"/>
        <w:rPr>
          <w:rFonts w:ascii="Times New Roman" w:hAnsi="Times New Roman" w:cs="Times New Roman"/>
          <w:lang w:val="it-IT"/>
        </w:rPr>
      </w:pPr>
      <w:r w:rsidRPr="002718B1">
        <w:rPr>
          <w:rStyle w:val="FootnoteReference"/>
          <w:rFonts w:ascii="Times New Roman" w:hAnsi="Times New Roman" w:cs="Times New Roman"/>
        </w:rPr>
        <w:footnoteRef/>
      </w:r>
      <w:r w:rsidRPr="002718B1">
        <w:rPr>
          <w:rFonts w:ascii="Times New Roman" w:hAnsi="Times New Roman" w:cs="Times New Roman"/>
          <w:lang w:val="it-IT"/>
        </w:rPr>
        <w:t xml:space="preserve"> </w:t>
      </w:r>
      <w:hyperlink r:id="rId3" w:history="1">
        <w:r w:rsidRPr="002718B1">
          <w:rPr>
            <w:rStyle w:val="Hyperlink"/>
            <w:rFonts w:ascii="Times New Roman" w:hAnsi="Times New Roman" w:cs="Times New Roman"/>
            <w:sz w:val="20"/>
            <w:lang w:val="it-IT"/>
          </w:rPr>
          <w:t>http://www.fao.org/docrep/019/i3664e/i3664e.pdf</w:t>
        </w:r>
      </w:hyperlink>
    </w:p>
  </w:footnote>
  <w:footnote w:id="39">
    <w:p w:rsidR="00C4334D" w:rsidRPr="002718B1" w:rsidRDefault="00C4334D"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websites of NSOs and MoAs, the FAO Statistics Division also harvests data from authoritative sources which often specialize on one commodity. These include Oil World, ISO, ICO, ICAC, etc.</w:t>
      </w:r>
    </w:p>
  </w:footnote>
  <w:footnote w:id="40">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4" w:history="1">
        <w:r w:rsidRPr="002718B1">
          <w:rPr>
            <w:rStyle w:val="Hyperlink"/>
            <w:rFonts w:ascii="Times New Roman" w:hAnsi="Times New Roman" w:cs="Times New Roman"/>
            <w:sz w:val="20"/>
          </w:rPr>
          <w:t>http://www.wcoomd.org/en/topics/nomenclature/overview/what-is-the-harmonized-system.aspx</w:t>
        </w:r>
      </w:hyperlink>
      <w:r w:rsidRPr="002718B1">
        <w:rPr>
          <w:rFonts w:ascii="Times New Roman" w:hAnsi="Times New Roman" w:cs="Times New Roman"/>
        </w:rPr>
        <w:t>.</w:t>
      </w:r>
    </w:p>
  </w:footnote>
  <w:footnote w:id="41">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42">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E.g. in the case of pigs, the requirements are those of 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3">
    <w:p w:rsidR="00C4334D" w:rsidRPr="002718B1" w:rsidRDefault="00C4334D"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4">
    <w:p w:rsidR="00C4334D" w:rsidRPr="002718B1" w:rsidRDefault="00C4334D"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Even if the underlying threshold is only </w:t>
      </w:r>
      <w:r w:rsidRPr="002718B1">
        <w:rPr>
          <w:rFonts w:ascii="Times New Roman" w:eastAsia="Times New Roman" w:hAnsi="Times New Roman" w:cs="Times New Roman"/>
          <w:color w:val="000000" w:themeColor="text1"/>
          <w:lang w:val="en-GB"/>
        </w:rPr>
        <w:t>cases</w:t>
      </w:r>
    </w:p>
  </w:footnote>
  <w:footnote w:id="45">
    <w:p w:rsidR="00C4334D" w:rsidRPr="002718B1" w:rsidRDefault="00C4334D"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Aquafeed, similar to compound feed for livestock, is composed of feedstuffs external to fish farms and may include a variety of ingredients, e.g. grains, meat or fish meals and oils. 47.3 million tonnes of aquafeed is equivalent to about 140 million tonnes of maize and 5.9 tonnes of aquafeed corresponds to about  17.3 million tonnes of maize.  </w:t>
      </w:r>
    </w:p>
  </w:footnote>
  <w:footnote w:id="46">
    <w:p w:rsidR="00C4334D" w:rsidRPr="002718B1" w:rsidRDefault="00C4334D"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being used as biofuels (e.g. cakes of olives), but they are generally negligible in terms of quantities and would not be considered feedstuffs under normal circumstances.</w:t>
      </w:r>
    </w:p>
  </w:footnote>
  <w:footnote w:id="47">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 but suggest that availability from OM/OC already exceeds the requirements inherent in the needs calculations.</w:t>
      </w:r>
    </w:p>
  </w:footnote>
  <w:footnote w:id="48">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through the balancing mechanism presented in section 2.2 of this document.</w:t>
      </w:r>
    </w:p>
  </w:footnote>
  <w:footnote w:id="49">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c</w:t>
      </w:r>
      <w:r w:rsidRPr="002718B1">
        <w:rPr>
          <w:rFonts w:ascii="Times New Roman" w:hAnsi="Times New Roman" w:cs="Times New Roman"/>
          <w:color w:val="000000" w:themeColor="text1"/>
        </w:rPr>
        <w:t>ereals in the case of flour millers, vegetable oils for oilseed crushers and meat in the case of abattoirs.</w:t>
      </w:r>
    </w:p>
  </w:footnote>
  <w:footnote w:id="50">
    <w:p w:rsidR="00C4334D" w:rsidRPr="002718B1" w:rsidRDefault="00C4334D"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would notionally include stock withdrawals; as no data on stock levels were available in the past, stock withdrawals had been omitted. </w:t>
      </w:r>
    </w:p>
  </w:footnote>
  <w:footnote w:id="51">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Only 11 countries have provided official data in recent years.</w:t>
      </w:r>
    </w:p>
  </w:footnote>
  <w:footnote w:id="52">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 xml:space="preserve">t-1. </w:t>
      </w:r>
      <w:r w:rsidRPr="002718B1">
        <w:rPr>
          <w:rFonts w:ascii="Times New Roman" w:hAnsi="Times New Roman" w:cs="Times New Roman"/>
        </w:rPr>
        <w:t>They are currently defined in FAOSTAT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t-1</w:t>
      </w:r>
      <w:r w:rsidRPr="002718B1">
        <w:rPr>
          <w:rFonts w:ascii="Times New Roman" w:hAnsi="Times New Roman" w:cs="Times New Roman"/>
        </w:rPr>
        <w:t>. The new definition ensures that increases in stocks have a positive sign, whereas stock drawdowns have a negative one.</w:t>
      </w:r>
    </w:p>
  </w:footnote>
  <w:footnote w:id="53">
    <w:p w:rsidR="00C4334D" w:rsidRPr="002718B1" w:rsidRDefault="00C4334D"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and are being used to impute missing quantity data, for details see Chapter 2.</w:t>
      </w:r>
    </w:p>
  </w:footnote>
  <w:footnote w:id="54">
    <w:p w:rsidR="00C4334D" w:rsidRPr="002718B1" w:rsidRDefault="00C4334D"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5">
    <w:p w:rsidR="00C4334D" w:rsidRPr="00AD062D" w:rsidRDefault="00C4334D"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While only flows at HS6 level follow the same classification across all countries, the FAO Statistics Division plans to make available also flows at higher level of disaggregation (tariff line level).</w:t>
      </w:r>
    </w:p>
  </w:footnote>
  <w:footnote w:id="56">
    <w:p w:rsidR="00C4334D" w:rsidRPr="002718B1" w:rsidRDefault="00C4334D"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Pr>
          <w:rFonts w:ascii="Times New Roman" w:hAnsi="Times New Roman" w:cs="Times New Roman"/>
          <w:sz w:val="20"/>
          <w:szCs w:val="20"/>
        </w:rPr>
        <w:t xml:space="preserve"> </w:t>
      </w:r>
      <w:hyperlink r:id="rId5"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Quantity and Weight Data in UN Comtrade</w:t>
      </w:r>
      <w:r>
        <w:rPr>
          <w:rFonts w:ascii="Times New Roman" w:hAnsi="Times New Roman" w:cs="Times New Roman"/>
          <w:sz w:val="20"/>
          <w:szCs w:val="20"/>
        </w:rPr>
        <w:t xml:space="preserve"> </w:t>
      </w:r>
    </w:p>
  </w:footnote>
  <w:footnote w:id="57">
    <w:p w:rsidR="00C4334D" w:rsidRPr="002718B1" w:rsidRDefault="00C4334D"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6">
        <w:r w:rsidRPr="002718B1">
          <w:rPr>
            <w:rStyle w:val="Link"/>
            <w:rFonts w:cs="Times New Roman"/>
            <w:sz w:val="20"/>
            <w:szCs w:val="20"/>
          </w:rPr>
          <w:t>http://madb.europa.eu</w:t>
        </w:r>
      </w:hyperlink>
      <w:r w:rsidRPr="002718B1">
        <w:rPr>
          <w:rFonts w:ascii="Times New Roman" w:hAnsi="Times New Roman" w:cs="Times New Roman"/>
          <w:sz w:val="20"/>
          <w:szCs w:val="20"/>
        </w:rPr>
        <w:t xml:space="preserve"> Descriptions of country-specific HS-codes are provided by Market Access Database and copyrighted by Mendel Verlag, Germany.</w:t>
      </w:r>
    </w:p>
  </w:footnote>
  <w:footnote w:id="58">
    <w:p w:rsidR="00C4334D" w:rsidRPr="002718B1" w:rsidRDefault="00C4334D"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FCL is the “FAO Commodity List” and CPC is the “Central Product Classification”. FAO uses the CPC version 2.1 “expanded”:  </w:t>
      </w:r>
      <w:hyperlink r:id="rId7">
        <w:r w:rsidRPr="002718B1">
          <w:rPr>
            <w:rStyle w:val="InternetLink"/>
            <w:rFonts w:ascii="Times New Roman" w:hAnsi="Times New Roman" w:cs="Times New Roman"/>
          </w:rPr>
          <w:t>http://www.fao.org/economic/ess/ess-standards/commodity/en/</w:t>
        </w:r>
      </w:hyperlink>
    </w:p>
  </w:footnote>
  <w:footnote w:id="59">
    <w:p w:rsidR="00C4334D" w:rsidRPr="002718B1" w:rsidRDefault="00C4334D" w:rsidP="006E32A4">
      <w:pPr>
        <w:pStyle w:val="Footnote"/>
        <w:rPr>
          <w:rFonts w:ascii="Times New Roman" w:hAnsi="Times New Roman" w:cs="Times New Roman"/>
          <w:sz w:val="20"/>
          <w:szCs w:val="20"/>
        </w:rPr>
      </w:pPr>
      <w:r w:rsidRPr="002718B1">
        <w:rPr>
          <w:rFonts w:ascii="Times New Roman" w:hAnsi="Times New Roman" w:cs="Times New Roman"/>
          <w:sz w:val="20"/>
          <w:szCs w:val="20"/>
        </w:rPr>
        <w:footnoteRef/>
      </w:r>
      <w:r w:rsidRPr="002718B1">
        <w:rPr>
          <w:rFonts w:ascii="Times New Roman" w:hAnsi="Times New Roman" w:cs="Times New Roman"/>
          <w:sz w:val="20"/>
          <w:szCs w:val="20"/>
        </w:rPr>
        <w:tab/>
        <w:t xml:space="preserve"> J.W. Tukey. Exploratory Data Analysis. Addison-Wesley, 1977.</w:t>
      </w:r>
    </w:p>
  </w:footnote>
  <w:footnote w:id="60">
    <w:p w:rsidR="00C4334D" w:rsidRPr="00401F1C" w:rsidRDefault="00C4334D"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The FAOSTAT commodity lis</w:t>
      </w:r>
      <w:r>
        <w:rPr>
          <w:rFonts w:ascii="Times New Roman" w:hAnsi="Times New Roman" w:cs="Times New Roman"/>
        </w:rPr>
        <w:t>t (FCL)</w:t>
      </w:r>
      <w:r w:rsidRPr="00401F1C">
        <w:rPr>
          <w:rFonts w:ascii="Times New Roman" w:hAnsi="Times New Roman" w:cs="Times New Roman"/>
        </w:rPr>
        <w:t xml:space="preserve"> 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61">
    <w:p w:rsidR="00C4334D" w:rsidRPr="00401F1C" w:rsidRDefault="00C4334D"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8"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62">
    <w:p w:rsidR="00C4334D" w:rsidRPr="00401F1C" w:rsidRDefault="00C4334D" w:rsidP="00401F1C">
      <w:pPr>
        <w:pStyle w:val="FootnoteText"/>
        <w:spacing w:after="0"/>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Products follow the SNA definition i.e. </w:t>
      </w:r>
      <w:r w:rsidRPr="00401F1C">
        <w:rPr>
          <w:rFonts w:ascii="Times New Roman" w:hAnsi="Times New Roman" w:cs="Times New Roman"/>
          <w:i/>
        </w:rPr>
        <w:t>all output of economic activities</w:t>
      </w:r>
      <w:r w:rsidRPr="00401F1C">
        <w:rPr>
          <w:rFonts w:ascii="Times New Roman" w:hAnsi="Times New Roman" w:cs="Times New Roman"/>
        </w:rPr>
        <w:t xml:space="preserve"> that can be the object of domestic or international transactions or that can be entered into stocks including transportable goods, non transportable goods, services and other products.</w:t>
      </w:r>
    </w:p>
  </w:footnote>
  <w:footnote w:id="63">
    <w:p w:rsidR="00C4334D" w:rsidRPr="002718B1" w:rsidRDefault="00C4334D">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9">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4">
    <w:p w:rsidR="00C4334D" w:rsidRPr="009430FB" w:rsidRDefault="00C4334D"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9430FB">
        <w:rPr>
          <w:rFonts w:ascii="Times New Roman" w:eastAsia="Book Antiqua" w:hAnsi="Times New Roman" w:cs="Times New Roman"/>
          <w:sz w:val="20"/>
          <w:szCs w:val="20"/>
        </w:rPr>
        <w:t>Valentina Ramaschiello (FAO), “</w:t>
      </w:r>
      <w:r w:rsidRPr="009430FB">
        <w:rPr>
          <w:rFonts w:ascii="Times New Roman" w:eastAsia="Book Antiqua" w:hAnsi="Times New Roman" w:cs="Times New Roman"/>
          <w:i/>
          <w:iCs/>
          <w:sz w:val="20"/>
          <w:szCs w:val="20"/>
        </w:rPr>
        <w:t>CPC implementation and other activities on classifications in FAO</w:t>
      </w:r>
      <w:r w:rsidRPr="009430FB">
        <w:rPr>
          <w:rFonts w:ascii="Times New Roman" w:eastAsia="Book Antiqua" w:hAnsi="Times New Roman" w:cs="Times New Roman"/>
          <w:sz w:val="20"/>
          <w:szCs w:val="20"/>
        </w:rPr>
        <w:t xml:space="preserve">”, presented at the Expert Group Meeting on International Classifications, UNSD, New York, May 2015, </w:t>
      </w:r>
      <w:hyperlink r:id="rId10">
        <w:r w:rsidRPr="009430FB">
          <w:rPr>
            <w:rStyle w:val="Hyperlink"/>
            <w:rFonts w:ascii="Times New Roman" w:eastAsia="Book Antiqua" w:hAnsi="Times New Roman" w:cs="Times New Roman"/>
            <w:sz w:val="20"/>
            <w:szCs w:val="20"/>
            <w:u w:val="none"/>
          </w:rPr>
          <w:t>http://unstats.un.org/unsd/class/intercop/expertgroup/2015/AC289-16.PDF</w:t>
        </w:r>
      </w:hyperlink>
      <w:r w:rsidRPr="009430FB">
        <w:rPr>
          <w:rFonts w:ascii="Times New Roman" w:eastAsia="Book Antiqua" w:hAnsi="Times New Roman" w:cs="Times New Roman"/>
          <w:sz w:val="20"/>
          <w:szCs w:val="20"/>
        </w:rPr>
        <w:t>; Valentina Ramaschiello (FAO), “</w:t>
      </w:r>
      <w:r w:rsidRPr="009430FB">
        <w:rPr>
          <w:rFonts w:ascii="Times New Roman" w:eastAsia="Book Antiqua" w:hAnsi="Times New Roman" w:cs="Times New Roman"/>
          <w:i/>
          <w:iCs/>
          <w:sz w:val="20"/>
          <w:szCs w:val="20"/>
        </w:rPr>
        <w:t>Aligning Classifications for Agricultural Statistics with Other International Standards</w:t>
      </w:r>
      <w:r w:rsidRPr="009430FB">
        <w:rPr>
          <w:rFonts w:ascii="Times New Roman" w:eastAsia="Book Antiqua" w:hAnsi="Times New Roman" w:cs="Times New Roman"/>
          <w:sz w:val="20"/>
          <w:szCs w:val="20"/>
        </w:rPr>
        <w:t xml:space="preserve">”, presented at the Expert Group Meeting on International Classifications, UNSD, New York, May 2013, </w:t>
      </w:r>
      <w:hyperlink r:id="rId11">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rPr>
        <w:t xml:space="preserve"> Valentina Ramaschiello (FAO), “</w:t>
      </w:r>
      <w:r w:rsidRPr="009430FB">
        <w:rPr>
          <w:rFonts w:ascii="Times New Roman" w:eastAsia="Book Antiqua" w:hAnsi="Times New Roman" w:cs="Times New Roman"/>
          <w:i/>
          <w:iCs/>
          <w:sz w:val="20"/>
          <w:szCs w:val="20"/>
        </w:rPr>
        <w:t>CPC Ver.2 Review and Harmonization with Food and Agriculture Statistics in FAO</w:t>
      </w:r>
      <w:r w:rsidRPr="009430FB">
        <w:rPr>
          <w:rFonts w:ascii="Times New Roman" w:eastAsia="Book Antiqua" w:hAnsi="Times New Roman" w:cs="Times New Roman"/>
          <w:sz w:val="20"/>
          <w:szCs w:val="20"/>
        </w:rPr>
        <w:t xml:space="preserve">”, presented at the Expert Group Meeting on International Classifications, UNSD, New York, May 2011, </w:t>
      </w:r>
      <w:hyperlink r:id="rId12">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u w:val="single"/>
        </w:rPr>
        <w:t xml:space="preserve"> </w:t>
      </w:r>
    </w:p>
  </w:footnote>
  <w:footnote w:id="65">
    <w:p w:rsidR="00C4334D" w:rsidRDefault="00C4334D" w:rsidP="00047C50">
      <w:pPr>
        <w:spacing w:after="0"/>
        <w:rPr>
          <w:rFonts w:ascii="Times New Roman" w:eastAsia="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 classification at the lowest aggregation level is directly recoded to the revised classification. For example, the old code 12345 is recoded to 56789 and the historical data for 12345 are assigned to 56789. This method, also called “</w:t>
      </w:r>
      <w:r w:rsidRPr="002718B1">
        <w:rPr>
          <w:rFonts w:ascii="Times New Roman" w:eastAsia="Times New Roman" w:hAnsi="Times New Roman" w:cs="Times New Roman"/>
          <w:i/>
          <w:iCs/>
          <w:sz w:val="20"/>
          <w:szCs w:val="20"/>
        </w:rPr>
        <w:t>key method</w:t>
      </w:r>
      <w:r w:rsidRPr="002718B1">
        <w:rPr>
          <w:rFonts w:ascii="Times New Roman" w:eastAsia="Times New Roman" w:hAnsi="Times New Roman" w:cs="Times New Roman"/>
          <w:sz w:val="20"/>
          <w:szCs w:val="20"/>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002718B1">
        <w:rPr>
          <w:rFonts w:ascii="Times New Roman" w:eastAsia="Times New Roman" w:hAnsi="Times New Roman" w:cs="Times New Roman"/>
          <w:i/>
          <w:iCs/>
          <w:sz w:val="20"/>
          <w:szCs w:val="20"/>
        </w:rPr>
        <w:t>Producing historical time series for STS-statistics in NACE Rev.2</w:t>
      </w:r>
      <w:r w:rsidRPr="002718B1">
        <w:rPr>
          <w:rFonts w:ascii="Times New Roman" w:eastAsia="Times New Roman" w:hAnsi="Times New Roman" w:cs="Times New Roman"/>
          <w:sz w:val="20"/>
          <w:szCs w:val="20"/>
        </w:rPr>
        <w:t xml:space="preserve">”, Discussion paper (09001), Statistics Netherlands. </w:t>
      </w:r>
    </w:p>
    <w:p w:rsidR="00C4334D" w:rsidRPr="002718B1" w:rsidRDefault="00B80079">
      <w:pPr>
        <w:rPr>
          <w:rFonts w:ascii="Times New Roman" w:hAnsi="Times New Roman" w:cs="Times New Roman"/>
          <w:sz w:val="20"/>
          <w:szCs w:val="20"/>
        </w:rPr>
      </w:pPr>
      <w:hyperlink r:id="rId13">
        <w:r w:rsidR="00C4334D" w:rsidRPr="002718B1">
          <w:rPr>
            <w:rStyle w:val="Hyperlink"/>
            <w:rFonts w:ascii="Times New Roman" w:eastAsia="Times New Roman" w:hAnsi="Times New Roman" w:cs="Times New Roman"/>
            <w:sz w:val="20"/>
            <w:szCs w:val="20"/>
          </w:rPr>
          <w:t>http://www.cbs.nl/NR/rdonlyres/A8A9AB3B-37F6-480A-BA76-253979DED22D/0/200901x10pub.pdf</w:t>
        </w:r>
      </w:hyperlink>
    </w:p>
  </w:footnote>
  <w:footnote w:id="66">
    <w:p w:rsidR="00C4334D" w:rsidRPr="002718B1" w:rsidRDefault="00C4334D"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FAO.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4">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xml:space="preserve"> </w:t>
      </w:r>
    </w:p>
  </w:footnote>
  <w:footnote w:id="67">
    <w:p w:rsidR="00C4334D" w:rsidRPr="002718B1" w:rsidRDefault="00C4334D"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Andrew Hancock, “</w:t>
      </w:r>
      <w:r w:rsidRPr="002718B1">
        <w:rPr>
          <w:rFonts w:ascii="Times New Roman" w:eastAsia="Times New Roman" w:hAnsi="Times New Roman" w:cs="Times New Roman"/>
          <w:i/>
          <w:iCs/>
          <w:sz w:val="20"/>
          <w:szCs w:val="20"/>
        </w:rPr>
        <w:t>Best Practice Guidelines for Developing International Statistical Classifications</w:t>
      </w:r>
      <w:r w:rsidRPr="002718B1">
        <w:rPr>
          <w:rFonts w:ascii="Times New Roman" w:eastAsia="Times New Roman" w:hAnsi="Times New Roman" w:cs="Times New Roman"/>
          <w:sz w:val="20"/>
          <w:szCs w:val="20"/>
        </w:rPr>
        <w:t xml:space="preserve">”, presented at the Meeting of the Expert Group on International Classifications, UNSD, New York, May 2013 </w:t>
      </w:r>
      <w:hyperlink r:id="rId15">
        <w:r w:rsidRPr="002718B1">
          <w:rPr>
            <w:rStyle w:val="Hyperlink"/>
            <w:rFonts w:ascii="Times New Roman" w:eastAsia="Times New Roman" w:hAnsi="Times New Roman" w:cs="Times New Roman"/>
            <w:sz w:val="20"/>
            <w:szCs w:val="20"/>
          </w:rPr>
          <w:t>http://unstats.un.org/unsd/class/intercop/expertgroup/2013/AC267-5.PDF</w:t>
        </w:r>
      </w:hyperlink>
    </w:p>
  </w:footnote>
  <w:footnote w:id="68">
    <w:p w:rsidR="00C4334D" w:rsidRPr="002718B1" w:rsidRDefault="00C4334D"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Book Antiqua" w:hAnsi="Times New Roman" w:cs="Times New Roman"/>
          <w:sz w:val="20"/>
          <w:szCs w:val="20"/>
        </w:rPr>
        <w:t>FAO. 20</w:t>
      </w:r>
      <w:r>
        <w:rPr>
          <w:rFonts w:ascii="Times New Roman" w:eastAsia="Book Antiqua" w:hAnsi="Times New Roman" w:cs="Times New Roman"/>
          <w:sz w:val="20"/>
          <w:szCs w:val="20"/>
        </w:rPr>
        <w:t>0</w:t>
      </w:r>
      <w:r w:rsidRPr="002718B1">
        <w:rPr>
          <w:rFonts w:ascii="Times New Roman" w:eastAsia="Book Antiqua" w:hAnsi="Times New Roman" w:cs="Times New Roman"/>
          <w:sz w:val="20"/>
          <w:szCs w:val="20"/>
        </w:rPr>
        <w:t>1. “</w:t>
      </w:r>
      <w:r w:rsidRPr="002718B1">
        <w:rPr>
          <w:rFonts w:ascii="Times New Roman" w:eastAsia="Book Antiqua" w:hAnsi="Times New Roman" w:cs="Times New Roman"/>
          <w:i/>
          <w:iCs/>
          <w:sz w:val="20"/>
          <w:szCs w:val="20"/>
        </w:rPr>
        <w:t>Food Balance Sheet: A Handbook</w:t>
      </w:r>
      <w:r w:rsidRPr="002718B1">
        <w:rPr>
          <w:rFonts w:ascii="Times New Roman" w:eastAsia="Book Antiqua" w:hAnsi="Times New Roman" w:cs="Times New Roman"/>
          <w:sz w:val="20"/>
          <w:szCs w:val="20"/>
        </w:rPr>
        <w:t xml:space="preserve">” </w:t>
      </w:r>
      <w:hyperlink r:id="rId16">
        <w:r w:rsidRPr="002718B1">
          <w:rPr>
            <w:rStyle w:val="Hyperlink"/>
            <w:rFonts w:ascii="Times New Roman" w:eastAsia="Book Antiqua" w:hAnsi="Times New Roman" w:cs="Times New Roman"/>
            <w:sz w:val="20"/>
            <w:szCs w:val="20"/>
          </w:rPr>
          <w:t>http://www.fao.org/docrep/003/X9892E/X9892E00.HTM</w:t>
        </w:r>
      </w:hyperlink>
      <w:r w:rsidRPr="002718B1">
        <w:rPr>
          <w:rFonts w:ascii="Times New Roman" w:hAnsi="Times New Roman" w:cs="Times New Roman"/>
          <w:sz w:val="20"/>
          <w:szCs w:val="20"/>
        </w:rPr>
        <w:t xml:space="preserve"> </w:t>
      </w:r>
    </w:p>
  </w:footnote>
  <w:footnote w:id="69">
    <w:p w:rsidR="00C4334D" w:rsidRPr="002718B1" w:rsidRDefault="00C4334D">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As per the last version of the Food Balance Sheets handbook (FAO. 2011.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7">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740440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stylePaneFormatFilter w:val="0000"/>
  <w:trackRevisions/>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11266"/>
  </w:hdrShapeDefaults>
  <w:footnotePr>
    <w:footnote w:id="-1"/>
    <w:footnote w:id="0"/>
    <w:footnote w:id="1"/>
  </w:footnotePr>
  <w:endnotePr>
    <w:endnote w:id="-1"/>
    <w:endnote w:id="0"/>
    <w:endnote w:id="1"/>
  </w:endnotePr>
  <w:compat/>
  <w:rsids>
    <w:rsidRoot w:val="008870CD"/>
    <w:rsid w:val="00006704"/>
    <w:rsid w:val="000113E8"/>
    <w:rsid w:val="00012D72"/>
    <w:rsid w:val="00014970"/>
    <w:rsid w:val="000154A1"/>
    <w:rsid w:val="000264F4"/>
    <w:rsid w:val="00026618"/>
    <w:rsid w:val="00035558"/>
    <w:rsid w:val="00035AF3"/>
    <w:rsid w:val="00040401"/>
    <w:rsid w:val="000412EE"/>
    <w:rsid w:val="000421CD"/>
    <w:rsid w:val="0004295B"/>
    <w:rsid w:val="00044544"/>
    <w:rsid w:val="00045F7A"/>
    <w:rsid w:val="00047794"/>
    <w:rsid w:val="00047C50"/>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1376"/>
    <w:rsid w:val="000C27B0"/>
    <w:rsid w:val="000C402C"/>
    <w:rsid w:val="000C422B"/>
    <w:rsid w:val="000C4D1A"/>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2C"/>
    <w:rsid w:val="00110D9F"/>
    <w:rsid w:val="00111DB4"/>
    <w:rsid w:val="00114A21"/>
    <w:rsid w:val="00114FE2"/>
    <w:rsid w:val="00115347"/>
    <w:rsid w:val="00121C3C"/>
    <w:rsid w:val="00122211"/>
    <w:rsid w:val="00122558"/>
    <w:rsid w:val="00126B0D"/>
    <w:rsid w:val="00130B6A"/>
    <w:rsid w:val="001339CB"/>
    <w:rsid w:val="00133D49"/>
    <w:rsid w:val="001353F6"/>
    <w:rsid w:val="001374C2"/>
    <w:rsid w:val="001417E9"/>
    <w:rsid w:val="00145DE3"/>
    <w:rsid w:val="001476EE"/>
    <w:rsid w:val="00147ACF"/>
    <w:rsid w:val="0015461D"/>
    <w:rsid w:val="00155602"/>
    <w:rsid w:val="00155B4D"/>
    <w:rsid w:val="001562E7"/>
    <w:rsid w:val="0015692F"/>
    <w:rsid w:val="00156C87"/>
    <w:rsid w:val="00166939"/>
    <w:rsid w:val="00167B6D"/>
    <w:rsid w:val="00167EE5"/>
    <w:rsid w:val="001715B6"/>
    <w:rsid w:val="00171E58"/>
    <w:rsid w:val="00172852"/>
    <w:rsid w:val="00176595"/>
    <w:rsid w:val="0018088A"/>
    <w:rsid w:val="00184AEA"/>
    <w:rsid w:val="00193156"/>
    <w:rsid w:val="00193C4B"/>
    <w:rsid w:val="00194FEC"/>
    <w:rsid w:val="00197EAF"/>
    <w:rsid w:val="001A06C5"/>
    <w:rsid w:val="001A0A93"/>
    <w:rsid w:val="001A1EA5"/>
    <w:rsid w:val="001A3666"/>
    <w:rsid w:val="001A3D6A"/>
    <w:rsid w:val="001A4B88"/>
    <w:rsid w:val="001A4C27"/>
    <w:rsid w:val="001B0417"/>
    <w:rsid w:val="001B273F"/>
    <w:rsid w:val="001B56EC"/>
    <w:rsid w:val="001C04E0"/>
    <w:rsid w:val="001C1A41"/>
    <w:rsid w:val="001C1D8B"/>
    <w:rsid w:val="001C2BE9"/>
    <w:rsid w:val="001C3696"/>
    <w:rsid w:val="001D084C"/>
    <w:rsid w:val="001D4DCC"/>
    <w:rsid w:val="001D6393"/>
    <w:rsid w:val="001E2220"/>
    <w:rsid w:val="001E58EB"/>
    <w:rsid w:val="001E5E13"/>
    <w:rsid w:val="001E6920"/>
    <w:rsid w:val="001F1472"/>
    <w:rsid w:val="001F1599"/>
    <w:rsid w:val="001F19C9"/>
    <w:rsid w:val="001F3217"/>
    <w:rsid w:val="001F5200"/>
    <w:rsid w:val="001F6212"/>
    <w:rsid w:val="00203A5F"/>
    <w:rsid w:val="00204903"/>
    <w:rsid w:val="00205C7A"/>
    <w:rsid w:val="00205D58"/>
    <w:rsid w:val="00223221"/>
    <w:rsid w:val="002243BE"/>
    <w:rsid w:val="0023197B"/>
    <w:rsid w:val="00232C5E"/>
    <w:rsid w:val="00242EDA"/>
    <w:rsid w:val="00245A2C"/>
    <w:rsid w:val="002515C7"/>
    <w:rsid w:val="00253A13"/>
    <w:rsid w:val="002609CC"/>
    <w:rsid w:val="00261901"/>
    <w:rsid w:val="00261AA2"/>
    <w:rsid w:val="00270698"/>
    <w:rsid w:val="002718B1"/>
    <w:rsid w:val="002744C3"/>
    <w:rsid w:val="002803E5"/>
    <w:rsid w:val="00290A92"/>
    <w:rsid w:val="00290A95"/>
    <w:rsid w:val="00290B9B"/>
    <w:rsid w:val="00291B6A"/>
    <w:rsid w:val="00295276"/>
    <w:rsid w:val="00296DE8"/>
    <w:rsid w:val="002A057A"/>
    <w:rsid w:val="002A081E"/>
    <w:rsid w:val="002A1563"/>
    <w:rsid w:val="002A46D7"/>
    <w:rsid w:val="002B0985"/>
    <w:rsid w:val="002C2022"/>
    <w:rsid w:val="002C59EF"/>
    <w:rsid w:val="002C700D"/>
    <w:rsid w:val="002C773C"/>
    <w:rsid w:val="002D546A"/>
    <w:rsid w:val="002D6712"/>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55F46"/>
    <w:rsid w:val="0036414D"/>
    <w:rsid w:val="003664A6"/>
    <w:rsid w:val="003749ED"/>
    <w:rsid w:val="00374C82"/>
    <w:rsid w:val="00375CFB"/>
    <w:rsid w:val="00376274"/>
    <w:rsid w:val="0037696B"/>
    <w:rsid w:val="00380023"/>
    <w:rsid w:val="003804F3"/>
    <w:rsid w:val="00380DAF"/>
    <w:rsid w:val="00386635"/>
    <w:rsid w:val="00392A27"/>
    <w:rsid w:val="00392F3A"/>
    <w:rsid w:val="003A32A1"/>
    <w:rsid w:val="003A3DA5"/>
    <w:rsid w:val="003A5BFD"/>
    <w:rsid w:val="003A6BD0"/>
    <w:rsid w:val="003A6EDE"/>
    <w:rsid w:val="003B02AA"/>
    <w:rsid w:val="003B0542"/>
    <w:rsid w:val="003C00F7"/>
    <w:rsid w:val="003C1E56"/>
    <w:rsid w:val="003C239D"/>
    <w:rsid w:val="003C4744"/>
    <w:rsid w:val="003C4E96"/>
    <w:rsid w:val="003C6AA5"/>
    <w:rsid w:val="003C6ACE"/>
    <w:rsid w:val="003D5D84"/>
    <w:rsid w:val="003D68F3"/>
    <w:rsid w:val="003E6821"/>
    <w:rsid w:val="003F0B3E"/>
    <w:rsid w:val="003F3963"/>
    <w:rsid w:val="003F40A0"/>
    <w:rsid w:val="003F4E04"/>
    <w:rsid w:val="003F56EE"/>
    <w:rsid w:val="003F5CAD"/>
    <w:rsid w:val="003F7DB3"/>
    <w:rsid w:val="00401497"/>
    <w:rsid w:val="00401F1C"/>
    <w:rsid w:val="0040676B"/>
    <w:rsid w:val="00407BC7"/>
    <w:rsid w:val="00411BA6"/>
    <w:rsid w:val="004143CB"/>
    <w:rsid w:val="004150F3"/>
    <w:rsid w:val="004151D9"/>
    <w:rsid w:val="004177DF"/>
    <w:rsid w:val="00417C7D"/>
    <w:rsid w:val="004200D2"/>
    <w:rsid w:val="004240BF"/>
    <w:rsid w:val="00424D0B"/>
    <w:rsid w:val="00442B3E"/>
    <w:rsid w:val="00445CF2"/>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0A69"/>
    <w:rsid w:val="004A2EB6"/>
    <w:rsid w:val="004A34BA"/>
    <w:rsid w:val="004A4BAC"/>
    <w:rsid w:val="004B2062"/>
    <w:rsid w:val="004B3819"/>
    <w:rsid w:val="004B63E2"/>
    <w:rsid w:val="004B7547"/>
    <w:rsid w:val="004C0D51"/>
    <w:rsid w:val="004C228B"/>
    <w:rsid w:val="004C4AD8"/>
    <w:rsid w:val="004C59F2"/>
    <w:rsid w:val="004C5E51"/>
    <w:rsid w:val="004D00DE"/>
    <w:rsid w:val="004D66DA"/>
    <w:rsid w:val="004D705D"/>
    <w:rsid w:val="004E144E"/>
    <w:rsid w:val="004E2097"/>
    <w:rsid w:val="004F1953"/>
    <w:rsid w:val="004F1D1C"/>
    <w:rsid w:val="004F311A"/>
    <w:rsid w:val="004F65E4"/>
    <w:rsid w:val="004F7A80"/>
    <w:rsid w:val="005003D0"/>
    <w:rsid w:val="00500542"/>
    <w:rsid w:val="005007AA"/>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4A92"/>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648"/>
    <w:rsid w:val="005C6810"/>
    <w:rsid w:val="005D5720"/>
    <w:rsid w:val="005D6108"/>
    <w:rsid w:val="005E20EA"/>
    <w:rsid w:val="005E5009"/>
    <w:rsid w:val="005F0B36"/>
    <w:rsid w:val="005F16F6"/>
    <w:rsid w:val="005F1781"/>
    <w:rsid w:val="005F1BAD"/>
    <w:rsid w:val="005F4922"/>
    <w:rsid w:val="00600340"/>
    <w:rsid w:val="006051F9"/>
    <w:rsid w:val="0060612E"/>
    <w:rsid w:val="00611663"/>
    <w:rsid w:val="006236F4"/>
    <w:rsid w:val="006325B8"/>
    <w:rsid w:val="0063355B"/>
    <w:rsid w:val="0063475E"/>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3C4A"/>
    <w:rsid w:val="006A7320"/>
    <w:rsid w:val="006B2B44"/>
    <w:rsid w:val="006C05AE"/>
    <w:rsid w:val="006C244D"/>
    <w:rsid w:val="006C28E2"/>
    <w:rsid w:val="006C454E"/>
    <w:rsid w:val="006C5510"/>
    <w:rsid w:val="006D0BE8"/>
    <w:rsid w:val="006D588E"/>
    <w:rsid w:val="006D6274"/>
    <w:rsid w:val="006D7B99"/>
    <w:rsid w:val="006E32A4"/>
    <w:rsid w:val="006E7119"/>
    <w:rsid w:val="006F0C9D"/>
    <w:rsid w:val="006F2F31"/>
    <w:rsid w:val="006F3003"/>
    <w:rsid w:val="006F58F3"/>
    <w:rsid w:val="006F7A09"/>
    <w:rsid w:val="00704369"/>
    <w:rsid w:val="007043CF"/>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7F2666"/>
    <w:rsid w:val="00805271"/>
    <w:rsid w:val="008066B5"/>
    <w:rsid w:val="00811253"/>
    <w:rsid w:val="008116E9"/>
    <w:rsid w:val="00817A9B"/>
    <w:rsid w:val="00820919"/>
    <w:rsid w:val="00823626"/>
    <w:rsid w:val="00824962"/>
    <w:rsid w:val="0083635F"/>
    <w:rsid w:val="00846C4F"/>
    <w:rsid w:val="00851330"/>
    <w:rsid w:val="00852A27"/>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C46F9"/>
    <w:rsid w:val="008D3A03"/>
    <w:rsid w:val="008D7D48"/>
    <w:rsid w:val="008E1789"/>
    <w:rsid w:val="008E18EB"/>
    <w:rsid w:val="008E2C5B"/>
    <w:rsid w:val="008E4F1C"/>
    <w:rsid w:val="008F0D3A"/>
    <w:rsid w:val="008F2704"/>
    <w:rsid w:val="008F35ED"/>
    <w:rsid w:val="008F4D73"/>
    <w:rsid w:val="008F4DED"/>
    <w:rsid w:val="008F76B4"/>
    <w:rsid w:val="0090296E"/>
    <w:rsid w:val="00907C2A"/>
    <w:rsid w:val="00913EB1"/>
    <w:rsid w:val="009175CC"/>
    <w:rsid w:val="009222D9"/>
    <w:rsid w:val="0092387E"/>
    <w:rsid w:val="00925E69"/>
    <w:rsid w:val="0092690C"/>
    <w:rsid w:val="00927570"/>
    <w:rsid w:val="00927EEC"/>
    <w:rsid w:val="00931520"/>
    <w:rsid w:val="00932E35"/>
    <w:rsid w:val="0093464A"/>
    <w:rsid w:val="00937D90"/>
    <w:rsid w:val="00940386"/>
    <w:rsid w:val="0094157A"/>
    <w:rsid w:val="009422A9"/>
    <w:rsid w:val="009430FB"/>
    <w:rsid w:val="00943822"/>
    <w:rsid w:val="009459DF"/>
    <w:rsid w:val="00951319"/>
    <w:rsid w:val="00953993"/>
    <w:rsid w:val="00953E14"/>
    <w:rsid w:val="00955CA0"/>
    <w:rsid w:val="009571C8"/>
    <w:rsid w:val="0095751D"/>
    <w:rsid w:val="009616CB"/>
    <w:rsid w:val="00962EF5"/>
    <w:rsid w:val="009665E6"/>
    <w:rsid w:val="0097372B"/>
    <w:rsid w:val="0097374A"/>
    <w:rsid w:val="00982B47"/>
    <w:rsid w:val="00982B99"/>
    <w:rsid w:val="009843FB"/>
    <w:rsid w:val="00992213"/>
    <w:rsid w:val="00993611"/>
    <w:rsid w:val="009937F7"/>
    <w:rsid w:val="00996555"/>
    <w:rsid w:val="009A3452"/>
    <w:rsid w:val="009B438F"/>
    <w:rsid w:val="009B5855"/>
    <w:rsid w:val="009B6378"/>
    <w:rsid w:val="009C2CF8"/>
    <w:rsid w:val="009D4D5F"/>
    <w:rsid w:val="009E25F8"/>
    <w:rsid w:val="009E6E42"/>
    <w:rsid w:val="009F17CB"/>
    <w:rsid w:val="009F2072"/>
    <w:rsid w:val="009F3A40"/>
    <w:rsid w:val="009F457A"/>
    <w:rsid w:val="00A02CEA"/>
    <w:rsid w:val="00A10B46"/>
    <w:rsid w:val="00A12ACA"/>
    <w:rsid w:val="00A1526A"/>
    <w:rsid w:val="00A17D8E"/>
    <w:rsid w:val="00A219BE"/>
    <w:rsid w:val="00A22ADA"/>
    <w:rsid w:val="00A249E9"/>
    <w:rsid w:val="00A24F19"/>
    <w:rsid w:val="00A25A94"/>
    <w:rsid w:val="00A25C44"/>
    <w:rsid w:val="00A3083A"/>
    <w:rsid w:val="00A31E23"/>
    <w:rsid w:val="00A3370E"/>
    <w:rsid w:val="00A33A15"/>
    <w:rsid w:val="00A34AEC"/>
    <w:rsid w:val="00A410AC"/>
    <w:rsid w:val="00A43912"/>
    <w:rsid w:val="00A448AA"/>
    <w:rsid w:val="00A44CEB"/>
    <w:rsid w:val="00A44D1B"/>
    <w:rsid w:val="00A52FAF"/>
    <w:rsid w:val="00A531B4"/>
    <w:rsid w:val="00A54A6D"/>
    <w:rsid w:val="00A601C6"/>
    <w:rsid w:val="00A6272D"/>
    <w:rsid w:val="00A63B01"/>
    <w:rsid w:val="00A65712"/>
    <w:rsid w:val="00A67CF0"/>
    <w:rsid w:val="00A74724"/>
    <w:rsid w:val="00A800FF"/>
    <w:rsid w:val="00A80B1C"/>
    <w:rsid w:val="00A81CF8"/>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062D"/>
    <w:rsid w:val="00AD3BFF"/>
    <w:rsid w:val="00AD3D7E"/>
    <w:rsid w:val="00AD6356"/>
    <w:rsid w:val="00AE2599"/>
    <w:rsid w:val="00AE4D4B"/>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06F4"/>
    <w:rsid w:val="00B445C5"/>
    <w:rsid w:val="00B44757"/>
    <w:rsid w:val="00B44A5A"/>
    <w:rsid w:val="00B500A6"/>
    <w:rsid w:val="00B51EC9"/>
    <w:rsid w:val="00B5440F"/>
    <w:rsid w:val="00B62580"/>
    <w:rsid w:val="00B71383"/>
    <w:rsid w:val="00B76119"/>
    <w:rsid w:val="00B76A92"/>
    <w:rsid w:val="00B80079"/>
    <w:rsid w:val="00B80A8F"/>
    <w:rsid w:val="00B80EB9"/>
    <w:rsid w:val="00B82154"/>
    <w:rsid w:val="00B836CF"/>
    <w:rsid w:val="00B877EE"/>
    <w:rsid w:val="00B90353"/>
    <w:rsid w:val="00B90D8D"/>
    <w:rsid w:val="00B93F44"/>
    <w:rsid w:val="00BA0107"/>
    <w:rsid w:val="00BA19DC"/>
    <w:rsid w:val="00BA43AE"/>
    <w:rsid w:val="00BA5A82"/>
    <w:rsid w:val="00BA6121"/>
    <w:rsid w:val="00BB22F5"/>
    <w:rsid w:val="00BB25C6"/>
    <w:rsid w:val="00BB64A5"/>
    <w:rsid w:val="00BC2CDF"/>
    <w:rsid w:val="00BD01CF"/>
    <w:rsid w:val="00BD07CA"/>
    <w:rsid w:val="00BD08A9"/>
    <w:rsid w:val="00BD24CC"/>
    <w:rsid w:val="00BD3620"/>
    <w:rsid w:val="00BD5B80"/>
    <w:rsid w:val="00BE1E8B"/>
    <w:rsid w:val="00BE3BFA"/>
    <w:rsid w:val="00BE6D63"/>
    <w:rsid w:val="00BF3C09"/>
    <w:rsid w:val="00BF4262"/>
    <w:rsid w:val="00BF4697"/>
    <w:rsid w:val="00C0124C"/>
    <w:rsid w:val="00C017F7"/>
    <w:rsid w:val="00C01B71"/>
    <w:rsid w:val="00C06DED"/>
    <w:rsid w:val="00C06EB9"/>
    <w:rsid w:val="00C07636"/>
    <w:rsid w:val="00C1637C"/>
    <w:rsid w:val="00C27F2D"/>
    <w:rsid w:val="00C32ED8"/>
    <w:rsid w:val="00C35402"/>
    <w:rsid w:val="00C3747E"/>
    <w:rsid w:val="00C4241C"/>
    <w:rsid w:val="00C4334D"/>
    <w:rsid w:val="00C457A0"/>
    <w:rsid w:val="00C46C67"/>
    <w:rsid w:val="00C500F7"/>
    <w:rsid w:val="00C54184"/>
    <w:rsid w:val="00C62BEB"/>
    <w:rsid w:val="00C63982"/>
    <w:rsid w:val="00C67573"/>
    <w:rsid w:val="00C70D72"/>
    <w:rsid w:val="00C720F5"/>
    <w:rsid w:val="00C757FD"/>
    <w:rsid w:val="00C80973"/>
    <w:rsid w:val="00C80AD9"/>
    <w:rsid w:val="00C84C98"/>
    <w:rsid w:val="00C859EF"/>
    <w:rsid w:val="00C91925"/>
    <w:rsid w:val="00C91D55"/>
    <w:rsid w:val="00C9492D"/>
    <w:rsid w:val="00C949B0"/>
    <w:rsid w:val="00CA196B"/>
    <w:rsid w:val="00CA6796"/>
    <w:rsid w:val="00CB0E24"/>
    <w:rsid w:val="00CB25B1"/>
    <w:rsid w:val="00CB37B9"/>
    <w:rsid w:val="00CB5AFF"/>
    <w:rsid w:val="00CB6E4A"/>
    <w:rsid w:val="00CB7427"/>
    <w:rsid w:val="00CD4DCB"/>
    <w:rsid w:val="00CE0903"/>
    <w:rsid w:val="00CE0BF9"/>
    <w:rsid w:val="00CE2347"/>
    <w:rsid w:val="00CE6332"/>
    <w:rsid w:val="00CF14D1"/>
    <w:rsid w:val="00CF730D"/>
    <w:rsid w:val="00D00E82"/>
    <w:rsid w:val="00D01AE7"/>
    <w:rsid w:val="00D05BF4"/>
    <w:rsid w:val="00D06399"/>
    <w:rsid w:val="00D06B76"/>
    <w:rsid w:val="00D06DB1"/>
    <w:rsid w:val="00D11D89"/>
    <w:rsid w:val="00D15A87"/>
    <w:rsid w:val="00D205FD"/>
    <w:rsid w:val="00D20BF0"/>
    <w:rsid w:val="00D261DB"/>
    <w:rsid w:val="00D46A0C"/>
    <w:rsid w:val="00D52B86"/>
    <w:rsid w:val="00D57137"/>
    <w:rsid w:val="00D63B32"/>
    <w:rsid w:val="00D6465E"/>
    <w:rsid w:val="00D64F7A"/>
    <w:rsid w:val="00D65E32"/>
    <w:rsid w:val="00D70D83"/>
    <w:rsid w:val="00D714EF"/>
    <w:rsid w:val="00D742CF"/>
    <w:rsid w:val="00D81076"/>
    <w:rsid w:val="00D84045"/>
    <w:rsid w:val="00D878A0"/>
    <w:rsid w:val="00D9165B"/>
    <w:rsid w:val="00D94F6C"/>
    <w:rsid w:val="00D96749"/>
    <w:rsid w:val="00DA50AC"/>
    <w:rsid w:val="00DB3594"/>
    <w:rsid w:val="00DB43F6"/>
    <w:rsid w:val="00DB6CDA"/>
    <w:rsid w:val="00DC2C77"/>
    <w:rsid w:val="00DC2C8B"/>
    <w:rsid w:val="00DC2C9A"/>
    <w:rsid w:val="00DC39BC"/>
    <w:rsid w:val="00DC462B"/>
    <w:rsid w:val="00DD2E9D"/>
    <w:rsid w:val="00DD47B4"/>
    <w:rsid w:val="00DE1E38"/>
    <w:rsid w:val="00DE37EA"/>
    <w:rsid w:val="00DE3D86"/>
    <w:rsid w:val="00DE5D89"/>
    <w:rsid w:val="00DF4AA6"/>
    <w:rsid w:val="00DF7DBA"/>
    <w:rsid w:val="00E007AD"/>
    <w:rsid w:val="00E01500"/>
    <w:rsid w:val="00E02722"/>
    <w:rsid w:val="00E02775"/>
    <w:rsid w:val="00E0298F"/>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1B4C"/>
    <w:rsid w:val="00ED2B7B"/>
    <w:rsid w:val="00ED6095"/>
    <w:rsid w:val="00ED757B"/>
    <w:rsid w:val="00EE0695"/>
    <w:rsid w:val="00EE226A"/>
    <w:rsid w:val="00EE3B2D"/>
    <w:rsid w:val="00EF2733"/>
    <w:rsid w:val="00EF4286"/>
    <w:rsid w:val="00EF5F69"/>
    <w:rsid w:val="00EF7653"/>
    <w:rsid w:val="00F01C88"/>
    <w:rsid w:val="00F02494"/>
    <w:rsid w:val="00F05E30"/>
    <w:rsid w:val="00F150B3"/>
    <w:rsid w:val="00F17666"/>
    <w:rsid w:val="00F228AD"/>
    <w:rsid w:val="00F255D3"/>
    <w:rsid w:val="00F301CE"/>
    <w:rsid w:val="00F304D5"/>
    <w:rsid w:val="00F31509"/>
    <w:rsid w:val="00F3178F"/>
    <w:rsid w:val="00F31AAA"/>
    <w:rsid w:val="00F35597"/>
    <w:rsid w:val="00F419F3"/>
    <w:rsid w:val="00F441D0"/>
    <w:rsid w:val="00F449C6"/>
    <w:rsid w:val="00F53012"/>
    <w:rsid w:val="00F5550E"/>
    <w:rsid w:val="00F573D0"/>
    <w:rsid w:val="00F5751E"/>
    <w:rsid w:val="00F60E97"/>
    <w:rsid w:val="00F61868"/>
    <w:rsid w:val="00F649C0"/>
    <w:rsid w:val="00F64D40"/>
    <w:rsid w:val="00F64FE0"/>
    <w:rsid w:val="00F655D7"/>
    <w:rsid w:val="00F75238"/>
    <w:rsid w:val="00F756BD"/>
    <w:rsid w:val="00F76DCF"/>
    <w:rsid w:val="00F811C0"/>
    <w:rsid w:val="00F81AE7"/>
    <w:rsid w:val="00F83664"/>
    <w:rsid w:val="00F83C92"/>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C6477"/>
    <w:rsid w:val="00FD11AB"/>
    <w:rsid w:val="00FD1CAB"/>
    <w:rsid w:val="00FD35B6"/>
    <w:rsid w:val="00FD5239"/>
    <w:rsid w:val="00FE0776"/>
    <w:rsid w:val="00FE38DB"/>
    <w:rsid w:val="00FE4E53"/>
    <w:rsid w:val="00FF08C8"/>
    <w:rsid w:val="00FF513B"/>
    <w:rsid w:val="00FF697C"/>
    <w:rsid w:val="3D03C2F7"/>
    <w:rsid w:val="483DA69D"/>
    <w:rsid w:val="50422CBD"/>
    <w:rsid w:val="60226960"/>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rules v:ext="edit">
        <o:r id="V:Rule5" type="connector" idref="#AutoShape 42"/>
        <o:r id="V:Rule6" type="connector" idref="#AutoShape 44"/>
        <o:r id="V:Rule7" type="connector" idref="#AutoShape 41"/>
        <o:r id="V:Rule8"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Change w:id="0" w:author="Josh Browning" w:date="2015-10-02T12:05:00Z">
        <w:pPr>
          <w:keepNext/>
          <w:numPr>
            <w:ilvl w:val="1"/>
            <w:numId w:val="4"/>
          </w:numPr>
          <w:tabs>
            <w:tab w:val="num" w:pos="0"/>
          </w:tabs>
          <w:suppressAutoHyphens/>
          <w:spacing w:after="200" w:line="276" w:lineRule="auto"/>
          <w:ind w:left="576" w:hanging="576"/>
          <w:jc w:val="both"/>
          <w:outlineLvl w:val="1"/>
        </w:pPr>
      </w:pPrChange>
    </w:pPr>
    <w:rPr>
      <w:rFonts w:ascii="Times New Roman" w:eastAsia="Times New Roman" w:hAnsi="Times New Roman" w:cs="Times New Roman"/>
      <w:bCs/>
      <w:i/>
      <w:iCs/>
      <w:lang w:val="en-GB"/>
      <w:rPrChange w:id="0" w:author="Josh Browning" w:date="2015-10-02T12:05:00Z">
        <w:rPr>
          <w:bCs/>
          <w:i/>
          <w:iCs/>
          <w:sz w:val="22"/>
          <w:szCs w:val="22"/>
          <w:lang w:val="en-GB" w:eastAsia="ar-SA" w:bidi="ar-SA"/>
        </w:rPr>
      </w:rPrChange>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0264F4"/>
    <w:pPr>
      <w:keepNext/>
      <w:numPr>
        <w:ilvl w:val="1"/>
        <w:numId w:val="4"/>
      </w:numPr>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maschiello\Documents\00_2015%20telework\orange%20book\master_v3_VG_VR.docx" TargetMode="External"/><Relationship Id="rId18" Type="http://schemas.openxmlformats.org/officeDocument/2006/relationships/hyperlink" Target="http://www.e-unwto.org/toc/unwtotfb/current" TargetMode="External"/><Relationship Id="rId26" Type="http://schemas.openxmlformats.org/officeDocument/2006/relationships/hyperlink" Target="http://unstats.un.org/unsd/trade/imts/imts_default.htm" TargetMode="External"/><Relationship Id="rId39" Type="http://schemas.openxmlformats.org/officeDocument/2006/relationships/image" Target="media/image15.wmf"/><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hyperlink" Target="http://unstats.un.org/unsd/class/intercop/expertgroup/2013/AC267-5.PDF" TargetMode="External"/><Relationship Id="rId68" Type="http://schemas.openxmlformats.org/officeDocument/2006/relationships/hyperlink" Target="http://faostat.fao.org/site/655/default.aspx"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ksh.hu/apps/meta.main?p_lang=EN" TargetMode="External"/><Relationship Id="rId29" Type="http://schemas.openxmlformats.org/officeDocument/2006/relationships/image" Target="media/image5.png"/><Relationship Id="rId11" Type="http://schemas.openxmlformats.org/officeDocument/2006/relationships/hyperlink" Target="file:///C:\Users\ramaschiello\Documents\00_2015%20telework\orange%20book\master_v3_VG_VR.docx" TargetMode="External"/><Relationship Id="rId24" Type="http://schemas.openxmlformats.org/officeDocument/2006/relationships/hyperlink" Target="http://comtrade.un.org/" TargetMode="External"/><Relationship Id="rId32" Type="http://schemas.openxmlformats.org/officeDocument/2006/relationships/image" Target="media/image8.png"/><Relationship Id="rId37" Type="http://schemas.openxmlformats.org/officeDocument/2006/relationships/image" Target="media/image13.wmf"/><Relationship Id="rId40" Type="http://schemas.openxmlformats.org/officeDocument/2006/relationships/image" Target="media/image16.wmf"/><Relationship Id="rId45" Type="http://schemas.openxmlformats.org/officeDocument/2006/relationships/chart" Target="charts/chart2.xml"/><Relationship Id="rId53" Type="http://schemas.openxmlformats.org/officeDocument/2006/relationships/image" Target="media/image26.emf"/><Relationship Id="rId58" Type="http://schemas.openxmlformats.org/officeDocument/2006/relationships/image" Target="media/image31.png"/><Relationship Id="rId66" Type="http://schemas.openxmlformats.org/officeDocument/2006/relationships/hyperlink" Target="http://www.wcoomd.org/en/topics/nomenclature/instrument-and-tools/hs_nomenclature_2012/hs_nomenclature_table_2012.aspx" TargetMode="External"/><Relationship Id="rId5" Type="http://schemas.openxmlformats.org/officeDocument/2006/relationships/styles" Target="styles.xml"/><Relationship Id="rId15" Type="http://schemas.openxmlformats.org/officeDocument/2006/relationships/hyperlink" Target="http://www.gtis.com/english/GTIS_GTA.html%20%5b17" TargetMode="External"/><Relationship Id="rId23" Type="http://schemas.openxmlformats.org/officeDocument/2006/relationships/chart" Target="charts/chart1.xml"/><Relationship Id="rId28" Type="http://schemas.openxmlformats.org/officeDocument/2006/relationships/image" Target="media/image4.emf"/><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hyperlink" Target="http://unstats.un.org/UNSD/class/intercop/expertgroup/2011/AC234-15.PDF" TargetMode="External"/><Relationship Id="rId10" Type="http://schemas.openxmlformats.org/officeDocument/2006/relationships/hyperlink" Target="file:///C:\Users\ramaschiello\Documents\00_2015%20telework\orange%20book\master_v3_VG_VR.docx" TargetMode="External"/><Relationship Id="rId19" Type="http://schemas.openxmlformats.org/officeDocument/2006/relationships/hyperlink" Target="http://www.wfp.org/fai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unstats.un.org/unsd/methods/m49/m49.htm" TargetMode="External"/><Relationship Id="rId60" Type="http://schemas.openxmlformats.org/officeDocument/2006/relationships/hyperlink" Target="http://unstats.un.org/unsd/class/intercop/expertgroup/2013/AC267-21.PDF" TargetMode="External"/><Relationship Id="rId65" Type="http://schemas.openxmlformats.org/officeDocument/2006/relationships/hyperlink" Target="http://unstats.un.org/unsd/cr/registry/cpc-21.as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faostat3.fao.org" TargetMode="External"/><Relationship Id="rId22" Type="http://schemas.openxmlformats.org/officeDocument/2006/relationships/image" Target="media/image2.emf"/><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hyperlink" Target="http://www.cbs.nl/NR/rdonlyres/A8A9AB3B-37F6-480A-BA76-253979DED22D/0/200901x10pub.pdf" TargetMode="External"/><Relationship Id="rId69" Type="http://schemas.openxmlformats.org/officeDocument/2006/relationships/footer" Target="footer1.xml"/><Relationship Id="R253b5b2377a046ce"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hyperlink" Target="http://unstats.un.org/unsd/comtrade_announcement.htm" TargetMode="External"/><Relationship Id="Re862b6801c3e46d8" Type="http://schemas.microsoft.com/office/2011/relationships/people" Target="people.xml"/><Relationship Id="rId72"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hyperlink" Target="file:///C:\Users\ramaschiello\Documents\00_2015%20telework\orange%20book\master_v3_VG_VR.docx" TargetMode="External"/><Relationship Id="rId17" Type="http://schemas.openxmlformats.org/officeDocument/2006/relationships/hyperlink" Target="http://comtrade.un.org" TargetMode="External"/><Relationship Id="rId25" Type="http://schemas.openxmlformats.org/officeDocument/2006/relationships/hyperlink" Target="http://unstats.un.org/unsd/trade/methodology%20imts.htm" TargetMode="External"/><Relationship Id="rId33" Type="http://schemas.openxmlformats.org/officeDocument/2006/relationships/image" Target="media/image9.png"/><Relationship Id="rId38" Type="http://schemas.openxmlformats.org/officeDocument/2006/relationships/image" Target="media/image14.wmf"/><Relationship Id="rId46" Type="http://schemas.openxmlformats.org/officeDocument/2006/relationships/image" Target="media/image21.emf"/><Relationship Id="rId59" Type="http://schemas.openxmlformats.org/officeDocument/2006/relationships/hyperlink" Target="http://unstats.un.org/unsd/class/intercop/expertgroup/2015/AC289-16.PDF" TargetMode="External"/><Relationship Id="rId67" Type="http://schemas.openxmlformats.org/officeDocument/2006/relationships/hyperlink" Target="http://www.fao.org/waicent/faoinfo/economic/faodef/faodefe.htm" TargetMode="External"/><Relationship Id="rId20" Type="http://schemas.openxmlformats.org/officeDocument/2006/relationships/comments" Target="comments.xm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hyperlink" Target="http://www.fao.org/docrep/003/X9892E/X9892E00.HT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wcoomd.org/en/topics/nomenclature/instrument-and-tools/hs_nomenclature_2012/hs_nomenclature_table_2012.aspx" TargetMode="External"/><Relationship Id="rId13" Type="http://schemas.openxmlformats.org/officeDocument/2006/relationships/hyperlink" Target="http://www.cbs.nl/NR/rdonlyres/A8A9AB3B-37F6-480A-BA76-253979DED22D/0/200901x10pub.pdf" TargetMode="External"/><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12" Type="http://schemas.openxmlformats.org/officeDocument/2006/relationships/hyperlink" Target="http://unstats.un.org/UNSD/class/intercop/expertgroup/2011/AC234-15.PDF" TargetMode="External"/><Relationship Id="rId17" Type="http://schemas.openxmlformats.org/officeDocument/2006/relationships/hyperlink" Target="http://www.fao.org/docrep/003/X9892E/X9892E00.HTM" TargetMode="External"/><Relationship Id="rId2" Type="http://schemas.openxmlformats.org/officeDocument/2006/relationships/hyperlink" Target="http://www.fao.org/3/a-i4315e.pdf" TargetMode="External"/><Relationship Id="rId16"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11" Type="http://schemas.openxmlformats.org/officeDocument/2006/relationships/hyperlink" Target="HTTP://UNSTATS.UN.ORG/UNSD/CLASS/INTERCOP/EXPERTGROUP/2011/AC234-15.PDF" TargetMode="External"/><Relationship Id="rId5" Type="http://schemas.openxmlformats.org/officeDocument/2006/relationships/hyperlink" Target="http://unstats.un.org/unsd/tradekb/Knowledgebase/Quantity-and-Weight-Data-in-UN-Comtrade" TargetMode="External"/><Relationship Id="rId15" Type="http://schemas.openxmlformats.org/officeDocument/2006/relationships/hyperlink" Target="http://unstats.un.org/unsd/class/intercop/expertgroup/2013/AC267-5.PDF" TargetMode="External"/><Relationship Id="rId10" Type="http://schemas.openxmlformats.org/officeDocument/2006/relationships/hyperlink" Target="http://unstats.un.org/unsd/class/intercop/expertgroup/2015/AC289-16.PDF" TargetMode="External"/><Relationship Id="rId4" Type="http://schemas.openxmlformats.org/officeDocument/2006/relationships/hyperlink" Target="http://www.wcoomd.org/en/topics/nomenclature/overview/what-is-the-harmonized-system.aspx" TargetMode="External"/><Relationship Id="rId9" Type="http://schemas.openxmlformats.org/officeDocument/2006/relationships/hyperlink" Target="http://unstats.un.org/unsd/cr/registry/cpc-21.asp"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93198976"/>
        <c:axId val="93204864"/>
      </c:lineChart>
      <c:catAx>
        <c:axId val="93198976"/>
        <c:scaling>
          <c:orientation val="minMax"/>
        </c:scaling>
        <c:axPos val="b"/>
        <c:numFmt formatCode="General" sourceLinked="0"/>
        <c:majorTickMark val="none"/>
        <c:tickLblPos val="nextTo"/>
        <c:crossAx val="93204864"/>
        <c:crosses val="autoZero"/>
        <c:auto val="1"/>
        <c:lblAlgn val="ctr"/>
        <c:lblOffset val="100"/>
      </c:catAx>
      <c:valAx>
        <c:axId val="9320486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93198976"/>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11.579186000000101</c:v>
                </c:pt>
                <c:pt idx="8">
                  <c:v>12.344584000000022</c:v>
                </c:pt>
                <c:pt idx="9">
                  <c:v>12.334060000000001</c:v>
                </c:pt>
                <c:pt idx="10">
                  <c:v>13.061257000000001</c:v>
                </c:pt>
                <c:pt idx="11">
                  <c:v>12.822972</c:v>
                </c:pt>
                <c:pt idx="12">
                  <c:v>12.696086000000022</c:v>
                </c:pt>
                <c:pt idx="13">
                  <c:v>13.687860000000001</c:v>
                </c:pt>
                <c:pt idx="14">
                  <c:v>14.094536000000051</c:v>
                </c:pt>
                <c:pt idx="15">
                  <c:v>14.260512</c:v>
                </c:pt>
                <c:pt idx="16">
                  <c:v>14.398738</c:v>
                </c:pt>
                <c:pt idx="17">
                  <c:v>16.169316999999982</c:v>
                </c:pt>
                <c:pt idx="18">
                  <c:v>16.392909</c:v>
                </c:pt>
                <c:pt idx="19">
                  <c:v>16.940851000000031</c:v>
                </c:pt>
                <c:pt idx="20">
                  <c:v>18.786020999999959</c:v>
                </c:pt>
                <c:pt idx="21">
                  <c:v>21.297471999999999</c:v>
                </c:pt>
                <c:pt idx="22">
                  <c:v>23.253446999999717</c:v>
                </c:pt>
                <c:pt idx="23">
                  <c:v>25.373436999999882</c:v>
                </c:pt>
                <c:pt idx="24">
                  <c:v>27.711467000000031</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50.223936000000478</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127.35277599999885</c:v>
                </c:pt>
                <c:pt idx="46">
                  <c:v>154.59884800000188</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5.5580889999999865</c:v>
                </c:pt>
                <c:pt idx="13">
                  <c:v>5.7368380000000014</c:v>
                </c:pt>
                <c:pt idx="14">
                  <c:v>5.9257220000000004</c:v>
                </c:pt>
                <c:pt idx="15">
                  <c:v>6.7089239999999997</c:v>
                </c:pt>
                <c:pt idx="16">
                  <c:v>6.6594730000000002</c:v>
                </c:pt>
                <c:pt idx="17">
                  <c:v>7.0339739999999997</c:v>
                </c:pt>
                <c:pt idx="18">
                  <c:v>7.4829290000000004</c:v>
                </c:pt>
                <c:pt idx="19">
                  <c:v>7.8145669999999665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12.486142000000022</c:v>
                </c:pt>
                <c:pt idx="29">
                  <c:v>14.825010000000002</c:v>
                </c:pt>
                <c:pt idx="30">
                  <c:v>15.631615999999999</c:v>
                </c:pt>
                <c:pt idx="31">
                  <c:v>16.796043999999782</c:v>
                </c:pt>
                <c:pt idx="32">
                  <c:v>16.623385000000031</c:v>
                </c:pt>
                <c:pt idx="33">
                  <c:v>18.295205999999986</c:v>
                </c:pt>
                <c:pt idx="34">
                  <c:v>19.681921000000031</c:v>
                </c:pt>
                <c:pt idx="35">
                  <c:v>22.329275000000031</c:v>
                </c:pt>
                <c:pt idx="36">
                  <c:v>22.312858000000308</c:v>
                </c:pt>
                <c:pt idx="37">
                  <c:v>25.877208000000074</c:v>
                </c:pt>
                <c:pt idx="38">
                  <c:v>27.579985000000235</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1.0000000000000024E-3</c:v>
                </c:pt>
                <c:pt idx="1">
                  <c:v>3.0000000000000183E-3</c:v>
                </c:pt>
                <c:pt idx="2">
                  <c:v>1.0000000000000024E-3</c:v>
                </c:pt>
                <c:pt idx="3">
                  <c:v>1.0660000000000001</c:v>
                </c:pt>
                <c:pt idx="4">
                  <c:v>1.1000000000000001</c:v>
                </c:pt>
                <c:pt idx="5">
                  <c:v>1.034</c:v>
                </c:pt>
                <c:pt idx="6">
                  <c:v>0.93800000000000061</c:v>
                </c:pt>
                <c:pt idx="7">
                  <c:v>0.93100000000000005</c:v>
                </c:pt>
                <c:pt idx="8">
                  <c:v>0.85300000000000165</c:v>
                </c:pt>
                <c:pt idx="9">
                  <c:v>1.1319999999999846</c:v>
                </c:pt>
                <c:pt idx="10">
                  <c:v>1.2789999999999846</c:v>
                </c:pt>
                <c:pt idx="11">
                  <c:v>1.2209999999999821</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7.6209999999999765</c:v>
                </c:pt>
                <c:pt idx="38">
                  <c:v>8.177999999999999</c:v>
                </c:pt>
                <c:pt idx="39">
                  <c:v>9.2240000000000002</c:v>
                </c:pt>
                <c:pt idx="40">
                  <c:v>9.7240000000000002</c:v>
                </c:pt>
                <c:pt idx="41">
                  <c:v>11.07200000000002</c:v>
                </c:pt>
                <c:pt idx="42">
                  <c:v>12.555000000000051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93408256"/>
        <c:axId val="112251648"/>
      </c:lineChart>
      <c:catAx>
        <c:axId val="934082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251648"/>
        <c:crosses val="autoZero"/>
        <c:auto val="1"/>
        <c:lblAlgn val="ctr"/>
        <c:lblOffset val="100"/>
      </c:catAx>
      <c:valAx>
        <c:axId val="11225164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082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971C57-C003-4B65-95E4-51DCA2C8144D}">
  <ds:schemaRefs>
    <ds:schemaRef ds:uri="http://schemas.openxmlformats.org/officeDocument/2006/bibliography"/>
  </ds:schemaRefs>
</ds:datastoreItem>
</file>

<file path=customXml/itemProps2.xml><?xml version="1.0" encoding="utf-8"?>
<ds:datastoreItem xmlns:ds="http://schemas.openxmlformats.org/officeDocument/2006/customXml" ds:itemID="{C1DC343E-3EBB-4F04-8AED-A8B7A2859C8C}">
  <ds:schemaRefs>
    <ds:schemaRef ds:uri="http://schemas.openxmlformats.org/officeDocument/2006/bibliography"/>
  </ds:schemaRefs>
</ds:datastoreItem>
</file>

<file path=customXml/itemProps3.xml><?xml version="1.0" encoding="utf-8"?>
<ds:datastoreItem xmlns:ds="http://schemas.openxmlformats.org/officeDocument/2006/customXml" ds:itemID="{8C18606B-14A3-495B-B0A8-37C7EC91C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189</Pages>
  <Words>67824</Words>
  <Characters>386600</Characters>
  <Application>Microsoft Office Word</Application>
  <DocSecurity>0</DocSecurity>
  <Lines>3221</Lines>
  <Paragraphs>907</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453517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Josh Browning</cp:lastModifiedBy>
  <cp:revision>6</cp:revision>
  <cp:lastPrinted>2011-08-11T08:50:00Z</cp:lastPrinted>
  <dcterms:created xsi:type="dcterms:W3CDTF">2015-09-25T10:07:00Z</dcterms:created>
  <dcterms:modified xsi:type="dcterms:W3CDTF">2015-10-05T09:53:00Z</dcterms:modified>
</cp:coreProperties>
</file>