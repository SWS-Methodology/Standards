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B2F" w:rsidRPr="00ED69FB" w:rsidRDefault="00EC5B2F" w:rsidP="00EC5B2F">
      <w:pPr>
        <w:jc w:val="center"/>
        <w:rPr>
          <w:rFonts w:cs="Times New Roman"/>
          <w:b/>
          <w:color w:val="000000" w:themeColor="text1"/>
          <w:sz w:val="28"/>
        </w:rPr>
      </w:pPr>
      <w:r w:rsidRPr="00ED69FB">
        <w:rPr>
          <w:rFonts w:cs="Times New Roman"/>
          <w:b/>
          <w:color w:val="000000" w:themeColor="text1"/>
          <w:sz w:val="28"/>
        </w:rPr>
        <w:t>FAO Food Balance Sheets: A summary of recent innovations</w:t>
      </w:r>
    </w:p>
    <w:p w:rsidR="00EC5B2F" w:rsidRPr="00ED69FB" w:rsidRDefault="00EC5B2F" w:rsidP="00EC5B2F">
      <w:pPr>
        <w:jc w:val="center"/>
        <w:rPr>
          <w:rFonts w:cs="Times New Roman"/>
          <w:b/>
          <w:color w:val="000000" w:themeColor="text1"/>
          <w:sz w:val="28"/>
        </w:rPr>
      </w:pPr>
      <w:r w:rsidRPr="00ED69FB">
        <w:rPr>
          <w:rFonts w:cs="Times New Roman"/>
          <w:b/>
          <w:color w:val="000000" w:themeColor="text1"/>
          <w:sz w:val="28"/>
        </w:rPr>
        <w:t>Zero Draft</w:t>
      </w:r>
    </w:p>
    <w:p w:rsidR="00EC5B2F" w:rsidRPr="00ED69FB" w:rsidRDefault="00EC5B2F" w:rsidP="00EC5B2F">
      <w:pPr>
        <w:jc w:val="center"/>
        <w:rPr>
          <w:rFonts w:cs="Times New Roman"/>
          <w:b/>
          <w:color w:val="000000" w:themeColor="text1"/>
        </w:rPr>
      </w:pPr>
      <w:r w:rsidRPr="00ED69FB">
        <w:rPr>
          <w:rFonts w:cs="Times New Roman"/>
          <w:b/>
          <w:color w:val="000000" w:themeColor="text1"/>
        </w:rPr>
        <w:t>Not for citation and</w:t>
      </w:r>
      <w:r w:rsidR="00E47C65">
        <w:rPr>
          <w:rFonts w:cs="Times New Roman"/>
          <w:b/>
          <w:color w:val="000000" w:themeColor="text1"/>
        </w:rPr>
        <w:t>/or</w:t>
      </w:r>
      <w:r w:rsidRPr="00ED69FB">
        <w:rPr>
          <w:rFonts w:cs="Times New Roman"/>
          <w:b/>
          <w:color w:val="000000" w:themeColor="text1"/>
        </w:rPr>
        <w:t xml:space="preserve"> circulation</w:t>
      </w:r>
    </w:p>
    <w:p w:rsidR="00EC5B2F" w:rsidRPr="00ED69FB" w:rsidRDefault="00EC5B2F">
      <w:pPr>
        <w:rPr>
          <w:rFonts w:cs="Times New Roman"/>
          <w:color w:val="000000" w:themeColor="text1"/>
        </w:rPr>
      </w:pPr>
      <w:r w:rsidRPr="00ED69FB">
        <w:rPr>
          <w:rFonts w:cs="Times New Roman"/>
          <w:color w:val="000000" w:themeColor="text1"/>
        </w:rPr>
        <w:br w:type="page"/>
      </w:r>
    </w:p>
    <w:p w:rsidR="00EC5B2F" w:rsidRPr="00ED69FB" w:rsidRDefault="00EC5B2F">
      <w:pPr>
        <w:rPr>
          <w:rFonts w:cs="Times New Roman"/>
          <w:color w:val="000000" w:themeColor="text1"/>
        </w:rPr>
      </w:pPr>
    </w:p>
    <w:sdt>
      <w:sdtPr>
        <w:rPr>
          <w:rFonts w:ascii="Times New Roman" w:eastAsiaTheme="minorEastAsia" w:hAnsi="Times New Roman" w:cstheme="minorBidi"/>
          <w:color w:val="auto"/>
          <w:sz w:val="24"/>
          <w:szCs w:val="22"/>
          <w:lang w:eastAsia="zh-CN"/>
        </w:rPr>
        <w:id w:val="-1058867140"/>
        <w:docPartObj>
          <w:docPartGallery w:val="Table of Contents"/>
          <w:docPartUnique/>
        </w:docPartObj>
      </w:sdtPr>
      <w:sdtEndPr>
        <w:rPr>
          <w:b/>
          <w:bCs/>
          <w:noProof/>
        </w:rPr>
      </w:sdtEndPr>
      <w:sdtContent>
        <w:p w:rsidR="002D4DFE" w:rsidRDefault="002D4DFE">
          <w:pPr>
            <w:pStyle w:val="TOCHeading"/>
          </w:pPr>
          <w:r>
            <w:t>Table of Contents</w:t>
          </w:r>
        </w:p>
        <w:p w:rsidR="00890C73" w:rsidRDefault="00B90D56">
          <w:pPr>
            <w:pStyle w:val="TOC1"/>
            <w:tabs>
              <w:tab w:val="right" w:leader="dot" w:pos="9350"/>
            </w:tabs>
            <w:rPr>
              <w:rFonts w:asciiTheme="minorHAnsi" w:hAnsiTheme="minorHAnsi"/>
              <w:noProof/>
              <w:sz w:val="22"/>
            </w:rPr>
          </w:pPr>
          <w:r w:rsidRPr="00B90D56">
            <w:fldChar w:fldCharType="begin"/>
          </w:r>
          <w:r w:rsidR="002D4DFE">
            <w:instrText xml:space="preserve"> TOC \o "1-3" \h \z \u </w:instrText>
          </w:r>
          <w:r w:rsidRPr="00B90D56">
            <w:fldChar w:fldCharType="separate"/>
          </w:r>
          <w:hyperlink w:anchor="_Toc421025831" w:history="1">
            <w:r w:rsidR="00890C73" w:rsidRPr="00382D9A">
              <w:rPr>
                <w:rStyle w:val="Hyperlink"/>
                <w:noProof/>
              </w:rPr>
              <w:t>List of Figures</w:t>
            </w:r>
            <w:r w:rsidR="00890C73">
              <w:rPr>
                <w:noProof/>
                <w:webHidden/>
              </w:rPr>
              <w:tab/>
            </w:r>
            <w:r>
              <w:rPr>
                <w:noProof/>
                <w:webHidden/>
              </w:rPr>
              <w:fldChar w:fldCharType="begin"/>
            </w:r>
            <w:r w:rsidR="00890C73">
              <w:rPr>
                <w:noProof/>
                <w:webHidden/>
              </w:rPr>
              <w:instrText xml:space="preserve"> PAGEREF _Toc421025831 \h </w:instrText>
            </w:r>
            <w:r>
              <w:rPr>
                <w:noProof/>
                <w:webHidden/>
              </w:rPr>
            </w:r>
            <w:r>
              <w:rPr>
                <w:noProof/>
                <w:webHidden/>
              </w:rPr>
              <w:fldChar w:fldCharType="separate"/>
            </w:r>
            <w:r w:rsidR="00A0291F">
              <w:rPr>
                <w:noProof/>
                <w:webHidden/>
              </w:rPr>
              <w:t>4</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32" w:history="1">
            <w:r w:rsidR="00890C73" w:rsidRPr="00382D9A">
              <w:rPr>
                <w:rStyle w:val="Hyperlink"/>
                <w:noProof/>
              </w:rPr>
              <w:t>List of Tables</w:t>
            </w:r>
            <w:r w:rsidR="00890C73">
              <w:rPr>
                <w:noProof/>
                <w:webHidden/>
              </w:rPr>
              <w:tab/>
            </w:r>
            <w:r>
              <w:rPr>
                <w:noProof/>
                <w:webHidden/>
              </w:rPr>
              <w:fldChar w:fldCharType="begin"/>
            </w:r>
            <w:r w:rsidR="00890C73">
              <w:rPr>
                <w:noProof/>
                <w:webHidden/>
              </w:rPr>
              <w:instrText xml:space="preserve"> PAGEREF _Toc421025832 \h </w:instrText>
            </w:r>
            <w:r>
              <w:rPr>
                <w:noProof/>
                <w:webHidden/>
              </w:rPr>
            </w:r>
            <w:r>
              <w:rPr>
                <w:noProof/>
                <w:webHidden/>
              </w:rPr>
              <w:fldChar w:fldCharType="separate"/>
            </w:r>
            <w:r w:rsidR="00A0291F">
              <w:rPr>
                <w:noProof/>
                <w:webHidden/>
              </w:rPr>
              <w:t>5</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33" w:history="1">
            <w:r w:rsidR="00890C73" w:rsidRPr="00382D9A">
              <w:rPr>
                <w:rStyle w:val="Hyperlink"/>
                <w:rFonts w:cs="Times New Roman"/>
                <w:noProof/>
              </w:rPr>
              <w:t>Introduction</w:t>
            </w:r>
            <w:r w:rsidR="00890C73">
              <w:rPr>
                <w:noProof/>
                <w:webHidden/>
              </w:rPr>
              <w:tab/>
            </w:r>
            <w:r>
              <w:rPr>
                <w:noProof/>
                <w:webHidden/>
              </w:rPr>
              <w:fldChar w:fldCharType="begin"/>
            </w:r>
            <w:r w:rsidR="00890C73">
              <w:rPr>
                <w:noProof/>
                <w:webHidden/>
              </w:rPr>
              <w:instrText xml:space="preserve"> PAGEREF _Toc421025833 \h </w:instrText>
            </w:r>
            <w:r>
              <w:rPr>
                <w:noProof/>
                <w:webHidden/>
              </w:rPr>
            </w:r>
            <w:r>
              <w:rPr>
                <w:noProof/>
                <w:webHidden/>
              </w:rPr>
              <w:fldChar w:fldCharType="separate"/>
            </w:r>
            <w:r w:rsidR="00A0291F">
              <w:rPr>
                <w:noProof/>
                <w:webHidden/>
              </w:rPr>
              <w:t>6</w:t>
            </w:r>
            <w:r>
              <w:rPr>
                <w:noProof/>
                <w:webHidden/>
              </w:rPr>
              <w:fldChar w:fldCharType="end"/>
            </w:r>
          </w:hyperlink>
        </w:p>
        <w:p w:rsidR="00890C73" w:rsidRDefault="00B90D56" w:rsidP="00890C73">
          <w:pPr>
            <w:pStyle w:val="TOC2"/>
            <w:rPr>
              <w:rFonts w:asciiTheme="minorHAnsi" w:hAnsiTheme="minorHAnsi"/>
              <w:noProof/>
              <w:sz w:val="22"/>
            </w:rPr>
          </w:pPr>
          <w:hyperlink w:anchor="_Toc421025834" w:history="1">
            <w:r w:rsidR="00890C73" w:rsidRPr="00382D9A">
              <w:rPr>
                <w:rStyle w:val="Hyperlink"/>
                <w:noProof/>
              </w:rPr>
              <w:t>The purpose of this document</w:t>
            </w:r>
            <w:r w:rsidR="00890C73">
              <w:rPr>
                <w:noProof/>
                <w:webHidden/>
              </w:rPr>
              <w:tab/>
            </w:r>
            <w:r>
              <w:rPr>
                <w:noProof/>
                <w:webHidden/>
              </w:rPr>
              <w:fldChar w:fldCharType="begin"/>
            </w:r>
            <w:r w:rsidR="00890C73">
              <w:rPr>
                <w:noProof/>
                <w:webHidden/>
              </w:rPr>
              <w:instrText xml:space="preserve"> PAGEREF _Toc421025834 \h </w:instrText>
            </w:r>
            <w:r>
              <w:rPr>
                <w:noProof/>
                <w:webHidden/>
              </w:rPr>
            </w:r>
            <w:r>
              <w:rPr>
                <w:noProof/>
                <w:webHidden/>
              </w:rPr>
              <w:fldChar w:fldCharType="separate"/>
            </w:r>
            <w:r w:rsidR="00A0291F">
              <w:rPr>
                <w:noProof/>
                <w:webHidden/>
              </w:rPr>
              <w:t>8</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35" w:history="1">
            <w:r w:rsidR="00890C73" w:rsidRPr="00382D9A">
              <w:rPr>
                <w:rStyle w:val="Hyperlink"/>
                <w:rFonts w:cs="Times New Roman"/>
                <w:noProof/>
              </w:rPr>
              <w:t>The balancing mechanism</w:t>
            </w:r>
            <w:r w:rsidR="00890C73">
              <w:rPr>
                <w:noProof/>
                <w:webHidden/>
              </w:rPr>
              <w:tab/>
            </w:r>
            <w:r>
              <w:rPr>
                <w:noProof/>
                <w:webHidden/>
              </w:rPr>
              <w:fldChar w:fldCharType="begin"/>
            </w:r>
            <w:r w:rsidR="00890C73">
              <w:rPr>
                <w:noProof/>
                <w:webHidden/>
              </w:rPr>
              <w:instrText xml:space="preserve"> PAGEREF _Toc421025835 \h </w:instrText>
            </w:r>
            <w:r>
              <w:rPr>
                <w:noProof/>
                <w:webHidden/>
              </w:rPr>
            </w:r>
            <w:r>
              <w:rPr>
                <w:noProof/>
                <w:webHidden/>
              </w:rPr>
              <w:fldChar w:fldCharType="separate"/>
            </w:r>
            <w:r w:rsidR="00A0291F">
              <w:rPr>
                <w:noProof/>
                <w:webHidden/>
              </w:rPr>
              <w:t>9</w:t>
            </w:r>
            <w:r>
              <w:rPr>
                <w:noProof/>
                <w:webHidden/>
              </w:rPr>
              <w:fldChar w:fldCharType="end"/>
            </w:r>
          </w:hyperlink>
        </w:p>
        <w:p w:rsidR="00890C73" w:rsidRDefault="00B90D56" w:rsidP="00890C73">
          <w:pPr>
            <w:pStyle w:val="TOC2"/>
            <w:rPr>
              <w:rFonts w:asciiTheme="minorHAnsi" w:hAnsiTheme="minorHAnsi"/>
              <w:noProof/>
              <w:sz w:val="22"/>
            </w:rPr>
          </w:pPr>
          <w:hyperlink w:anchor="_Toc421025836"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_Toc421025836 \h </w:instrText>
            </w:r>
            <w:r>
              <w:rPr>
                <w:noProof/>
                <w:webHidden/>
              </w:rPr>
            </w:r>
            <w:r>
              <w:rPr>
                <w:noProof/>
                <w:webHidden/>
              </w:rPr>
              <w:fldChar w:fldCharType="separate"/>
            </w:r>
            <w:r w:rsidR="00A0291F">
              <w:rPr>
                <w:noProof/>
                <w:webHidden/>
              </w:rPr>
              <w:t>9</w:t>
            </w:r>
            <w:r>
              <w:rPr>
                <w:noProof/>
                <w:webHidden/>
              </w:rPr>
              <w:fldChar w:fldCharType="end"/>
            </w:r>
          </w:hyperlink>
        </w:p>
        <w:p w:rsidR="00890C73" w:rsidRDefault="00B90D56" w:rsidP="00890C73">
          <w:pPr>
            <w:pStyle w:val="TOC2"/>
            <w:rPr>
              <w:rFonts w:asciiTheme="minorHAnsi" w:hAnsiTheme="minorHAnsi"/>
              <w:noProof/>
              <w:sz w:val="22"/>
            </w:rPr>
          </w:pPr>
          <w:hyperlink w:anchor="_Toc421025837" w:history="1">
            <w:r w:rsidR="00890C73" w:rsidRPr="00382D9A">
              <w:rPr>
                <w:rStyle w:val="Hyperlink"/>
                <w:noProof/>
              </w:rPr>
              <w:t>The approach in detail</w:t>
            </w:r>
            <w:r w:rsidR="00890C73">
              <w:rPr>
                <w:noProof/>
                <w:webHidden/>
              </w:rPr>
              <w:tab/>
            </w:r>
            <w:r>
              <w:rPr>
                <w:noProof/>
                <w:webHidden/>
              </w:rPr>
              <w:fldChar w:fldCharType="begin"/>
            </w:r>
            <w:r w:rsidR="00890C73">
              <w:rPr>
                <w:noProof/>
                <w:webHidden/>
              </w:rPr>
              <w:instrText xml:space="preserve"> PAGEREF _Toc421025837 \h </w:instrText>
            </w:r>
            <w:r>
              <w:rPr>
                <w:noProof/>
                <w:webHidden/>
              </w:rPr>
            </w:r>
            <w:r>
              <w:rPr>
                <w:noProof/>
                <w:webHidden/>
              </w:rPr>
              <w:fldChar w:fldCharType="separate"/>
            </w:r>
            <w:r w:rsidR="00A0291F">
              <w:rPr>
                <w:noProof/>
                <w:webHidden/>
              </w:rPr>
              <w:t>10</w:t>
            </w:r>
            <w:r>
              <w:rPr>
                <w:noProof/>
                <w:webHidden/>
              </w:rPr>
              <w:fldChar w:fldCharType="end"/>
            </w:r>
          </w:hyperlink>
        </w:p>
        <w:p w:rsidR="00890C73" w:rsidRDefault="00B90D56" w:rsidP="00890C73">
          <w:pPr>
            <w:pStyle w:val="TOC2"/>
            <w:rPr>
              <w:rFonts w:asciiTheme="minorHAnsi" w:hAnsiTheme="minorHAnsi"/>
              <w:noProof/>
              <w:sz w:val="22"/>
            </w:rPr>
          </w:pPr>
          <w:hyperlink w:anchor="_Toc421025838" w:history="1">
            <w:r w:rsidR="00890C73" w:rsidRPr="00382D9A">
              <w:rPr>
                <w:rStyle w:val="Hyperlink"/>
                <w:noProof/>
              </w:rPr>
              <w:t>Constraints</w:t>
            </w:r>
            <w:r w:rsidR="00890C73">
              <w:rPr>
                <w:noProof/>
                <w:webHidden/>
              </w:rPr>
              <w:tab/>
            </w:r>
            <w:r>
              <w:rPr>
                <w:noProof/>
                <w:webHidden/>
              </w:rPr>
              <w:fldChar w:fldCharType="begin"/>
            </w:r>
            <w:r w:rsidR="00890C73">
              <w:rPr>
                <w:noProof/>
                <w:webHidden/>
              </w:rPr>
              <w:instrText xml:space="preserve"> PAGEREF _Toc421025838 \h </w:instrText>
            </w:r>
            <w:r>
              <w:rPr>
                <w:noProof/>
                <w:webHidden/>
              </w:rPr>
            </w:r>
            <w:r>
              <w:rPr>
                <w:noProof/>
                <w:webHidden/>
              </w:rPr>
              <w:fldChar w:fldCharType="separate"/>
            </w:r>
            <w:r w:rsidR="00A0291F">
              <w:rPr>
                <w:noProof/>
                <w:webHidden/>
              </w:rPr>
              <w:t>13</w:t>
            </w:r>
            <w:r>
              <w:rPr>
                <w:noProof/>
                <w:webHidden/>
              </w:rPr>
              <w:fldChar w:fldCharType="end"/>
            </w:r>
          </w:hyperlink>
        </w:p>
        <w:p w:rsidR="00890C73" w:rsidRDefault="00B90D56" w:rsidP="00890C73">
          <w:pPr>
            <w:pStyle w:val="TOC2"/>
            <w:rPr>
              <w:rFonts w:asciiTheme="minorHAnsi" w:hAnsiTheme="minorHAnsi"/>
              <w:noProof/>
              <w:sz w:val="22"/>
            </w:rPr>
          </w:pPr>
          <w:hyperlink w:anchor="_Toc421025839" w:history="1">
            <w:r w:rsidR="00890C73" w:rsidRPr="00382D9A">
              <w:rPr>
                <w:rStyle w:val="Hyperlink"/>
                <w:noProof/>
              </w:rPr>
              <w:t>Possible problems, infeasibilities</w:t>
            </w:r>
            <w:r w:rsidR="00890C73">
              <w:rPr>
                <w:noProof/>
                <w:webHidden/>
              </w:rPr>
              <w:tab/>
            </w:r>
            <w:r>
              <w:rPr>
                <w:noProof/>
                <w:webHidden/>
              </w:rPr>
              <w:fldChar w:fldCharType="begin"/>
            </w:r>
            <w:r w:rsidR="00890C73">
              <w:rPr>
                <w:noProof/>
                <w:webHidden/>
              </w:rPr>
              <w:instrText xml:space="preserve"> PAGEREF _Toc421025839 \h </w:instrText>
            </w:r>
            <w:r>
              <w:rPr>
                <w:noProof/>
                <w:webHidden/>
              </w:rPr>
            </w:r>
            <w:r>
              <w:rPr>
                <w:noProof/>
                <w:webHidden/>
              </w:rPr>
              <w:fldChar w:fldCharType="separate"/>
            </w:r>
            <w:r w:rsidR="00A0291F">
              <w:rPr>
                <w:noProof/>
                <w:webHidden/>
              </w:rPr>
              <w:t>13</w:t>
            </w:r>
            <w:r>
              <w:rPr>
                <w:noProof/>
                <w:webHidden/>
              </w:rPr>
              <w:fldChar w:fldCharType="end"/>
            </w:r>
          </w:hyperlink>
        </w:p>
        <w:p w:rsidR="00890C73" w:rsidRDefault="00B90D56" w:rsidP="00890C73">
          <w:pPr>
            <w:pStyle w:val="TOC2"/>
            <w:rPr>
              <w:rFonts w:asciiTheme="minorHAnsi" w:hAnsiTheme="minorHAnsi"/>
              <w:noProof/>
              <w:sz w:val="22"/>
            </w:rPr>
          </w:pPr>
          <w:hyperlink w:anchor="_Toc421025840" w:history="1">
            <w:r w:rsidR="00890C73" w:rsidRPr="00382D9A">
              <w:rPr>
                <w:rStyle w:val="Hyperlink"/>
                <w:noProof/>
              </w:rPr>
              <w:t>Review and evaluation</w:t>
            </w:r>
            <w:r w:rsidR="00890C73">
              <w:rPr>
                <w:noProof/>
                <w:webHidden/>
              </w:rPr>
              <w:tab/>
            </w:r>
            <w:r>
              <w:rPr>
                <w:noProof/>
                <w:webHidden/>
              </w:rPr>
              <w:fldChar w:fldCharType="begin"/>
            </w:r>
            <w:r w:rsidR="00890C73">
              <w:rPr>
                <w:noProof/>
                <w:webHidden/>
              </w:rPr>
              <w:instrText xml:space="preserve"> PAGEREF _Toc421025840 \h </w:instrText>
            </w:r>
            <w:r>
              <w:rPr>
                <w:noProof/>
                <w:webHidden/>
              </w:rPr>
            </w:r>
            <w:r>
              <w:rPr>
                <w:noProof/>
                <w:webHidden/>
              </w:rPr>
              <w:fldChar w:fldCharType="separate"/>
            </w:r>
            <w:r w:rsidR="00A0291F">
              <w:rPr>
                <w:noProof/>
                <w:webHidden/>
              </w:rPr>
              <w:t>14</w:t>
            </w:r>
            <w:r>
              <w:rPr>
                <w:noProof/>
                <w:webHidden/>
              </w:rPr>
              <w:fldChar w:fldCharType="end"/>
            </w:r>
          </w:hyperlink>
        </w:p>
        <w:p w:rsidR="00890C73" w:rsidRDefault="00B90D56" w:rsidP="00890C73">
          <w:pPr>
            <w:pStyle w:val="TOC2"/>
            <w:rPr>
              <w:rFonts w:asciiTheme="minorHAnsi" w:hAnsiTheme="minorHAnsi"/>
              <w:noProof/>
              <w:sz w:val="22"/>
            </w:rPr>
          </w:pPr>
          <w:hyperlink w:anchor="_Toc421025841" w:history="1">
            <w:r w:rsidR="00890C73" w:rsidRPr="00382D9A">
              <w:rPr>
                <w:rStyle w:val="Hyperlink"/>
                <w:noProof/>
              </w:rPr>
              <w:t>Pros and cons</w:t>
            </w:r>
            <w:r w:rsidR="00890C73">
              <w:rPr>
                <w:noProof/>
                <w:webHidden/>
              </w:rPr>
              <w:tab/>
            </w:r>
            <w:r>
              <w:rPr>
                <w:noProof/>
                <w:webHidden/>
              </w:rPr>
              <w:fldChar w:fldCharType="begin"/>
            </w:r>
            <w:r w:rsidR="00890C73">
              <w:rPr>
                <w:noProof/>
                <w:webHidden/>
              </w:rPr>
              <w:instrText xml:space="preserve"> PAGEREF _Toc421025841 \h </w:instrText>
            </w:r>
            <w:r>
              <w:rPr>
                <w:noProof/>
                <w:webHidden/>
              </w:rPr>
            </w:r>
            <w:r>
              <w:rPr>
                <w:noProof/>
                <w:webHidden/>
              </w:rPr>
              <w:fldChar w:fldCharType="separate"/>
            </w:r>
            <w:r w:rsidR="00A0291F">
              <w:rPr>
                <w:noProof/>
                <w:webHidden/>
              </w:rPr>
              <w:t>15</w:t>
            </w:r>
            <w:r>
              <w:rPr>
                <w:noProof/>
                <w:webHidden/>
              </w:rPr>
              <w:fldChar w:fldCharType="end"/>
            </w:r>
          </w:hyperlink>
        </w:p>
        <w:p w:rsidR="00890C73" w:rsidRDefault="00B90D56" w:rsidP="00890C73">
          <w:pPr>
            <w:pStyle w:val="TOC2"/>
            <w:rPr>
              <w:rFonts w:asciiTheme="minorHAnsi" w:hAnsiTheme="minorHAnsi"/>
              <w:noProof/>
              <w:sz w:val="22"/>
            </w:rPr>
          </w:pPr>
          <w:hyperlink w:anchor="_Toc421025842" w:history="1">
            <w:r w:rsidR="00890C73" w:rsidRPr="00382D9A">
              <w:rPr>
                <w:rStyle w:val="Hyperlink"/>
                <w:noProof/>
              </w:rPr>
              <w:t>A hierarchical system of flags</w:t>
            </w:r>
            <w:r w:rsidR="00890C73">
              <w:rPr>
                <w:noProof/>
                <w:webHidden/>
              </w:rPr>
              <w:tab/>
            </w:r>
            <w:r>
              <w:rPr>
                <w:noProof/>
                <w:webHidden/>
              </w:rPr>
              <w:fldChar w:fldCharType="begin"/>
            </w:r>
            <w:r w:rsidR="00890C73">
              <w:rPr>
                <w:noProof/>
                <w:webHidden/>
              </w:rPr>
              <w:instrText xml:space="preserve"> PAGEREF _Toc421025842 \h </w:instrText>
            </w:r>
            <w:r>
              <w:rPr>
                <w:noProof/>
                <w:webHidden/>
              </w:rPr>
            </w:r>
            <w:r>
              <w:rPr>
                <w:noProof/>
                <w:webHidden/>
              </w:rPr>
              <w:fldChar w:fldCharType="separate"/>
            </w:r>
            <w:r w:rsidR="00A0291F">
              <w:rPr>
                <w:noProof/>
                <w:webHidden/>
              </w:rPr>
              <w:t>18</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43" w:history="1">
            <w:r w:rsidR="00890C73" w:rsidRPr="00382D9A">
              <w:rPr>
                <w:rStyle w:val="Hyperlink"/>
                <w:rFonts w:cs="Times New Roman"/>
                <w:noProof/>
              </w:rPr>
              <w:t>Standardization</w:t>
            </w:r>
            <w:r w:rsidR="00890C73">
              <w:rPr>
                <w:noProof/>
                <w:webHidden/>
              </w:rPr>
              <w:tab/>
            </w:r>
            <w:r>
              <w:rPr>
                <w:noProof/>
                <w:webHidden/>
              </w:rPr>
              <w:fldChar w:fldCharType="begin"/>
            </w:r>
            <w:r w:rsidR="00890C73">
              <w:rPr>
                <w:noProof/>
                <w:webHidden/>
              </w:rPr>
              <w:instrText xml:space="preserve"> PAGEREF _Toc421025843 \h </w:instrText>
            </w:r>
            <w:r>
              <w:rPr>
                <w:noProof/>
                <w:webHidden/>
              </w:rPr>
            </w:r>
            <w:r>
              <w:rPr>
                <w:noProof/>
                <w:webHidden/>
              </w:rPr>
              <w:fldChar w:fldCharType="separate"/>
            </w:r>
            <w:r w:rsidR="00A0291F">
              <w:rPr>
                <w:noProof/>
                <w:webHidden/>
              </w:rPr>
              <w:t>20</w:t>
            </w:r>
            <w:r>
              <w:rPr>
                <w:noProof/>
                <w:webHidden/>
              </w:rPr>
              <w:fldChar w:fldCharType="end"/>
            </w:r>
          </w:hyperlink>
        </w:p>
        <w:p w:rsidR="00890C73" w:rsidRDefault="00B90D56" w:rsidP="00890C73">
          <w:pPr>
            <w:pStyle w:val="TOC2"/>
            <w:rPr>
              <w:rFonts w:asciiTheme="minorHAnsi" w:hAnsiTheme="minorHAnsi"/>
              <w:noProof/>
              <w:sz w:val="22"/>
            </w:rPr>
          </w:pPr>
          <w:hyperlink w:anchor="_Toc421025844" w:history="1">
            <w:r w:rsidR="00890C73" w:rsidRPr="00382D9A">
              <w:rPr>
                <w:rStyle w:val="Hyperlink"/>
                <w:noProof/>
              </w:rPr>
              <w:t>FBS and SUAs</w:t>
            </w:r>
            <w:r w:rsidR="00890C73">
              <w:rPr>
                <w:noProof/>
                <w:webHidden/>
              </w:rPr>
              <w:tab/>
            </w:r>
            <w:r>
              <w:rPr>
                <w:noProof/>
                <w:webHidden/>
              </w:rPr>
              <w:fldChar w:fldCharType="begin"/>
            </w:r>
            <w:r w:rsidR="00890C73">
              <w:rPr>
                <w:noProof/>
                <w:webHidden/>
              </w:rPr>
              <w:instrText xml:space="preserve"> PAGEREF _Toc421025844 \h </w:instrText>
            </w:r>
            <w:r>
              <w:rPr>
                <w:noProof/>
                <w:webHidden/>
              </w:rPr>
            </w:r>
            <w:r>
              <w:rPr>
                <w:noProof/>
                <w:webHidden/>
              </w:rPr>
              <w:fldChar w:fldCharType="separate"/>
            </w:r>
            <w:r w:rsidR="00A0291F">
              <w:rPr>
                <w:noProof/>
                <w:webHidden/>
              </w:rPr>
              <w:t>20</w:t>
            </w:r>
            <w:r>
              <w:rPr>
                <w:noProof/>
                <w:webHidden/>
              </w:rPr>
              <w:fldChar w:fldCharType="end"/>
            </w:r>
          </w:hyperlink>
        </w:p>
        <w:p w:rsidR="00890C73" w:rsidRDefault="00B90D56" w:rsidP="00890C73">
          <w:pPr>
            <w:pStyle w:val="TOC2"/>
            <w:rPr>
              <w:rFonts w:asciiTheme="minorHAnsi" w:hAnsiTheme="minorHAnsi"/>
              <w:noProof/>
              <w:sz w:val="22"/>
            </w:rPr>
          </w:pPr>
          <w:hyperlink w:anchor="_Toc421025845" w:history="1">
            <w:r w:rsidR="00890C73" w:rsidRPr="00382D9A">
              <w:rPr>
                <w:rStyle w:val="Hyperlink"/>
                <w:noProof/>
              </w:rPr>
              <w:t>SUAs and processed products</w:t>
            </w:r>
            <w:r w:rsidR="00890C73">
              <w:rPr>
                <w:noProof/>
                <w:webHidden/>
              </w:rPr>
              <w:tab/>
            </w:r>
            <w:r>
              <w:rPr>
                <w:noProof/>
                <w:webHidden/>
              </w:rPr>
              <w:fldChar w:fldCharType="begin"/>
            </w:r>
            <w:r w:rsidR="00890C73">
              <w:rPr>
                <w:noProof/>
                <w:webHidden/>
              </w:rPr>
              <w:instrText xml:space="preserve"> PAGEREF _Toc421025845 \h </w:instrText>
            </w:r>
            <w:r>
              <w:rPr>
                <w:noProof/>
                <w:webHidden/>
              </w:rPr>
            </w:r>
            <w:r>
              <w:rPr>
                <w:noProof/>
                <w:webHidden/>
              </w:rPr>
              <w:fldChar w:fldCharType="separate"/>
            </w:r>
            <w:r w:rsidR="00A0291F">
              <w:rPr>
                <w:noProof/>
                <w:webHidden/>
              </w:rPr>
              <w:t>22</w:t>
            </w:r>
            <w:r>
              <w:rPr>
                <w:noProof/>
                <w:webHidden/>
              </w:rPr>
              <w:fldChar w:fldCharType="end"/>
            </w:r>
          </w:hyperlink>
        </w:p>
        <w:p w:rsidR="00890C73" w:rsidRDefault="00B90D56" w:rsidP="00890C73">
          <w:pPr>
            <w:pStyle w:val="TOC2"/>
            <w:rPr>
              <w:rFonts w:asciiTheme="minorHAnsi" w:hAnsiTheme="minorHAnsi"/>
              <w:noProof/>
              <w:sz w:val="22"/>
            </w:rPr>
          </w:pPr>
          <w:hyperlink w:anchor="_Toc421025846" w:history="1">
            <w:r w:rsidR="00890C73" w:rsidRPr="00382D9A">
              <w:rPr>
                <w:rStyle w:val="Hyperlink"/>
                <w:noProof/>
              </w:rPr>
              <w:t>SUAs and commodity trees</w:t>
            </w:r>
            <w:r w:rsidR="00890C73">
              <w:rPr>
                <w:noProof/>
                <w:webHidden/>
              </w:rPr>
              <w:tab/>
            </w:r>
            <w:r>
              <w:rPr>
                <w:noProof/>
                <w:webHidden/>
              </w:rPr>
              <w:fldChar w:fldCharType="begin"/>
            </w:r>
            <w:r w:rsidR="00890C73">
              <w:rPr>
                <w:noProof/>
                <w:webHidden/>
              </w:rPr>
              <w:instrText xml:space="preserve"> PAGEREF _Toc421025846 \h </w:instrText>
            </w:r>
            <w:r>
              <w:rPr>
                <w:noProof/>
                <w:webHidden/>
              </w:rPr>
            </w:r>
            <w:r>
              <w:rPr>
                <w:noProof/>
                <w:webHidden/>
              </w:rPr>
              <w:fldChar w:fldCharType="separate"/>
            </w:r>
            <w:r w:rsidR="00A0291F">
              <w:rPr>
                <w:noProof/>
                <w:webHidden/>
              </w:rPr>
              <w:t>22</w:t>
            </w:r>
            <w:r>
              <w:rPr>
                <w:noProof/>
                <w:webHidden/>
              </w:rPr>
              <w:fldChar w:fldCharType="end"/>
            </w:r>
          </w:hyperlink>
        </w:p>
        <w:p w:rsidR="00890C73" w:rsidRDefault="00B90D56" w:rsidP="00890C73">
          <w:pPr>
            <w:pStyle w:val="TOC2"/>
            <w:rPr>
              <w:rFonts w:asciiTheme="minorHAnsi" w:hAnsiTheme="minorHAnsi"/>
              <w:noProof/>
              <w:sz w:val="22"/>
            </w:rPr>
          </w:pPr>
          <w:hyperlink w:anchor="_Toc421025847" w:history="1">
            <w:r w:rsidR="00890C73" w:rsidRPr="00382D9A">
              <w:rPr>
                <w:rStyle w:val="Hyperlink"/>
                <w:noProof/>
              </w:rPr>
              <w:t>Standardization and trade</w:t>
            </w:r>
            <w:r w:rsidR="00890C73">
              <w:rPr>
                <w:noProof/>
                <w:webHidden/>
              </w:rPr>
              <w:tab/>
            </w:r>
            <w:r>
              <w:rPr>
                <w:noProof/>
                <w:webHidden/>
              </w:rPr>
              <w:fldChar w:fldCharType="begin"/>
            </w:r>
            <w:r w:rsidR="00890C73">
              <w:rPr>
                <w:noProof/>
                <w:webHidden/>
              </w:rPr>
              <w:instrText xml:space="preserve"> PAGEREF _Toc421025847 \h </w:instrText>
            </w:r>
            <w:r>
              <w:rPr>
                <w:noProof/>
                <w:webHidden/>
              </w:rPr>
            </w:r>
            <w:r>
              <w:rPr>
                <w:noProof/>
                <w:webHidden/>
              </w:rPr>
              <w:fldChar w:fldCharType="separate"/>
            </w:r>
            <w:r w:rsidR="00A0291F">
              <w:rPr>
                <w:noProof/>
                <w:webHidden/>
              </w:rPr>
              <w:t>24</w:t>
            </w:r>
            <w:r>
              <w:rPr>
                <w:noProof/>
                <w:webHidden/>
              </w:rPr>
              <w:fldChar w:fldCharType="end"/>
            </w:r>
          </w:hyperlink>
        </w:p>
        <w:p w:rsidR="00890C73" w:rsidRDefault="00B90D56" w:rsidP="00890C73">
          <w:pPr>
            <w:pStyle w:val="TOC2"/>
            <w:rPr>
              <w:rFonts w:asciiTheme="minorHAnsi" w:hAnsiTheme="minorHAnsi"/>
              <w:noProof/>
              <w:sz w:val="22"/>
            </w:rPr>
          </w:pPr>
          <w:hyperlink w:anchor="_Toc421025848" w:history="1">
            <w:r w:rsidR="00890C73" w:rsidRPr="00382D9A">
              <w:rPr>
                <w:rStyle w:val="Hyperlink"/>
                <w:noProof/>
              </w:rPr>
              <w:t>The Standardization Algorithm</w:t>
            </w:r>
            <w:r w:rsidR="00890C73">
              <w:rPr>
                <w:noProof/>
                <w:webHidden/>
              </w:rPr>
              <w:tab/>
            </w:r>
            <w:r>
              <w:rPr>
                <w:noProof/>
                <w:webHidden/>
              </w:rPr>
              <w:fldChar w:fldCharType="begin"/>
            </w:r>
            <w:r w:rsidR="00890C73">
              <w:rPr>
                <w:noProof/>
                <w:webHidden/>
              </w:rPr>
              <w:instrText xml:space="preserve"> PAGEREF _Toc421025848 \h </w:instrText>
            </w:r>
            <w:r>
              <w:rPr>
                <w:noProof/>
                <w:webHidden/>
              </w:rPr>
            </w:r>
            <w:r>
              <w:rPr>
                <w:noProof/>
                <w:webHidden/>
              </w:rPr>
              <w:fldChar w:fldCharType="separate"/>
            </w:r>
            <w:r w:rsidR="00A0291F">
              <w:rPr>
                <w:noProof/>
                <w:webHidden/>
              </w:rPr>
              <w:t>25</w:t>
            </w:r>
            <w:r>
              <w:rPr>
                <w:noProof/>
                <w:webHidden/>
              </w:rPr>
              <w:fldChar w:fldCharType="end"/>
            </w:r>
          </w:hyperlink>
        </w:p>
        <w:p w:rsidR="00890C73" w:rsidRDefault="00B90D56" w:rsidP="00890C73">
          <w:pPr>
            <w:pStyle w:val="TOC2"/>
            <w:rPr>
              <w:rFonts w:asciiTheme="minorHAnsi" w:hAnsiTheme="minorHAnsi"/>
              <w:noProof/>
              <w:sz w:val="22"/>
            </w:rPr>
          </w:pPr>
          <w:hyperlink w:anchor="_Toc421025849" w:history="1">
            <w:r w:rsidR="00890C73" w:rsidRPr="00382D9A">
              <w:rPr>
                <w:rStyle w:val="Hyperlink"/>
                <w:noProof/>
              </w:rPr>
              <w:t>Summary of changes</w:t>
            </w:r>
            <w:r w:rsidR="00890C73">
              <w:rPr>
                <w:noProof/>
                <w:webHidden/>
              </w:rPr>
              <w:tab/>
            </w:r>
            <w:r>
              <w:rPr>
                <w:noProof/>
                <w:webHidden/>
              </w:rPr>
              <w:fldChar w:fldCharType="begin"/>
            </w:r>
            <w:r w:rsidR="00890C73">
              <w:rPr>
                <w:noProof/>
                <w:webHidden/>
              </w:rPr>
              <w:instrText xml:space="preserve"> PAGEREF _Toc421025849 \h </w:instrText>
            </w:r>
            <w:r>
              <w:rPr>
                <w:noProof/>
                <w:webHidden/>
              </w:rPr>
            </w:r>
            <w:r>
              <w:rPr>
                <w:noProof/>
                <w:webHidden/>
              </w:rPr>
              <w:fldChar w:fldCharType="separate"/>
            </w:r>
            <w:r w:rsidR="00A0291F">
              <w:rPr>
                <w:noProof/>
                <w:webHidden/>
              </w:rPr>
              <w:t>29</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50" w:history="1">
            <w:r w:rsidR="00890C73" w:rsidRPr="00382D9A">
              <w:rPr>
                <w:rStyle w:val="Hyperlink"/>
                <w:noProof/>
              </w:rPr>
              <w:t>Production</w:t>
            </w:r>
            <w:r w:rsidR="00890C73">
              <w:rPr>
                <w:noProof/>
                <w:webHidden/>
              </w:rPr>
              <w:tab/>
            </w:r>
            <w:r>
              <w:rPr>
                <w:noProof/>
                <w:webHidden/>
              </w:rPr>
              <w:fldChar w:fldCharType="begin"/>
            </w:r>
            <w:r w:rsidR="00890C73">
              <w:rPr>
                <w:noProof/>
                <w:webHidden/>
              </w:rPr>
              <w:instrText xml:space="preserve"> PAGEREF _Toc421025850 \h </w:instrText>
            </w:r>
            <w:r>
              <w:rPr>
                <w:noProof/>
                <w:webHidden/>
              </w:rPr>
            </w:r>
            <w:r>
              <w:rPr>
                <w:noProof/>
                <w:webHidden/>
              </w:rPr>
              <w:fldChar w:fldCharType="separate"/>
            </w:r>
            <w:r w:rsidR="00A0291F">
              <w:rPr>
                <w:noProof/>
                <w:webHidden/>
              </w:rPr>
              <w:t>31</w:t>
            </w:r>
            <w:r>
              <w:rPr>
                <w:noProof/>
                <w:webHidden/>
              </w:rPr>
              <w:fldChar w:fldCharType="end"/>
            </w:r>
          </w:hyperlink>
        </w:p>
        <w:p w:rsidR="00890C73" w:rsidRDefault="00B90D56" w:rsidP="00890C73">
          <w:pPr>
            <w:pStyle w:val="TOC2"/>
            <w:rPr>
              <w:rFonts w:asciiTheme="minorHAnsi" w:hAnsiTheme="minorHAnsi"/>
              <w:noProof/>
              <w:sz w:val="22"/>
            </w:rPr>
          </w:pPr>
          <w:hyperlink w:anchor="_Toc421025851" w:history="1">
            <w:r w:rsidR="00890C73" w:rsidRPr="00382D9A">
              <w:rPr>
                <w:rStyle w:val="Hyperlink"/>
                <w:noProof/>
              </w:rPr>
              <w:t>Data collection</w:t>
            </w:r>
            <w:r w:rsidR="00890C73">
              <w:rPr>
                <w:noProof/>
                <w:webHidden/>
              </w:rPr>
              <w:tab/>
            </w:r>
            <w:r>
              <w:rPr>
                <w:noProof/>
                <w:webHidden/>
              </w:rPr>
              <w:fldChar w:fldCharType="begin"/>
            </w:r>
            <w:r w:rsidR="00890C73">
              <w:rPr>
                <w:noProof/>
                <w:webHidden/>
              </w:rPr>
              <w:instrText xml:space="preserve"> PAGEREF _Toc421025851 \h </w:instrText>
            </w:r>
            <w:r>
              <w:rPr>
                <w:noProof/>
                <w:webHidden/>
              </w:rPr>
            </w:r>
            <w:r>
              <w:rPr>
                <w:noProof/>
                <w:webHidden/>
              </w:rPr>
              <w:fldChar w:fldCharType="separate"/>
            </w:r>
            <w:r w:rsidR="00A0291F">
              <w:rPr>
                <w:noProof/>
                <w:webHidden/>
              </w:rPr>
              <w:t>31</w:t>
            </w:r>
            <w:r>
              <w:rPr>
                <w:noProof/>
                <w:webHidden/>
              </w:rPr>
              <w:fldChar w:fldCharType="end"/>
            </w:r>
          </w:hyperlink>
        </w:p>
        <w:p w:rsidR="00890C73" w:rsidRDefault="00B90D56" w:rsidP="00890C73">
          <w:pPr>
            <w:pStyle w:val="TOC2"/>
            <w:rPr>
              <w:rFonts w:asciiTheme="minorHAnsi" w:hAnsiTheme="minorHAnsi"/>
              <w:noProof/>
              <w:sz w:val="22"/>
            </w:rPr>
          </w:pPr>
          <w:hyperlink w:anchor="_Toc421025852" w:history="1">
            <w:r w:rsidR="00890C73" w:rsidRPr="00382D9A">
              <w:rPr>
                <w:rStyle w:val="Hyperlink"/>
                <w:noProof/>
              </w:rPr>
              <w:t>Data imputation: a new approach</w:t>
            </w:r>
            <w:r w:rsidR="00890C73">
              <w:rPr>
                <w:noProof/>
                <w:webHidden/>
              </w:rPr>
              <w:tab/>
            </w:r>
            <w:r>
              <w:rPr>
                <w:noProof/>
                <w:webHidden/>
              </w:rPr>
              <w:fldChar w:fldCharType="begin"/>
            </w:r>
            <w:r w:rsidR="00890C73">
              <w:rPr>
                <w:noProof/>
                <w:webHidden/>
              </w:rPr>
              <w:instrText xml:space="preserve"> PAGEREF _Toc421025852 \h </w:instrText>
            </w:r>
            <w:r>
              <w:rPr>
                <w:noProof/>
                <w:webHidden/>
              </w:rPr>
            </w:r>
            <w:r>
              <w:rPr>
                <w:noProof/>
                <w:webHidden/>
              </w:rPr>
              <w:fldChar w:fldCharType="separate"/>
            </w:r>
            <w:r w:rsidR="00A0291F">
              <w:rPr>
                <w:noProof/>
                <w:webHidden/>
              </w:rPr>
              <w:t>32</w:t>
            </w:r>
            <w:r>
              <w:rPr>
                <w:noProof/>
                <w:webHidden/>
              </w:rPr>
              <w:fldChar w:fldCharType="end"/>
            </w:r>
          </w:hyperlink>
        </w:p>
        <w:p w:rsidR="00890C73" w:rsidRDefault="00B90D56" w:rsidP="00890C73">
          <w:pPr>
            <w:pStyle w:val="TOC2"/>
            <w:rPr>
              <w:rFonts w:asciiTheme="minorHAnsi" w:hAnsiTheme="minorHAnsi"/>
              <w:noProof/>
              <w:sz w:val="22"/>
            </w:rPr>
          </w:pPr>
          <w:hyperlink w:anchor="_Toc421025853" w:history="1">
            <w:r w:rsidR="00890C73" w:rsidRPr="00382D9A">
              <w:rPr>
                <w:rStyle w:val="Hyperlink"/>
                <w:noProof/>
              </w:rPr>
              <w:t>The new imputation approach in detail</w:t>
            </w:r>
            <w:r w:rsidR="00890C73">
              <w:rPr>
                <w:noProof/>
                <w:webHidden/>
              </w:rPr>
              <w:tab/>
            </w:r>
            <w:r>
              <w:rPr>
                <w:noProof/>
                <w:webHidden/>
              </w:rPr>
              <w:fldChar w:fldCharType="begin"/>
            </w:r>
            <w:r w:rsidR="00890C73">
              <w:rPr>
                <w:noProof/>
                <w:webHidden/>
              </w:rPr>
              <w:instrText xml:space="preserve"> PAGEREF _Toc421025853 \h </w:instrText>
            </w:r>
            <w:r>
              <w:rPr>
                <w:noProof/>
                <w:webHidden/>
              </w:rPr>
            </w:r>
            <w:r>
              <w:rPr>
                <w:noProof/>
                <w:webHidden/>
              </w:rPr>
              <w:fldChar w:fldCharType="separate"/>
            </w:r>
            <w:r w:rsidR="00A0291F">
              <w:rPr>
                <w:noProof/>
                <w:webHidden/>
              </w:rPr>
              <w:t>33</w:t>
            </w:r>
            <w:r>
              <w:rPr>
                <w:noProof/>
                <w:webHidden/>
              </w:rPr>
              <w:fldChar w:fldCharType="end"/>
            </w:r>
          </w:hyperlink>
        </w:p>
        <w:p w:rsidR="00890C73" w:rsidRDefault="00B90D56" w:rsidP="00890C73">
          <w:pPr>
            <w:pStyle w:val="TOC2"/>
            <w:rPr>
              <w:rFonts w:asciiTheme="minorHAnsi" w:hAnsiTheme="minorHAnsi"/>
              <w:noProof/>
              <w:sz w:val="22"/>
            </w:rPr>
          </w:pPr>
          <w:hyperlink w:anchor="_Toc421025854" w:history="1">
            <w:r w:rsidR="00890C73" w:rsidRPr="00382D9A">
              <w:rPr>
                <w:rStyle w:val="Hyperlink"/>
                <w:noProof/>
                <w:lang w:eastAsia="en-US"/>
              </w:rPr>
              <w:t>Productivity imputation</w:t>
            </w:r>
            <w:r w:rsidR="00890C73">
              <w:rPr>
                <w:noProof/>
                <w:webHidden/>
              </w:rPr>
              <w:tab/>
            </w:r>
            <w:r>
              <w:rPr>
                <w:noProof/>
                <w:webHidden/>
              </w:rPr>
              <w:fldChar w:fldCharType="begin"/>
            </w:r>
            <w:r w:rsidR="00890C73">
              <w:rPr>
                <w:noProof/>
                <w:webHidden/>
              </w:rPr>
              <w:instrText xml:space="preserve"> PAGEREF _Toc421025854 \h </w:instrText>
            </w:r>
            <w:r>
              <w:rPr>
                <w:noProof/>
                <w:webHidden/>
              </w:rPr>
            </w:r>
            <w:r>
              <w:rPr>
                <w:noProof/>
                <w:webHidden/>
              </w:rPr>
              <w:fldChar w:fldCharType="separate"/>
            </w:r>
            <w:r w:rsidR="00A0291F">
              <w:rPr>
                <w:noProof/>
                <w:webHidden/>
              </w:rPr>
              <w:t>33</w:t>
            </w:r>
            <w:r>
              <w:rPr>
                <w:noProof/>
                <w:webHidden/>
              </w:rPr>
              <w:fldChar w:fldCharType="end"/>
            </w:r>
          </w:hyperlink>
        </w:p>
        <w:p w:rsidR="00890C73" w:rsidRDefault="00B90D56" w:rsidP="00890C73">
          <w:pPr>
            <w:pStyle w:val="TOC2"/>
            <w:rPr>
              <w:rFonts w:asciiTheme="minorHAnsi" w:hAnsiTheme="minorHAnsi"/>
              <w:noProof/>
              <w:sz w:val="22"/>
            </w:rPr>
          </w:pPr>
          <w:hyperlink w:anchor="_Toc421025855" w:history="1">
            <w:r w:rsidR="00890C73" w:rsidRPr="00382D9A">
              <w:rPr>
                <w:rStyle w:val="Hyperlink"/>
                <w:noProof/>
                <w:lang w:eastAsia="en-US"/>
              </w:rPr>
              <w:t>Imputation by balancing</w:t>
            </w:r>
            <w:r w:rsidR="00890C73">
              <w:rPr>
                <w:noProof/>
                <w:webHidden/>
              </w:rPr>
              <w:tab/>
            </w:r>
            <w:r>
              <w:rPr>
                <w:noProof/>
                <w:webHidden/>
              </w:rPr>
              <w:fldChar w:fldCharType="begin"/>
            </w:r>
            <w:r w:rsidR="00890C73">
              <w:rPr>
                <w:noProof/>
                <w:webHidden/>
              </w:rPr>
              <w:instrText xml:space="preserve"> PAGEREF _Toc421025855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B90D56" w:rsidP="00890C73">
          <w:pPr>
            <w:pStyle w:val="TOC2"/>
            <w:rPr>
              <w:rFonts w:asciiTheme="minorHAnsi" w:hAnsiTheme="minorHAnsi"/>
              <w:noProof/>
              <w:sz w:val="22"/>
            </w:rPr>
          </w:pPr>
          <w:hyperlink w:anchor="_Toc421025856" w:history="1">
            <w:r w:rsidR="00890C73" w:rsidRPr="00382D9A">
              <w:rPr>
                <w:rStyle w:val="Hyperlink"/>
                <w:noProof/>
                <w:lang w:eastAsia="en-US"/>
              </w:rPr>
              <w:t>Production imputation</w:t>
            </w:r>
            <w:r w:rsidR="00890C73">
              <w:rPr>
                <w:noProof/>
                <w:webHidden/>
              </w:rPr>
              <w:tab/>
            </w:r>
            <w:r>
              <w:rPr>
                <w:noProof/>
                <w:webHidden/>
              </w:rPr>
              <w:fldChar w:fldCharType="begin"/>
            </w:r>
            <w:r w:rsidR="00890C73">
              <w:rPr>
                <w:noProof/>
                <w:webHidden/>
              </w:rPr>
              <w:instrText xml:space="preserve"> PAGEREF _Toc421025856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B90D56" w:rsidP="00890C73">
          <w:pPr>
            <w:pStyle w:val="TOC2"/>
            <w:rPr>
              <w:rFonts w:asciiTheme="minorHAnsi" w:hAnsiTheme="minorHAnsi"/>
              <w:noProof/>
              <w:sz w:val="22"/>
            </w:rPr>
          </w:pPr>
          <w:hyperlink w:anchor="_Toc421025857" w:history="1">
            <w:r w:rsidR="00890C73" w:rsidRPr="00382D9A">
              <w:rPr>
                <w:rStyle w:val="Hyperlink"/>
                <w:rFonts w:asciiTheme="majorBidi" w:hAnsiTheme="majorBidi"/>
                <w:noProof/>
                <w:lang w:eastAsia="en-US"/>
              </w:rPr>
              <w:t>Example</w:t>
            </w:r>
            <w:r w:rsidR="00890C73">
              <w:rPr>
                <w:noProof/>
                <w:webHidden/>
              </w:rPr>
              <w:tab/>
            </w:r>
            <w:r>
              <w:rPr>
                <w:noProof/>
                <w:webHidden/>
              </w:rPr>
              <w:fldChar w:fldCharType="begin"/>
            </w:r>
            <w:r w:rsidR="00890C73">
              <w:rPr>
                <w:noProof/>
                <w:webHidden/>
              </w:rPr>
              <w:instrText xml:space="preserve"> PAGEREF _Toc421025857 \h </w:instrText>
            </w:r>
            <w:r>
              <w:rPr>
                <w:noProof/>
                <w:webHidden/>
              </w:rPr>
            </w:r>
            <w:r>
              <w:rPr>
                <w:noProof/>
                <w:webHidden/>
              </w:rPr>
              <w:fldChar w:fldCharType="separate"/>
            </w:r>
            <w:r w:rsidR="00A0291F">
              <w:rPr>
                <w:noProof/>
                <w:webHidden/>
              </w:rPr>
              <w:t>35</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58" w:history="1">
            <w:r w:rsidR="00890C73" w:rsidRPr="00382D9A">
              <w:rPr>
                <w:rStyle w:val="Hyperlink"/>
                <w:noProof/>
              </w:rPr>
              <w:t>Trade</w:t>
            </w:r>
            <w:r w:rsidR="00890C73">
              <w:rPr>
                <w:noProof/>
                <w:webHidden/>
              </w:rPr>
              <w:tab/>
            </w:r>
            <w:r>
              <w:rPr>
                <w:noProof/>
                <w:webHidden/>
              </w:rPr>
              <w:fldChar w:fldCharType="begin"/>
            </w:r>
            <w:r w:rsidR="00890C73">
              <w:rPr>
                <w:noProof/>
                <w:webHidden/>
              </w:rPr>
              <w:instrText xml:space="preserve"> PAGEREF _Toc421025858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B90D56" w:rsidP="00890C73">
          <w:pPr>
            <w:pStyle w:val="TOC2"/>
            <w:rPr>
              <w:rFonts w:asciiTheme="minorHAnsi" w:hAnsiTheme="minorHAnsi"/>
              <w:noProof/>
              <w:sz w:val="22"/>
            </w:rPr>
          </w:pPr>
          <w:hyperlink w:anchor="_Toc421025859"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_Toc421025859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B90D56" w:rsidP="00890C73">
          <w:pPr>
            <w:pStyle w:val="TOC2"/>
            <w:rPr>
              <w:rFonts w:asciiTheme="minorHAnsi" w:hAnsiTheme="minorHAnsi"/>
              <w:noProof/>
              <w:sz w:val="22"/>
            </w:rPr>
          </w:pPr>
          <w:hyperlink w:anchor="_Toc421025860" w:history="1">
            <w:r w:rsidR="00890C73" w:rsidRPr="00382D9A">
              <w:rPr>
                <w:rStyle w:val="Hyperlink"/>
                <w:noProof/>
              </w:rPr>
              <w:t>Processing UN Comtrade data</w:t>
            </w:r>
            <w:r w:rsidR="00890C73">
              <w:rPr>
                <w:noProof/>
                <w:webHidden/>
              </w:rPr>
              <w:tab/>
            </w:r>
            <w:r>
              <w:rPr>
                <w:noProof/>
                <w:webHidden/>
              </w:rPr>
              <w:fldChar w:fldCharType="begin"/>
            </w:r>
            <w:r w:rsidR="00890C73">
              <w:rPr>
                <w:noProof/>
                <w:webHidden/>
              </w:rPr>
              <w:instrText xml:space="preserve"> PAGEREF _Toc421025860 \h </w:instrText>
            </w:r>
            <w:r>
              <w:rPr>
                <w:noProof/>
                <w:webHidden/>
              </w:rPr>
            </w:r>
            <w:r>
              <w:rPr>
                <w:noProof/>
                <w:webHidden/>
              </w:rPr>
              <w:fldChar w:fldCharType="separate"/>
            </w:r>
            <w:r w:rsidR="00A0291F">
              <w:rPr>
                <w:noProof/>
                <w:webHidden/>
              </w:rPr>
              <w:t>38</w:t>
            </w:r>
            <w:r>
              <w:rPr>
                <w:noProof/>
                <w:webHidden/>
              </w:rPr>
              <w:fldChar w:fldCharType="end"/>
            </w:r>
          </w:hyperlink>
        </w:p>
        <w:p w:rsidR="00890C73" w:rsidRDefault="00B90D56" w:rsidP="00890C73">
          <w:pPr>
            <w:pStyle w:val="TOC2"/>
            <w:rPr>
              <w:rFonts w:asciiTheme="minorHAnsi" w:hAnsiTheme="minorHAnsi"/>
              <w:noProof/>
              <w:sz w:val="22"/>
            </w:rPr>
          </w:pPr>
          <w:hyperlink w:anchor="_Toc421025861" w:history="1">
            <w:r w:rsidR="00890C73" w:rsidRPr="00382D9A">
              <w:rPr>
                <w:rStyle w:val="Hyperlink"/>
                <w:noProof/>
              </w:rPr>
              <w:t>Processing steps</w:t>
            </w:r>
            <w:r w:rsidR="00890C73">
              <w:rPr>
                <w:noProof/>
                <w:webHidden/>
              </w:rPr>
              <w:tab/>
            </w:r>
            <w:r>
              <w:rPr>
                <w:noProof/>
                <w:webHidden/>
              </w:rPr>
              <w:fldChar w:fldCharType="begin"/>
            </w:r>
            <w:r w:rsidR="00890C73">
              <w:rPr>
                <w:noProof/>
                <w:webHidden/>
              </w:rPr>
              <w:instrText xml:space="preserve"> PAGEREF _Toc421025861 \h </w:instrText>
            </w:r>
            <w:r>
              <w:rPr>
                <w:noProof/>
                <w:webHidden/>
              </w:rPr>
            </w:r>
            <w:r>
              <w:rPr>
                <w:noProof/>
                <w:webHidden/>
              </w:rPr>
              <w:fldChar w:fldCharType="separate"/>
            </w:r>
            <w:r w:rsidR="00A0291F">
              <w:rPr>
                <w:noProof/>
                <w:webHidden/>
              </w:rPr>
              <w:t>39</w:t>
            </w:r>
            <w:r>
              <w:rPr>
                <w:noProof/>
                <w:webHidden/>
              </w:rPr>
              <w:fldChar w:fldCharType="end"/>
            </w:r>
          </w:hyperlink>
        </w:p>
        <w:p w:rsidR="00890C73" w:rsidRDefault="00B90D56" w:rsidP="00890C73">
          <w:pPr>
            <w:pStyle w:val="TOC2"/>
            <w:rPr>
              <w:rFonts w:asciiTheme="minorHAnsi" w:hAnsiTheme="minorHAnsi"/>
              <w:noProof/>
              <w:sz w:val="22"/>
            </w:rPr>
          </w:pPr>
          <w:hyperlink w:anchor="_Toc421025862" w:history="1">
            <w:r w:rsidR="00890C73" w:rsidRPr="00382D9A">
              <w:rPr>
                <w:rStyle w:val="Hyperlink"/>
                <w:noProof/>
              </w:rPr>
              <w:t>Dissemination products</w:t>
            </w:r>
            <w:r w:rsidR="00890C73">
              <w:rPr>
                <w:noProof/>
                <w:webHidden/>
              </w:rPr>
              <w:tab/>
            </w:r>
            <w:r>
              <w:rPr>
                <w:noProof/>
                <w:webHidden/>
              </w:rPr>
              <w:fldChar w:fldCharType="begin"/>
            </w:r>
            <w:r w:rsidR="00890C73">
              <w:rPr>
                <w:noProof/>
                <w:webHidden/>
              </w:rPr>
              <w:instrText xml:space="preserve"> PAGEREF _Toc421025862 \h </w:instrText>
            </w:r>
            <w:r>
              <w:rPr>
                <w:noProof/>
                <w:webHidden/>
              </w:rPr>
            </w:r>
            <w:r>
              <w:rPr>
                <w:noProof/>
                <w:webHidden/>
              </w:rPr>
              <w:fldChar w:fldCharType="separate"/>
            </w:r>
            <w:r w:rsidR="00A0291F">
              <w:rPr>
                <w:noProof/>
                <w:webHidden/>
              </w:rPr>
              <w:t>40</w:t>
            </w:r>
            <w:r>
              <w:rPr>
                <w:noProof/>
                <w:webHidden/>
              </w:rPr>
              <w:fldChar w:fldCharType="end"/>
            </w:r>
          </w:hyperlink>
        </w:p>
        <w:p w:rsidR="00890C73" w:rsidRDefault="00B90D56" w:rsidP="00890C73">
          <w:pPr>
            <w:pStyle w:val="TOC2"/>
            <w:rPr>
              <w:rFonts w:asciiTheme="minorHAnsi" w:hAnsiTheme="minorHAnsi"/>
              <w:noProof/>
              <w:sz w:val="22"/>
            </w:rPr>
          </w:pPr>
          <w:hyperlink w:anchor="_Toc421025863" w:history="1">
            <w:r w:rsidR="00890C73" w:rsidRPr="00382D9A">
              <w:rPr>
                <w:rStyle w:val="Hyperlink"/>
                <w:noProof/>
              </w:rPr>
              <w:t>Reliability index and endorsement factors</w:t>
            </w:r>
            <w:r w:rsidR="00890C73">
              <w:rPr>
                <w:noProof/>
                <w:webHidden/>
              </w:rPr>
              <w:tab/>
            </w:r>
            <w:r>
              <w:rPr>
                <w:noProof/>
                <w:webHidden/>
              </w:rPr>
              <w:fldChar w:fldCharType="begin"/>
            </w:r>
            <w:r w:rsidR="00890C73">
              <w:rPr>
                <w:noProof/>
                <w:webHidden/>
              </w:rPr>
              <w:instrText xml:space="preserve"> PAGEREF _Toc421025863 \h </w:instrText>
            </w:r>
            <w:r>
              <w:rPr>
                <w:noProof/>
                <w:webHidden/>
              </w:rPr>
            </w:r>
            <w:r>
              <w:rPr>
                <w:noProof/>
                <w:webHidden/>
              </w:rPr>
              <w:fldChar w:fldCharType="separate"/>
            </w:r>
            <w:r w:rsidR="00A0291F">
              <w:rPr>
                <w:noProof/>
                <w:webHidden/>
              </w:rPr>
              <w:t>43</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64" w:history="1">
            <w:r w:rsidR="00890C73" w:rsidRPr="00382D9A">
              <w:rPr>
                <w:rStyle w:val="Hyperlink"/>
                <w:noProof/>
              </w:rPr>
              <w:t>Stocks and Stock Changes</w:t>
            </w:r>
            <w:r w:rsidR="00890C73">
              <w:rPr>
                <w:noProof/>
                <w:webHidden/>
              </w:rPr>
              <w:tab/>
            </w:r>
            <w:r>
              <w:rPr>
                <w:noProof/>
                <w:webHidden/>
              </w:rPr>
              <w:fldChar w:fldCharType="begin"/>
            </w:r>
            <w:r w:rsidR="00890C73">
              <w:rPr>
                <w:noProof/>
                <w:webHidden/>
              </w:rPr>
              <w:instrText xml:space="preserve"> PAGEREF _Toc421025864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B90D56" w:rsidP="00890C73">
          <w:pPr>
            <w:pStyle w:val="TOC2"/>
            <w:rPr>
              <w:rFonts w:asciiTheme="minorHAnsi" w:hAnsiTheme="minorHAnsi"/>
              <w:noProof/>
              <w:sz w:val="22"/>
            </w:rPr>
          </w:pPr>
          <w:hyperlink w:anchor="_Toc421025865" w:history="1">
            <w:r w:rsidR="00890C73" w:rsidRPr="00382D9A">
              <w:rPr>
                <w:rStyle w:val="Hyperlink"/>
                <w:noProof/>
              </w:rPr>
              <w:t>Introduction</w:t>
            </w:r>
            <w:r w:rsidR="00890C73">
              <w:rPr>
                <w:noProof/>
                <w:webHidden/>
              </w:rPr>
              <w:tab/>
            </w:r>
            <w:r>
              <w:rPr>
                <w:noProof/>
                <w:webHidden/>
              </w:rPr>
              <w:fldChar w:fldCharType="begin"/>
            </w:r>
            <w:r w:rsidR="00890C73">
              <w:rPr>
                <w:noProof/>
                <w:webHidden/>
              </w:rPr>
              <w:instrText xml:space="preserve"> PAGEREF _Toc421025865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B90D56" w:rsidP="00890C73">
          <w:pPr>
            <w:pStyle w:val="TOC2"/>
            <w:rPr>
              <w:rFonts w:asciiTheme="minorHAnsi" w:hAnsiTheme="minorHAnsi"/>
              <w:noProof/>
              <w:sz w:val="22"/>
            </w:rPr>
          </w:pPr>
          <w:hyperlink w:anchor="_Toc421025866" w:history="1">
            <w:r w:rsidR="00890C73" w:rsidRPr="00382D9A">
              <w:rPr>
                <w:rStyle w:val="Hyperlink"/>
                <w:noProof/>
              </w:rPr>
              <w:t>Imputation/Estimation</w:t>
            </w:r>
            <w:r w:rsidR="00890C73">
              <w:rPr>
                <w:noProof/>
                <w:webHidden/>
              </w:rPr>
              <w:tab/>
            </w:r>
            <w:r>
              <w:rPr>
                <w:noProof/>
                <w:webHidden/>
              </w:rPr>
              <w:fldChar w:fldCharType="begin"/>
            </w:r>
            <w:r w:rsidR="00890C73">
              <w:rPr>
                <w:noProof/>
                <w:webHidden/>
              </w:rPr>
              <w:instrText xml:space="preserve"> PAGEREF _Toc421025866 \h </w:instrText>
            </w:r>
            <w:r>
              <w:rPr>
                <w:noProof/>
                <w:webHidden/>
              </w:rPr>
            </w:r>
            <w:r>
              <w:rPr>
                <w:noProof/>
                <w:webHidden/>
              </w:rPr>
              <w:fldChar w:fldCharType="separate"/>
            </w:r>
            <w:r w:rsidR="00A0291F">
              <w:rPr>
                <w:noProof/>
                <w:webHidden/>
              </w:rPr>
              <w:t>45</w:t>
            </w:r>
            <w:r>
              <w:rPr>
                <w:noProof/>
                <w:webHidden/>
              </w:rPr>
              <w:fldChar w:fldCharType="end"/>
            </w:r>
          </w:hyperlink>
        </w:p>
        <w:p w:rsidR="00890C73" w:rsidRDefault="00B90D56" w:rsidP="00890C73">
          <w:pPr>
            <w:pStyle w:val="TOC2"/>
            <w:rPr>
              <w:rFonts w:asciiTheme="minorHAnsi" w:hAnsiTheme="minorHAnsi"/>
              <w:noProof/>
              <w:sz w:val="22"/>
            </w:rPr>
          </w:pPr>
          <w:hyperlink w:anchor="_Toc421025867" w:history="1">
            <w:r w:rsidR="00890C73" w:rsidRPr="00382D9A">
              <w:rPr>
                <w:rStyle w:val="Hyperlink"/>
                <w:rFonts w:eastAsiaTheme="minorHAnsi"/>
                <w:noProof/>
                <w:lang w:eastAsia="en-US"/>
              </w:rPr>
              <w:t>Distribution</w:t>
            </w:r>
            <w:r w:rsidR="00890C73">
              <w:rPr>
                <w:noProof/>
                <w:webHidden/>
              </w:rPr>
              <w:tab/>
            </w:r>
            <w:r>
              <w:rPr>
                <w:noProof/>
                <w:webHidden/>
              </w:rPr>
              <w:fldChar w:fldCharType="begin"/>
            </w:r>
            <w:r w:rsidR="00890C73">
              <w:rPr>
                <w:noProof/>
                <w:webHidden/>
              </w:rPr>
              <w:instrText xml:space="preserve"> PAGEREF _Toc421025867 \h </w:instrText>
            </w:r>
            <w:r>
              <w:rPr>
                <w:noProof/>
                <w:webHidden/>
              </w:rPr>
            </w:r>
            <w:r>
              <w:rPr>
                <w:noProof/>
                <w:webHidden/>
              </w:rPr>
              <w:fldChar w:fldCharType="separate"/>
            </w:r>
            <w:r w:rsidR="00A0291F">
              <w:rPr>
                <w:noProof/>
                <w:webHidden/>
              </w:rPr>
              <w:t>47</w:t>
            </w:r>
            <w:r>
              <w:rPr>
                <w:noProof/>
                <w:webHidden/>
              </w:rPr>
              <w:fldChar w:fldCharType="end"/>
            </w:r>
          </w:hyperlink>
        </w:p>
        <w:p w:rsidR="00890C73" w:rsidRDefault="00B90D56" w:rsidP="00890C73">
          <w:pPr>
            <w:pStyle w:val="TOC2"/>
            <w:rPr>
              <w:rFonts w:asciiTheme="minorHAnsi" w:hAnsiTheme="minorHAnsi"/>
              <w:noProof/>
              <w:sz w:val="22"/>
            </w:rPr>
          </w:pPr>
          <w:hyperlink w:anchor="_Toc421025868" w:history="1">
            <w:r w:rsidR="00890C73" w:rsidRPr="00382D9A">
              <w:rPr>
                <w:rStyle w:val="Hyperlink"/>
                <w:noProof/>
              </w:rPr>
              <w:t>Estimating stock changes in t</w:t>
            </w:r>
            <w:r w:rsidR="00890C73">
              <w:rPr>
                <w:noProof/>
                <w:webHidden/>
              </w:rPr>
              <w:tab/>
            </w:r>
            <w:r>
              <w:rPr>
                <w:noProof/>
                <w:webHidden/>
              </w:rPr>
              <w:fldChar w:fldCharType="begin"/>
            </w:r>
            <w:r w:rsidR="00890C73">
              <w:rPr>
                <w:noProof/>
                <w:webHidden/>
              </w:rPr>
              <w:instrText xml:space="preserve"> PAGEREF _Toc421025868 \h </w:instrText>
            </w:r>
            <w:r>
              <w:rPr>
                <w:noProof/>
                <w:webHidden/>
              </w:rPr>
            </w:r>
            <w:r>
              <w:rPr>
                <w:noProof/>
                <w:webHidden/>
              </w:rPr>
              <w:fldChar w:fldCharType="separate"/>
            </w:r>
            <w:r w:rsidR="00A0291F">
              <w:rPr>
                <w:noProof/>
                <w:webHidden/>
              </w:rPr>
              <w:t>47</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69" w:history="1">
            <w:r w:rsidR="00890C73" w:rsidRPr="00382D9A">
              <w:rPr>
                <w:rStyle w:val="Hyperlink"/>
                <w:noProof/>
              </w:rPr>
              <w:t>Feed use</w:t>
            </w:r>
            <w:r w:rsidR="00890C73">
              <w:rPr>
                <w:noProof/>
                <w:webHidden/>
              </w:rPr>
              <w:tab/>
            </w:r>
            <w:r>
              <w:rPr>
                <w:noProof/>
                <w:webHidden/>
              </w:rPr>
              <w:fldChar w:fldCharType="begin"/>
            </w:r>
            <w:r w:rsidR="00890C73">
              <w:rPr>
                <w:noProof/>
                <w:webHidden/>
              </w:rPr>
              <w:instrText xml:space="preserve"> PAGEREF _Toc421025869 \h </w:instrText>
            </w:r>
            <w:r>
              <w:rPr>
                <w:noProof/>
                <w:webHidden/>
              </w:rPr>
            </w:r>
            <w:r>
              <w:rPr>
                <w:noProof/>
                <w:webHidden/>
              </w:rPr>
              <w:fldChar w:fldCharType="separate"/>
            </w:r>
            <w:r w:rsidR="00A0291F">
              <w:rPr>
                <w:noProof/>
                <w:webHidden/>
              </w:rPr>
              <w:t>52</w:t>
            </w:r>
            <w:r>
              <w:rPr>
                <w:noProof/>
                <w:webHidden/>
              </w:rPr>
              <w:fldChar w:fldCharType="end"/>
            </w:r>
          </w:hyperlink>
        </w:p>
        <w:p w:rsidR="00890C73" w:rsidRDefault="00B90D56" w:rsidP="00890C73">
          <w:pPr>
            <w:pStyle w:val="TOC2"/>
            <w:rPr>
              <w:rFonts w:asciiTheme="minorHAnsi" w:hAnsiTheme="minorHAnsi"/>
              <w:noProof/>
              <w:sz w:val="22"/>
            </w:rPr>
          </w:pPr>
          <w:hyperlink w:anchor="_Toc421025870" w:history="1">
            <w:r w:rsidR="00890C73" w:rsidRPr="00382D9A">
              <w:rPr>
                <w:rStyle w:val="Hyperlink"/>
                <w:noProof/>
              </w:rPr>
              <w:t>A brief review of the existing methodology</w:t>
            </w:r>
            <w:r w:rsidR="00890C73">
              <w:rPr>
                <w:noProof/>
                <w:webHidden/>
              </w:rPr>
              <w:tab/>
            </w:r>
            <w:r>
              <w:rPr>
                <w:noProof/>
                <w:webHidden/>
              </w:rPr>
              <w:fldChar w:fldCharType="begin"/>
            </w:r>
            <w:r w:rsidR="00890C73">
              <w:rPr>
                <w:noProof/>
                <w:webHidden/>
              </w:rPr>
              <w:instrText xml:space="preserve"> PAGEREF _Toc421025870 \h </w:instrText>
            </w:r>
            <w:r>
              <w:rPr>
                <w:noProof/>
                <w:webHidden/>
              </w:rPr>
            </w:r>
            <w:r>
              <w:rPr>
                <w:noProof/>
                <w:webHidden/>
              </w:rPr>
              <w:fldChar w:fldCharType="separate"/>
            </w:r>
            <w:r w:rsidR="00A0291F">
              <w:rPr>
                <w:noProof/>
                <w:webHidden/>
              </w:rPr>
              <w:t>52</w:t>
            </w:r>
            <w:r>
              <w:rPr>
                <w:noProof/>
                <w:webHidden/>
              </w:rPr>
              <w:fldChar w:fldCharType="end"/>
            </w:r>
          </w:hyperlink>
        </w:p>
        <w:p w:rsidR="00890C73" w:rsidRDefault="00B90D56" w:rsidP="00890C73">
          <w:pPr>
            <w:pStyle w:val="TOC2"/>
            <w:rPr>
              <w:rFonts w:asciiTheme="minorHAnsi" w:hAnsiTheme="minorHAnsi"/>
              <w:noProof/>
              <w:sz w:val="22"/>
            </w:rPr>
          </w:pPr>
          <w:hyperlink w:anchor="_Toc421025871" w:history="1">
            <w:r w:rsidR="00890C73" w:rsidRPr="00382D9A">
              <w:rPr>
                <w:rStyle w:val="Hyperlink"/>
                <w:noProof/>
              </w:rPr>
              <w:t>The new feed use estimation procedure</w:t>
            </w:r>
            <w:r w:rsidR="00890C73">
              <w:rPr>
                <w:noProof/>
                <w:webHidden/>
              </w:rPr>
              <w:tab/>
            </w:r>
            <w:r>
              <w:rPr>
                <w:noProof/>
                <w:webHidden/>
              </w:rPr>
              <w:fldChar w:fldCharType="begin"/>
            </w:r>
            <w:r w:rsidR="00890C73">
              <w:rPr>
                <w:noProof/>
                <w:webHidden/>
              </w:rPr>
              <w:instrText xml:space="preserve"> PAGEREF _Toc421025871 \h </w:instrText>
            </w:r>
            <w:r>
              <w:rPr>
                <w:noProof/>
                <w:webHidden/>
              </w:rPr>
            </w:r>
            <w:r>
              <w:rPr>
                <w:noProof/>
                <w:webHidden/>
              </w:rPr>
              <w:fldChar w:fldCharType="separate"/>
            </w:r>
            <w:r w:rsidR="00A0291F">
              <w:rPr>
                <w:noProof/>
                <w:webHidden/>
              </w:rPr>
              <w:t>53</w:t>
            </w:r>
            <w:r>
              <w:rPr>
                <w:noProof/>
                <w:webHidden/>
              </w:rPr>
              <w:fldChar w:fldCharType="end"/>
            </w:r>
          </w:hyperlink>
        </w:p>
        <w:p w:rsidR="00890C73" w:rsidRDefault="00B90D56" w:rsidP="00890C73">
          <w:pPr>
            <w:pStyle w:val="TOC2"/>
            <w:rPr>
              <w:rFonts w:asciiTheme="minorHAnsi" w:hAnsiTheme="minorHAnsi"/>
              <w:noProof/>
              <w:sz w:val="22"/>
            </w:rPr>
          </w:pPr>
          <w:hyperlink w:anchor="_Toc421025872" w:history="1">
            <w:r w:rsidR="00890C73" w:rsidRPr="00382D9A">
              <w:rPr>
                <w:rStyle w:val="Hyperlink"/>
                <w:noProof/>
              </w:rPr>
              <w:t>Determining use of individual feedstuffs</w:t>
            </w:r>
            <w:r w:rsidR="00890C73">
              <w:rPr>
                <w:noProof/>
                <w:webHidden/>
              </w:rPr>
              <w:tab/>
            </w:r>
            <w:r>
              <w:rPr>
                <w:noProof/>
                <w:webHidden/>
              </w:rPr>
              <w:fldChar w:fldCharType="begin"/>
            </w:r>
            <w:r w:rsidR="00890C73">
              <w:rPr>
                <w:noProof/>
                <w:webHidden/>
              </w:rPr>
              <w:instrText xml:space="preserve"> PAGEREF _Toc421025872 \h </w:instrText>
            </w:r>
            <w:r>
              <w:rPr>
                <w:noProof/>
                <w:webHidden/>
              </w:rPr>
            </w:r>
            <w:r>
              <w:rPr>
                <w:noProof/>
                <w:webHidden/>
              </w:rPr>
              <w:fldChar w:fldCharType="separate"/>
            </w:r>
            <w:r w:rsidR="00A0291F">
              <w:rPr>
                <w:noProof/>
                <w:webHidden/>
              </w:rPr>
              <w:t>56</w:t>
            </w:r>
            <w:r>
              <w:rPr>
                <w:noProof/>
                <w:webHidden/>
              </w:rPr>
              <w:fldChar w:fldCharType="end"/>
            </w:r>
          </w:hyperlink>
        </w:p>
        <w:p w:rsidR="00890C73" w:rsidRDefault="00B90D56" w:rsidP="00890C73">
          <w:pPr>
            <w:pStyle w:val="TOC2"/>
            <w:rPr>
              <w:rFonts w:asciiTheme="minorHAnsi" w:hAnsiTheme="minorHAnsi"/>
              <w:noProof/>
              <w:sz w:val="22"/>
            </w:rPr>
          </w:pPr>
          <w:hyperlink w:anchor="_Toc421025873" w:history="1">
            <w:r w:rsidR="00890C73" w:rsidRPr="00382D9A">
              <w:rPr>
                <w:rStyle w:val="Hyperlink"/>
                <w:noProof/>
              </w:rPr>
              <w:t>Results and consistency checks</w:t>
            </w:r>
            <w:r w:rsidR="00890C73">
              <w:rPr>
                <w:noProof/>
                <w:webHidden/>
              </w:rPr>
              <w:tab/>
            </w:r>
            <w:r>
              <w:rPr>
                <w:noProof/>
                <w:webHidden/>
              </w:rPr>
              <w:fldChar w:fldCharType="begin"/>
            </w:r>
            <w:r w:rsidR="00890C73">
              <w:rPr>
                <w:noProof/>
                <w:webHidden/>
              </w:rPr>
              <w:instrText xml:space="preserve"> PAGEREF _Toc421025873 \h </w:instrText>
            </w:r>
            <w:r>
              <w:rPr>
                <w:noProof/>
                <w:webHidden/>
              </w:rPr>
            </w:r>
            <w:r>
              <w:rPr>
                <w:noProof/>
                <w:webHidden/>
              </w:rPr>
              <w:fldChar w:fldCharType="separate"/>
            </w:r>
            <w:r w:rsidR="00A0291F">
              <w:rPr>
                <w:noProof/>
                <w:webHidden/>
              </w:rPr>
              <w:t>58</w:t>
            </w:r>
            <w:r>
              <w:rPr>
                <w:noProof/>
                <w:webHidden/>
              </w:rPr>
              <w:fldChar w:fldCharType="end"/>
            </w:r>
          </w:hyperlink>
        </w:p>
        <w:p w:rsidR="00890C73" w:rsidRDefault="00B90D56" w:rsidP="00890C73">
          <w:pPr>
            <w:pStyle w:val="TOC2"/>
            <w:rPr>
              <w:rFonts w:asciiTheme="minorHAnsi" w:hAnsiTheme="minorHAnsi"/>
              <w:noProof/>
              <w:sz w:val="22"/>
            </w:rPr>
          </w:pPr>
          <w:hyperlink w:anchor="_Toc421025874" w:history="1">
            <w:r w:rsidR="00890C73" w:rsidRPr="00382D9A">
              <w:rPr>
                <w:rStyle w:val="Hyperlink"/>
                <w:noProof/>
              </w:rPr>
              <w:t>A review of the empirical results</w:t>
            </w:r>
            <w:r w:rsidR="00890C73">
              <w:rPr>
                <w:noProof/>
                <w:webHidden/>
              </w:rPr>
              <w:tab/>
            </w:r>
            <w:r>
              <w:rPr>
                <w:noProof/>
                <w:webHidden/>
              </w:rPr>
              <w:fldChar w:fldCharType="begin"/>
            </w:r>
            <w:r w:rsidR="00890C73">
              <w:rPr>
                <w:noProof/>
                <w:webHidden/>
              </w:rPr>
              <w:instrText xml:space="preserve"> PAGEREF _Toc421025874 \h </w:instrText>
            </w:r>
            <w:r>
              <w:rPr>
                <w:noProof/>
                <w:webHidden/>
              </w:rPr>
            </w:r>
            <w:r>
              <w:rPr>
                <w:noProof/>
                <w:webHidden/>
              </w:rPr>
              <w:fldChar w:fldCharType="separate"/>
            </w:r>
            <w:r w:rsidR="00A0291F">
              <w:rPr>
                <w:noProof/>
                <w:webHidden/>
              </w:rPr>
              <w:t>60</w:t>
            </w:r>
            <w:r>
              <w:rPr>
                <w:noProof/>
                <w:webHidden/>
              </w:rPr>
              <w:fldChar w:fldCharType="end"/>
            </w:r>
          </w:hyperlink>
        </w:p>
        <w:p w:rsidR="00890C73" w:rsidRDefault="00B90D56">
          <w:pPr>
            <w:pStyle w:val="TOC3"/>
            <w:tabs>
              <w:tab w:val="right" w:leader="dot" w:pos="9350"/>
            </w:tabs>
            <w:rPr>
              <w:rFonts w:asciiTheme="minorHAnsi" w:hAnsiTheme="minorHAnsi"/>
              <w:noProof/>
              <w:sz w:val="22"/>
            </w:rPr>
          </w:pPr>
          <w:hyperlink w:anchor="_Toc421025875" w:history="1">
            <w:r w:rsidR="00890C73" w:rsidRPr="00382D9A">
              <w:rPr>
                <w:rStyle w:val="Hyperlink"/>
                <w:rFonts w:cs="Times New Roman"/>
                <w:noProof/>
              </w:rPr>
              <w:t>Consistency and Quality checks of feed allocations</w:t>
            </w:r>
            <w:r w:rsidR="00890C73">
              <w:rPr>
                <w:noProof/>
                <w:webHidden/>
              </w:rPr>
              <w:tab/>
            </w:r>
            <w:r>
              <w:rPr>
                <w:noProof/>
                <w:webHidden/>
              </w:rPr>
              <w:fldChar w:fldCharType="begin"/>
            </w:r>
            <w:r w:rsidR="00890C73">
              <w:rPr>
                <w:noProof/>
                <w:webHidden/>
              </w:rPr>
              <w:instrText xml:space="preserve"> PAGEREF _Toc421025875 \h </w:instrText>
            </w:r>
            <w:r>
              <w:rPr>
                <w:noProof/>
                <w:webHidden/>
              </w:rPr>
            </w:r>
            <w:r>
              <w:rPr>
                <w:noProof/>
                <w:webHidden/>
              </w:rPr>
              <w:fldChar w:fldCharType="separate"/>
            </w:r>
            <w:r w:rsidR="00A0291F">
              <w:rPr>
                <w:noProof/>
                <w:webHidden/>
              </w:rPr>
              <w:t>61</w:t>
            </w:r>
            <w:r>
              <w:rPr>
                <w:noProof/>
                <w:webHidden/>
              </w:rPr>
              <w:fldChar w:fldCharType="end"/>
            </w:r>
          </w:hyperlink>
        </w:p>
        <w:p w:rsidR="00890C73" w:rsidRDefault="00B90D56">
          <w:pPr>
            <w:pStyle w:val="TOC3"/>
            <w:tabs>
              <w:tab w:val="right" w:leader="dot" w:pos="9350"/>
            </w:tabs>
            <w:rPr>
              <w:rFonts w:asciiTheme="minorHAnsi" w:hAnsiTheme="minorHAnsi"/>
              <w:noProof/>
              <w:sz w:val="22"/>
            </w:rPr>
          </w:pPr>
          <w:hyperlink w:anchor="_Toc421025876" w:history="1">
            <w:r w:rsidR="00890C73" w:rsidRPr="00382D9A">
              <w:rPr>
                <w:rStyle w:val="Hyperlink"/>
                <w:rFonts w:cs="Times New Roman"/>
                <w:noProof/>
              </w:rPr>
              <w:t>Country cases for Argentina and Myanmar</w:t>
            </w:r>
            <w:r w:rsidR="00890C73">
              <w:rPr>
                <w:noProof/>
                <w:webHidden/>
              </w:rPr>
              <w:tab/>
            </w:r>
            <w:r>
              <w:rPr>
                <w:noProof/>
                <w:webHidden/>
              </w:rPr>
              <w:fldChar w:fldCharType="begin"/>
            </w:r>
            <w:r w:rsidR="00890C73">
              <w:rPr>
                <w:noProof/>
                <w:webHidden/>
              </w:rPr>
              <w:instrText xml:space="preserve"> PAGEREF _Toc421025876 \h </w:instrText>
            </w:r>
            <w:r>
              <w:rPr>
                <w:noProof/>
                <w:webHidden/>
              </w:rPr>
            </w:r>
            <w:r>
              <w:rPr>
                <w:noProof/>
                <w:webHidden/>
              </w:rPr>
              <w:fldChar w:fldCharType="separate"/>
            </w:r>
            <w:r w:rsidR="00A0291F">
              <w:rPr>
                <w:noProof/>
                <w:webHidden/>
              </w:rPr>
              <w:t>64</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77" w:history="1">
            <w:r w:rsidR="00890C73" w:rsidRPr="00382D9A">
              <w:rPr>
                <w:rStyle w:val="Hyperlink"/>
                <w:noProof/>
              </w:rPr>
              <w:t>Food</w:t>
            </w:r>
            <w:r w:rsidR="00890C73">
              <w:rPr>
                <w:noProof/>
                <w:webHidden/>
              </w:rPr>
              <w:tab/>
            </w:r>
            <w:r>
              <w:rPr>
                <w:noProof/>
                <w:webHidden/>
              </w:rPr>
              <w:fldChar w:fldCharType="begin"/>
            </w:r>
            <w:r w:rsidR="00890C73">
              <w:rPr>
                <w:noProof/>
                <w:webHidden/>
              </w:rPr>
              <w:instrText xml:space="preserve"> PAGEREF _Toc421025877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B90D56" w:rsidP="00890C73">
          <w:pPr>
            <w:pStyle w:val="TOC2"/>
            <w:rPr>
              <w:rFonts w:asciiTheme="minorHAnsi" w:hAnsiTheme="minorHAnsi"/>
              <w:noProof/>
              <w:sz w:val="22"/>
            </w:rPr>
          </w:pPr>
          <w:hyperlink w:anchor="_Toc421025878" w:history="1">
            <w:r w:rsidR="00890C73" w:rsidRPr="00382D9A">
              <w:rPr>
                <w:rStyle w:val="Hyperlink"/>
                <w:noProof/>
              </w:rPr>
              <w:t>Estimates of food use</w:t>
            </w:r>
            <w:r w:rsidR="00890C73">
              <w:rPr>
                <w:noProof/>
                <w:webHidden/>
              </w:rPr>
              <w:tab/>
            </w:r>
            <w:r>
              <w:rPr>
                <w:noProof/>
                <w:webHidden/>
              </w:rPr>
              <w:fldChar w:fldCharType="begin"/>
            </w:r>
            <w:r w:rsidR="00890C73">
              <w:rPr>
                <w:noProof/>
                <w:webHidden/>
              </w:rPr>
              <w:instrText xml:space="preserve"> PAGEREF _Toc421025878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B90D56" w:rsidP="00890C73">
          <w:pPr>
            <w:pStyle w:val="TOC2"/>
            <w:rPr>
              <w:rFonts w:asciiTheme="minorHAnsi" w:hAnsiTheme="minorHAnsi"/>
              <w:noProof/>
              <w:sz w:val="22"/>
            </w:rPr>
          </w:pPr>
          <w:hyperlink w:anchor="_Toc421025879" w:history="1">
            <w:r w:rsidR="00890C73" w:rsidRPr="00382D9A">
              <w:rPr>
                <w:rStyle w:val="Hyperlink"/>
                <w:noProof/>
              </w:rPr>
              <w:t>Harvesting and harnessing actual data</w:t>
            </w:r>
            <w:r w:rsidR="00890C73">
              <w:rPr>
                <w:noProof/>
                <w:webHidden/>
              </w:rPr>
              <w:tab/>
            </w:r>
            <w:r>
              <w:rPr>
                <w:noProof/>
                <w:webHidden/>
              </w:rPr>
              <w:fldChar w:fldCharType="begin"/>
            </w:r>
            <w:r w:rsidR="00890C73">
              <w:rPr>
                <w:noProof/>
                <w:webHidden/>
              </w:rPr>
              <w:instrText xml:space="preserve"> PAGEREF _Toc421025879 \h </w:instrText>
            </w:r>
            <w:r>
              <w:rPr>
                <w:noProof/>
                <w:webHidden/>
              </w:rPr>
            </w:r>
            <w:r>
              <w:rPr>
                <w:noProof/>
                <w:webHidden/>
              </w:rPr>
              <w:fldChar w:fldCharType="separate"/>
            </w:r>
            <w:r w:rsidR="00A0291F">
              <w:rPr>
                <w:noProof/>
                <w:webHidden/>
              </w:rPr>
              <w:t>69</w:t>
            </w:r>
            <w:r>
              <w:rPr>
                <w:noProof/>
                <w:webHidden/>
              </w:rPr>
              <w:fldChar w:fldCharType="end"/>
            </w:r>
          </w:hyperlink>
        </w:p>
        <w:p w:rsidR="00890C73" w:rsidRDefault="00B90D56" w:rsidP="00890C73">
          <w:pPr>
            <w:pStyle w:val="TOC2"/>
            <w:rPr>
              <w:rFonts w:asciiTheme="minorHAnsi" w:hAnsiTheme="minorHAnsi"/>
              <w:noProof/>
              <w:sz w:val="22"/>
            </w:rPr>
          </w:pPr>
          <w:hyperlink w:anchor="_Toc421025880" w:history="1">
            <w:r w:rsidR="00890C73" w:rsidRPr="00382D9A">
              <w:rPr>
                <w:rStyle w:val="Hyperlink"/>
                <w:noProof/>
              </w:rPr>
              <w:t>Creating expected values for time t</w:t>
            </w:r>
            <w:r w:rsidR="00890C73">
              <w:rPr>
                <w:noProof/>
                <w:webHidden/>
              </w:rPr>
              <w:tab/>
            </w:r>
            <w:r>
              <w:rPr>
                <w:noProof/>
                <w:webHidden/>
              </w:rPr>
              <w:fldChar w:fldCharType="begin"/>
            </w:r>
            <w:r w:rsidR="00890C73">
              <w:rPr>
                <w:noProof/>
                <w:webHidden/>
              </w:rPr>
              <w:instrText xml:space="preserve"> PAGEREF _Toc421025880 \h </w:instrText>
            </w:r>
            <w:r>
              <w:rPr>
                <w:noProof/>
                <w:webHidden/>
              </w:rPr>
            </w:r>
            <w:r>
              <w:rPr>
                <w:noProof/>
                <w:webHidden/>
              </w:rPr>
              <w:fldChar w:fldCharType="separate"/>
            </w:r>
            <w:r w:rsidR="00A0291F">
              <w:rPr>
                <w:noProof/>
                <w:webHidden/>
              </w:rPr>
              <w:t>70</w:t>
            </w:r>
            <w:r>
              <w:rPr>
                <w:noProof/>
                <w:webHidden/>
              </w:rPr>
              <w:fldChar w:fldCharType="end"/>
            </w:r>
          </w:hyperlink>
        </w:p>
        <w:p w:rsidR="00890C73" w:rsidRDefault="00B90D56" w:rsidP="00890C73">
          <w:pPr>
            <w:pStyle w:val="TOC2"/>
            <w:rPr>
              <w:rFonts w:asciiTheme="minorHAnsi" w:hAnsiTheme="minorHAnsi"/>
              <w:noProof/>
              <w:sz w:val="22"/>
            </w:rPr>
          </w:pPr>
          <w:hyperlink w:anchor="_Toc421025881" w:history="1">
            <w:r w:rsidR="00890C73" w:rsidRPr="00382D9A">
              <w:rPr>
                <w:rStyle w:val="Hyperlink"/>
                <w:noProof/>
              </w:rPr>
              <w:t>Initial values for food availability</w:t>
            </w:r>
            <w:r w:rsidR="00890C73">
              <w:rPr>
                <w:noProof/>
                <w:webHidden/>
              </w:rPr>
              <w:tab/>
            </w:r>
            <w:r>
              <w:rPr>
                <w:noProof/>
                <w:webHidden/>
              </w:rPr>
              <w:fldChar w:fldCharType="begin"/>
            </w:r>
            <w:r w:rsidR="00890C73">
              <w:rPr>
                <w:noProof/>
                <w:webHidden/>
              </w:rPr>
              <w:instrText xml:space="preserve"> PAGEREF _Toc421025881 \h </w:instrText>
            </w:r>
            <w:r>
              <w:rPr>
                <w:noProof/>
                <w:webHidden/>
              </w:rPr>
            </w:r>
            <w:r>
              <w:rPr>
                <w:noProof/>
                <w:webHidden/>
              </w:rPr>
              <w:fldChar w:fldCharType="separate"/>
            </w:r>
            <w:r w:rsidR="00A0291F">
              <w:rPr>
                <w:noProof/>
                <w:webHidden/>
              </w:rPr>
              <w:t>71</w:t>
            </w:r>
            <w:r>
              <w:rPr>
                <w:noProof/>
                <w:webHidden/>
              </w:rPr>
              <w:fldChar w:fldCharType="end"/>
            </w:r>
          </w:hyperlink>
        </w:p>
        <w:p w:rsidR="00890C73" w:rsidRDefault="00B90D56" w:rsidP="00890C73">
          <w:pPr>
            <w:pStyle w:val="TOC2"/>
            <w:rPr>
              <w:rFonts w:asciiTheme="minorHAnsi" w:hAnsiTheme="minorHAnsi"/>
              <w:noProof/>
              <w:sz w:val="22"/>
            </w:rPr>
          </w:pPr>
          <w:hyperlink w:anchor="_Toc421025882" w:history="1">
            <w:r w:rsidR="00890C73" w:rsidRPr="00382D9A">
              <w:rPr>
                <w:rStyle w:val="Hyperlink"/>
                <w:noProof/>
              </w:rPr>
              <w:t>Rationale</w:t>
            </w:r>
            <w:r w:rsidR="00890C73">
              <w:rPr>
                <w:noProof/>
                <w:webHidden/>
              </w:rPr>
              <w:tab/>
            </w:r>
            <w:r>
              <w:rPr>
                <w:noProof/>
                <w:webHidden/>
              </w:rPr>
              <w:fldChar w:fldCharType="begin"/>
            </w:r>
            <w:r w:rsidR="00890C73">
              <w:rPr>
                <w:noProof/>
                <w:webHidden/>
              </w:rPr>
              <w:instrText xml:space="preserve"> PAGEREF _Toc421025882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B90D56" w:rsidP="00890C73">
          <w:pPr>
            <w:pStyle w:val="TOC2"/>
            <w:rPr>
              <w:rFonts w:asciiTheme="minorHAnsi" w:hAnsiTheme="minorHAnsi"/>
              <w:noProof/>
              <w:sz w:val="22"/>
            </w:rPr>
          </w:pPr>
          <w:hyperlink w:anchor="_Toc421025883" w:history="1">
            <w:r w:rsidR="00890C73" w:rsidRPr="00382D9A">
              <w:rPr>
                <w:rStyle w:val="Hyperlink"/>
                <w:noProof/>
              </w:rPr>
              <w:t>The previous methodology</w:t>
            </w:r>
            <w:r w:rsidR="00890C73">
              <w:rPr>
                <w:noProof/>
                <w:webHidden/>
              </w:rPr>
              <w:tab/>
            </w:r>
            <w:r>
              <w:rPr>
                <w:noProof/>
                <w:webHidden/>
              </w:rPr>
              <w:fldChar w:fldCharType="begin"/>
            </w:r>
            <w:r w:rsidR="00890C73">
              <w:rPr>
                <w:noProof/>
                <w:webHidden/>
              </w:rPr>
              <w:instrText xml:space="preserve"> PAGEREF _Toc421025883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B90D56" w:rsidP="00890C73">
          <w:pPr>
            <w:pStyle w:val="TOC2"/>
            <w:rPr>
              <w:rFonts w:asciiTheme="minorHAnsi" w:hAnsiTheme="minorHAnsi"/>
              <w:noProof/>
              <w:sz w:val="22"/>
            </w:rPr>
          </w:pPr>
          <w:hyperlink w:anchor="_Toc421025884" w:history="1">
            <w:r w:rsidR="00890C73" w:rsidRPr="00382D9A">
              <w:rPr>
                <w:rStyle w:val="Hyperlink"/>
                <w:noProof/>
              </w:rPr>
              <w:t>Data availability</w:t>
            </w:r>
            <w:r w:rsidR="00890C73">
              <w:rPr>
                <w:noProof/>
                <w:webHidden/>
              </w:rPr>
              <w:tab/>
            </w:r>
            <w:r>
              <w:rPr>
                <w:noProof/>
                <w:webHidden/>
              </w:rPr>
              <w:fldChar w:fldCharType="begin"/>
            </w:r>
            <w:r w:rsidR="00890C73">
              <w:rPr>
                <w:noProof/>
                <w:webHidden/>
              </w:rPr>
              <w:instrText xml:space="preserve"> PAGEREF _Toc421025884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B90D56" w:rsidP="00890C73">
          <w:pPr>
            <w:pStyle w:val="TOC2"/>
            <w:rPr>
              <w:rFonts w:asciiTheme="minorHAnsi" w:hAnsiTheme="minorHAnsi"/>
              <w:noProof/>
              <w:sz w:val="22"/>
            </w:rPr>
          </w:pPr>
          <w:hyperlink w:anchor="_Toc421025885" w:history="1">
            <w:r w:rsidR="00890C73" w:rsidRPr="00382D9A">
              <w:rPr>
                <w:rStyle w:val="Hyperlink"/>
                <w:noProof/>
              </w:rPr>
              <w:t>The new methodology</w:t>
            </w:r>
            <w:r w:rsidR="00890C73">
              <w:rPr>
                <w:noProof/>
                <w:webHidden/>
              </w:rPr>
              <w:tab/>
            </w:r>
            <w:r>
              <w:rPr>
                <w:noProof/>
                <w:webHidden/>
              </w:rPr>
              <w:fldChar w:fldCharType="begin"/>
            </w:r>
            <w:r w:rsidR="00890C73">
              <w:rPr>
                <w:noProof/>
                <w:webHidden/>
              </w:rPr>
              <w:instrText xml:space="preserve"> PAGEREF _Toc421025885 \h </w:instrText>
            </w:r>
            <w:r>
              <w:rPr>
                <w:noProof/>
                <w:webHidden/>
              </w:rPr>
            </w:r>
            <w:r>
              <w:rPr>
                <w:noProof/>
                <w:webHidden/>
              </w:rPr>
              <w:fldChar w:fldCharType="separate"/>
            </w:r>
            <w:r w:rsidR="00A0291F">
              <w:rPr>
                <w:noProof/>
                <w:webHidden/>
              </w:rPr>
              <w:t>73</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86" w:history="1">
            <w:r w:rsidR="00890C73" w:rsidRPr="00382D9A">
              <w:rPr>
                <w:rStyle w:val="Hyperlink"/>
                <w:noProof/>
              </w:rPr>
              <w:t>Industrial use</w:t>
            </w:r>
            <w:r w:rsidR="00890C73">
              <w:rPr>
                <w:noProof/>
                <w:webHidden/>
              </w:rPr>
              <w:tab/>
            </w:r>
            <w:r>
              <w:rPr>
                <w:noProof/>
                <w:webHidden/>
              </w:rPr>
              <w:fldChar w:fldCharType="begin"/>
            </w:r>
            <w:r w:rsidR="00890C73">
              <w:rPr>
                <w:noProof/>
                <w:webHidden/>
              </w:rPr>
              <w:instrText xml:space="preserve"> PAGEREF _Toc421025886 \h </w:instrText>
            </w:r>
            <w:r>
              <w:rPr>
                <w:noProof/>
                <w:webHidden/>
              </w:rPr>
            </w:r>
            <w:r>
              <w:rPr>
                <w:noProof/>
                <w:webHidden/>
              </w:rPr>
              <w:fldChar w:fldCharType="separate"/>
            </w:r>
            <w:r w:rsidR="00A0291F">
              <w:rPr>
                <w:noProof/>
                <w:webHidden/>
              </w:rPr>
              <w:t>75</w:t>
            </w:r>
            <w:r>
              <w:rPr>
                <w:noProof/>
                <w:webHidden/>
              </w:rPr>
              <w:fldChar w:fldCharType="end"/>
            </w:r>
          </w:hyperlink>
        </w:p>
        <w:p w:rsidR="00890C73" w:rsidRDefault="00B90D56" w:rsidP="00890C73">
          <w:pPr>
            <w:pStyle w:val="TOC2"/>
            <w:rPr>
              <w:rFonts w:asciiTheme="minorHAnsi" w:hAnsiTheme="minorHAnsi"/>
              <w:noProof/>
              <w:sz w:val="22"/>
            </w:rPr>
          </w:pPr>
          <w:hyperlink w:anchor="_Toc421025887" w:history="1">
            <w:r w:rsidR="00890C73" w:rsidRPr="00382D9A">
              <w:rPr>
                <w:rStyle w:val="Hyperlink"/>
                <w:noProof/>
              </w:rPr>
              <w:t>Past and new approach</w:t>
            </w:r>
            <w:r w:rsidR="00890C73">
              <w:rPr>
                <w:noProof/>
                <w:webHidden/>
              </w:rPr>
              <w:tab/>
            </w:r>
            <w:r>
              <w:rPr>
                <w:noProof/>
                <w:webHidden/>
              </w:rPr>
              <w:fldChar w:fldCharType="begin"/>
            </w:r>
            <w:r w:rsidR="00890C73">
              <w:rPr>
                <w:noProof/>
                <w:webHidden/>
              </w:rPr>
              <w:instrText xml:space="preserve"> PAGEREF _Toc421025887 \h </w:instrText>
            </w:r>
            <w:r>
              <w:rPr>
                <w:noProof/>
                <w:webHidden/>
              </w:rPr>
            </w:r>
            <w:r>
              <w:rPr>
                <w:noProof/>
                <w:webHidden/>
              </w:rPr>
              <w:fldChar w:fldCharType="separate"/>
            </w:r>
            <w:r w:rsidR="00A0291F">
              <w:rPr>
                <w:noProof/>
                <w:webHidden/>
              </w:rPr>
              <w:t>76</w:t>
            </w:r>
            <w:r>
              <w:rPr>
                <w:noProof/>
                <w:webHidden/>
              </w:rPr>
              <w:fldChar w:fldCharType="end"/>
            </w:r>
          </w:hyperlink>
        </w:p>
        <w:p w:rsidR="00890C73" w:rsidRDefault="00B90D56" w:rsidP="00890C73">
          <w:pPr>
            <w:pStyle w:val="TOC2"/>
            <w:rPr>
              <w:rFonts w:asciiTheme="minorHAnsi" w:hAnsiTheme="minorHAnsi"/>
              <w:noProof/>
              <w:sz w:val="22"/>
            </w:rPr>
          </w:pPr>
          <w:hyperlink w:anchor="_Toc421025888" w:history="1">
            <w:r w:rsidR="00890C73" w:rsidRPr="00382D9A">
              <w:rPr>
                <w:rStyle w:val="Hyperlink"/>
                <w:noProof/>
              </w:rPr>
              <w:t>Residual other uses (ROU)</w:t>
            </w:r>
            <w:r w:rsidR="00890C73">
              <w:rPr>
                <w:noProof/>
                <w:webHidden/>
              </w:rPr>
              <w:tab/>
            </w:r>
            <w:r>
              <w:rPr>
                <w:noProof/>
                <w:webHidden/>
              </w:rPr>
              <w:fldChar w:fldCharType="begin"/>
            </w:r>
            <w:r w:rsidR="00890C73">
              <w:rPr>
                <w:noProof/>
                <w:webHidden/>
              </w:rPr>
              <w:instrText xml:space="preserve"> PAGEREF _Toc421025888 \h </w:instrText>
            </w:r>
            <w:r>
              <w:rPr>
                <w:noProof/>
                <w:webHidden/>
              </w:rPr>
            </w:r>
            <w:r>
              <w:rPr>
                <w:noProof/>
                <w:webHidden/>
              </w:rPr>
              <w:fldChar w:fldCharType="separate"/>
            </w:r>
            <w:r w:rsidR="00A0291F">
              <w:rPr>
                <w:noProof/>
                <w:webHidden/>
              </w:rPr>
              <w:t>77</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89" w:history="1">
            <w:r w:rsidR="00890C73" w:rsidRPr="00382D9A">
              <w:rPr>
                <w:rStyle w:val="Hyperlink"/>
                <w:noProof/>
              </w:rPr>
              <w:t>Food losses and waste (FLW)</w:t>
            </w:r>
            <w:r w:rsidR="00890C73">
              <w:rPr>
                <w:noProof/>
                <w:webHidden/>
              </w:rPr>
              <w:tab/>
            </w:r>
            <w:r>
              <w:rPr>
                <w:noProof/>
                <w:webHidden/>
              </w:rPr>
              <w:fldChar w:fldCharType="begin"/>
            </w:r>
            <w:r w:rsidR="00890C73">
              <w:rPr>
                <w:noProof/>
                <w:webHidden/>
              </w:rPr>
              <w:instrText xml:space="preserve"> PAGEREF _Toc421025889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B90D56" w:rsidP="00890C73">
          <w:pPr>
            <w:pStyle w:val="TOC2"/>
            <w:rPr>
              <w:rFonts w:asciiTheme="minorHAnsi" w:hAnsiTheme="minorHAnsi"/>
              <w:noProof/>
              <w:sz w:val="22"/>
            </w:rPr>
          </w:pPr>
          <w:hyperlink w:anchor="_Toc421025890" w:history="1">
            <w:r w:rsidR="00890C73" w:rsidRPr="00382D9A">
              <w:rPr>
                <w:rStyle w:val="Hyperlink"/>
                <w:noProof/>
              </w:rPr>
              <w:t>Definition of FLW in the FBS system</w:t>
            </w:r>
            <w:r w:rsidR="00890C73">
              <w:rPr>
                <w:noProof/>
                <w:webHidden/>
              </w:rPr>
              <w:tab/>
            </w:r>
            <w:r>
              <w:rPr>
                <w:noProof/>
                <w:webHidden/>
              </w:rPr>
              <w:fldChar w:fldCharType="begin"/>
            </w:r>
            <w:r w:rsidR="00890C73">
              <w:rPr>
                <w:noProof/>
                <w:webHidden/>
              </w:rPr>
              <w:instrText xml:space="preserve"> PAGEREF _Toc421025890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B90D56" w:rsidP="00890C73">
          <w:pPr>
            <w:pStyle w:val="TOC2"/>
            <w:rPr>
              <w:rFonts w:asciiTheme="minorHAnsi" w:hAnsiTheme="minorHAnsi"/>
              <w:noProof/>
              <w:sz w:val="22"/>
            </w:rPr>
          </w:pPr>
          <w:hyperlink w:anchor="_Toc421025891" w:history="1">
            <w:r w:rsidR="00890C73" w:rsidRPr="00382D9A">
              <w:rPr>
                <w:rStyle w:val="Hyperlink"/>
                <w:noProof/>
              </w:rPr>
              <w:t>Data availability</w:t>
            </w:r>
            <w:r w:rsidR="00890C73">
              <w:rPr>
                <w:noProof/>
                <w:webHidden/>
              </w:rPr>
              <w:tab/>
            </w:r>
            <w:r>
              <w:rPr>
                <w:noProof/>
                <w:webHidden/>
              </w:rPr>
              <w:fldChar w:fldCharType="begin"/>
            </w:r>
            <w:r w:rsidR="00890C73">
              <w:rPr>
                <w:noProof/>
                <w:webHidden/>
              </w:rPr>
              <w:instrText xml:space="preserve"> PAGEREF _Toc421025891 \h </w:instrText>
            </w:r>
            <w:r>
              <w:rPr>
                <w:noProof/>
                <w:webHidden/>
              </w:rPr>
            </w:r>
            <w:r>
              <w:rPr>
                <w:noProof/>
                <w:webHidden/>
              </w:rPr>
              <w:fldChar w:fldCharType="separate"/>
            </w:r>
            <w:r w:rsidR="00A0291F">
              <w:rPr>
                <w:noProof/>
                <w:webHidden/>
              </w:rPr>
              <w:t>79</w:t>
            </w:r>
            <w:r>
              <w:rPr>
                <w:noProof/>
                <w:webHidden/>
              </w:rPr>
              <w:fldChar w:fldCharType="end"/>
            </w:r>
          </w:hyperlink>
        </w:p>
        <w:p w:rsidR="00890C73" w:rsidRDefault="00B90D56" w:rsidP="00890C73">
          <w:pPr>
            <w:pStyle w:val="TOC2"/>
            <w:rPr>
              <w:rFonts w:asciiTheme="minorHAnsi" w:hAnsiTheme="minorHAnsi"/>
              <w:noProof/>
              <w:sz w:val="22"/>
            </w:rPr>
          </w:pPr>
          <w:hyperlink w:anchor="_Toc421025892" w:history="1">
            <w:r w:rsidR="00890C73" w:rsidRPr="00382D9A">
              <w:rPr>
                <w:rStyle w:val="Hyperlink"/>
                <w:noProof/>
              </w:rPr>
              <w:t>The previous imputation approach</w:t>
            </w:r>
            <w:r w:rsidR="00890C73">
              <w:rPr>
                <w:noProof/>
                <w:webHidden/>
              </w:rPr>
              <w:tab/>
            </w:r>
            <w:r>
              <w:rPr>
                <w:noProof/>
                <w:webHidden/>
              </w:rPr>
              <w:fldChar w:fldCharType="begin"/>
            </w:r>
            <w:r w:rsidR="00890C73">
              <w:rPr>
                <w:noProof/>
                <w:webHidden/>
              </w:rPr>
              <w:instrText xml:space="preserve"> PAGEREF _Toc421025892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B90D56" w:rsidP="00890C73">
          <w:pPr>
            <w:pStyle w:val="TOC2"/>
            <w:rPr>
              <w:rFonts w:asciiTheme="minorHAnsi" w:hAnsiTheme="minorHAnsi"/>
              <w:noProof/>
              <w:sz w:val="22"/>
            </w:rPr>
          </w:pPr>
          <w:hyperlink w:anchor="_Toc421025893" w:history="1">
            <w:r w:rsidR="00890C73" w:rsidRPr="00382D9A">
              <w:rPr>
                <w:rStyle w:val="Hyperlink"/>
                <w:noProof/>
              </w:rPr>
              <w:t>The new imputation approach</w:t>
            </w:r>
            <w:r w:rsidR="00890C73">
              <w:rPr>
                <w:noProof/>
                <w:webHidden/>
              </w:rPr>
              <w:tab/>
            </w:r>
            <w:r>
              <w:rPr>
                <w:noProof/>
                <w:webHidden/>
              </w:rPr>
              <w:fldChar w:fldCharType="begin"/>
            </w:r>
            <w:r w:rsidR="00890C73">
              <w:rPr>
                <w:noProof/>
                <w:webHidden/>
              </w:rPr>
              <w:instrText xml:space="preserve"> PAGEREF _Toc421025893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B90D56" w:rsidP="00890C73">
          <w:pPr>
            <w:pStyle w:val="TOC2"/>
            <w:rPr>
              <w:rFonts w:asciiTheme="minorHAnsi" w:hAnsiTheme="minorHAnsi"/>
              <w:noProof/>
              <w:sz w:val="22"/>
            </w:rPr>
          </w:pPr>
          <w:hyperlink w:anchor="_Toc421025894" w:history="1">
            <w:r w:rsidR="00890C73" w:rsidRPr="00382D9A">
              <w:rPr>
                <w:rStyle w:val="Hyperlink"/>
                <w:noProof/>
              </w:rPr>
              <w:t>The model/estimation procedure</w:t>
            </w:r>
            <w:r w:rsidR="00890C73">
              <w:rPr>
                <w:noProof/>
                <w:webHidden/>
              </w:rPr>
              <w:tab/>
            </w:r>
            <w:r>
              <w:rPr>
                <w:noProof/>
                <w:webHidden/>
              </w:rPr>
              <w:fldChar w:fldCharType="begin"/>
            </w:r>
            <w:r w:rsidR="00890C73">
              <w:rPr>
                <w:noProof/>
                <w:webHidden/>
              </w:rPr>
              <w:instrText xml:space="preserve"> PAGEREF _Toc421025894 \h </w:instrText>
            </w:r>
            <w:r>
              <w:rPr>
                <w:noProof/>
                <w:webHidden/>
              </w:rPr>
            </w:r>
            <w:r>
              <w:rPr>
                <w:noProof/>
                <w:webHidden/>
              </w:rPr>
              <w:fldChar w:fldCharType="separate"/>
            </w:r>
            <w:r w:rsidR="00A0291F">
              <w:rPr>
                <w:noProof/>
                <w:webHidden/>
              </w:rPr>
              <w:t>81</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895" w:history="1">
            <w:r w:rsidR="00890C73" w:rsidRPr="00382D9A">
              <w:rPr>
                <w:rStyle w:val="Hyperlink"/>
                <w:noProof/>
              </w:rPr>
              <w:t>Seed use</w:t>
            </w:r>
            <w:r w:rsidR="00890C73">
              <w:rPr>
                <w:noProof/>
                <w:webHidden/>
              </w:rPr>
              <w:tab/>
            </w:r>
            <w:r>
              <w:rPr>
                <w:noProof/>
                <w:webHidden/>
              </w:rPr>
              <w:fldChar w:fldCharType="begin"/>
            </w:r>
            <w:r w:rsidR="00890C73">
              <w:rPr>
                <w:noProof/>
                <w:webHidden/>
              </w:rPr>
              <w:instrText xml:space="preserve"> PAGEREF _Toc421025895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B90D56" w:rsidP="00890C73">
          <w:pPr>
            <w:pStyle w:val="TOC2"/>
            <w:rPr>
              <w:rFonts w:asciiTheme="minorHAnsi" w:hAnsiTheme="minorHAnsi"/>
              <w:noProof/>
              <w:sz w:val="22"/>
            </w:rPr>
          </w:pPr>
          <w:hyperlink w:anchor="_Toc421025896" w:history="1">
            <w:r w:rsidR="00890C73" w:rsidRPr="00382D9A">
              <w:rPr>
                <w:rStyle w:val="Hyperlink"/>
                <w:noProof/>
              </w:rPr>
              <w:t>A brief review of the existing approach</w:t>
            </w:r>
            <w:r w:rsidR="00890C73">
              <w:rPr>
                <w:noProof/>
                <w:webHidden/>
              </w:rPr>
              <w:tab/>
            </w:r>
            <w:r>
              <w:rPr>
                <w:noProof/>
                <w:webHidden/>
              </w:rPr>
              <w:fldChar w:fldCharType="begin"/>
            </w:r>
            <w:r w:rsidR="00890C73">
              <w:rPr>
                <w:noProof/>
                <w:webHidden/>
              </w:rPr>
              <w:instrText xml:space="preserve"> PAGEREF _Toc421025896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B90D56" w:rsidP="00890C73">
          <w:pPr>
            <w:pStyle w:val="TOC2"/>
            <w:rPr>
              <w:rFonts w:asciiTheme="minorHAnsi" w:hAnsiTheme="minorHAnsi"/>
              <w:noProof/>
              <w:sz w:val="22"/>
            </w:rPr>
          </w:pPr>
          <w:hyperlink w:anchor="_Toc421025897" w:history="1">
            <w:r w:rsidR="00890C73" w:rsidRPr="00382D9A">
              <w:rPr>
                <w:rStyle w:val="Hyperlink"/>
                <w:noProof/>
              </w:rPr>
              <w:t>Seed rates</w:t>
            </w:r>
            <w:r w:rsidR="00890C73">
              <w:rPr>
                <w:noProof/>
                <w:webHidden/>
              </w:rPr>
              <w:tab/>
            </w:r>
            <w:r>
              <w:rPr>
                <w:noProof/>
                <w:webHidden/>
              </w:rPr>
              <w:fldChar w:fldCharType="begin"/>
            </w:r>
            <w:r w:rsidR="00890C73">
              <w:rPr>
                <w:noProof/>
                <w:webHidden/>
              </w:rPr>
              <w:instrText xml:space="preserve"> PAGEREF _Toc421025897 \h </w:instrText>
            </w:r>
            <w:r>
              <w:rPr>
                <w:noProof/>
                <w:webHidden/>
              </w:rPr>
            </w:r>
            <w:r>
              <w:rPr>
                <w:noProof/>
                <w:webHidden/>
              </w:rPr>
              <w:fldChar w:fldCharType="separate"/>
            </w:r>
            <w:r w:rsidR="00A0291F">
              <w:rPr>
                <w:noProof/>
                <w:webHidden/>
              </w:rPr>
              <w:t>83</w:t>
            </w:r>
            <w:r>
              <w:rPr>
                <w:noProof/>
                <w:webHidden/>
              </w:rPr>
              <w:fldChar w:fldCharType="end"/>
            </w:r>
          </w:hyperlink>
        </w:p>
        <w:p w:rsidR="00890C73" w:rsidRDefault="00B90D56" w:rsidP="00890C73">
          <w:pPr>
            <w:pStyle w:val="TOC2"/>
            <w:rPr>
              <w:rFonts w:asciiTheme="minorHAnsi" w:hAnsiTheme="minorHAnsi"/>
              <w:noProof/>
              <w:sz w:val="22"/>
            </w:rPr>
          </w:pPr>
          <w:hyperlink w:anchor="_Toc421025898" w:history="1">
            <w:r w:rsidR="00890C73" w:rsidRPr="00382D9A">
              <w:rPr>
                <w:rStyle w:val="Hyperlink"/>
                <w:noProof/>
              </w:rPr>
              <w:t>The new imputation approach</w:t>
            </w:r>
            <w:r w:rsidR="00890C73">
              <w:rPr>
                <w:noProof/>
                <w:webHidden/>
              </w:rPr>
              <w:tab/>
            </w:r>
            <w:r>
              <w:rPr>
                <w:noProof/>
                <w:webHidden/>
              </w:rPr>
              <w:fldChar w:fldCharType="begin"/>
            </w:r>
            <w:r w:rsidR="00890C73">
              <w:rPr>
                <w:noProof/>
                <w:webHidden/>
              </w:rPr>
              <w:instrText xml:space="preserve"> PAGEREF _Toc421025898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B90D56" w:rsidP="00890C73">
          <w:pPr>
            <w:pStyle w:val="TOC2"/>
            <w:rPr>
              <w:rFonts w:asciiTheme="minorHAnsi" w:hAnsiTheme="minorHAnsi"/>
              <w:noProof/>
              <w:sz w:val="22"/>
            </w:rPr>
          </w:pPr>
          <w:hyperlink w:anchor="_Toc421025899" w:history="1">
            <w:r w:rsidR="00890C73" w:rsidRPr="00382D9A">
              <w:rPr>
                <w:rStyle w:val="Hyperlink"/>
                <w:noProof/>
              </w:rPr>
              <w:t>Imputation of Area Sown</w:t>
            </w:r>
            <w:r w:rsidR="00890C73">
              <w:rPr>
                <w:noProof/>
                <w:webHidden/>
              </w:rPr>
              <w:tab/>
            </w:r>
            <w:r>
              <w:rPr>
                <w:noProof/>
                <w:webHidden/>
              </w:rPr>
              <w:fldChar w:fldCharType="begin"/>
            </w:r>
            <w:r w:rsidR="00890C73">
              <w:rPr>
                <w:noProof/>
                <w:webHidden/>
              </w:rPr>
              <w:instrText xml:space="preserve"> PAGEREF _Toc421025899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B90D56" w:rsidP="00890C73">
          <w:pPr>
            <w:pStyle w:val="TOC2"/>
            <w:rPr>
              <w:rFonts w:asciiTheme="minorHAnsi" w:hAnsiTheme="minorHAnsi"/>
              <w:noProof/>
              <w:sz w:val="22"/>
            </w:rPr>
          </w:pPr>
          <w:hyperlink w:anchor="_Toc421025900" w:history="1">
            <w:r w:rsidR="00890C73" w:rsidRPr="00382D9A">
              <w:rPr>
                <w:rStyle w:val="Hyperlink"/>
                <w:noProof/>
              </w:rPr>
              <w:t>Imputation of Seed</w:t>
            </w:r>
            <w:r w:rsidR="00890C73">
              <w:rPr>
                <w:noProof/>
                <w:webHidden/>
              </w:rPr>
              <w:tab/>
            </w:r>
            <w:r>
              <w:rPr>
                <w:noProof/>
                <w:webHidden/>
              </w:rPr>
              <w:fldChar w:fldCharType="begin"/>
            </w:r>
            <w:r w:rsidR="00890C73">
              <w:rPr>
                <w:noProof/>
                <w:webHidden/>
              </w:rPr>
              <w:instrText xml:space="preserve"> PAGEREF _Toc421025900 \h </w:instrText>
            </w:r>
            <w:r>
              <w:rPr>
                <w:noProof/>
                <w:webHidden/>
              </w:rPr>
            </w:r>
            <w:r>
              <w:rPr>
                <w:noProof/>
                <w:webHidden/>
              </w:rPr>
              <w:fldChar w:fldCharType="separate"/>
            </w:r>
            <w:r w:rsidR="00A0291F">
              <w:rPr>
                <w:noProof/>
                <w:webHidden/>
              </w:rPr>
              <w:t>84</w:t>
            </w:r>
            <w:r>
              <w:rPr>
                <w:noProof/>
                <w:webHidden/>
              </w:rPr>
              <w:fldChar w:fldCharType="end"/>
            </w:r>
          </w:hyperlink>
        </w:p>
        <w:p w:rsidR="00890C73" w:rsidRDefault="00B90D56">
          <w:pPr>
            <w:pStyle w:val="TOC1"/>
            <w:tabs>
              <w:tab w:val="right" w:leader="dot" w:pos="9350"/>
            </w:tabs>
            <w:rPr>
              <w:rFonts w:asciiTheme="minorHAnsi" w:hAnsiTheme="minorHAnsi"/>
              <w:noProof/>
              <w:sz w:val="22"/>
            </w:rPr>
          </w:pPr>
          <w:hyperlink w:anchor="_Toc421025901" w:history="1">
            <w:r w:rsidR="00890C73" w:rsidRPr="00382D9A">
              <w:rPr>
                <w:rStyle w:val="Hyperlink"/>
                <w:noProof/>
              </w:rPr>
              <w:t>Classifications</w:t>
            </w:r>
            <w:r w:rsidR="00890C73">
              <w:rPr>
                <w:noProof/>
                <w:webHidden/>
              </w:rPr>
              <w:tab/>
            </w:r>
            <w:r>
              <w:rPr>
                <w:noProof/>
                <w:webHidden/>
              </w:rPr>
              <w:fldChar w:fldCharType="begin"/>
            </w:r>
            <w:r w:rsidR="00890C73">
              <w:rPr>
                <w:noProof/>
                <w:webHidden/>
              </w:rPr>
              <w:instrText xml:space="preserve"> PAGEREF _Toc421025901 \h </w:instrText>
            </w:r>
            <w:r>
              <w:rPr>
                <w:noProof/>
                <w:webHidden/>
              </w:rPr>
            </w:r>
            <w:r>
              <w:rPr>
                <w:noProof/>
                <w:webHidden/>
              </w:rPr>
              <w:fldChar w:fldCharType="separate"/>
            </w:r>
            <w:r w:rsidR="00A0291F">
              <w:rPr>
                <w:noProof/>
                <w:webHidden/>
              </w:rPr>
              <w:t>86</w:t>
            </w:r>
            <w:r>
              <w:rPr>
                <w:noProof/>
                <w:webHidden/>
              </w:rPr>
              <w:fldChar w:fldCharType="end"/>
            </w:r>
          </w:hyperlink>
        </w:p>
        <w:p w:rsidR="00890C73" w:rsidRDefault="00B90D56" w:rsidP="00890C73">
          <w:pPr>
            <w:pStyle w:val="TOC2"/>
            <w:rPr>
              <w:rFonts w:asciiTheme="minorHAnsi" w:hAnsiTheme="minorHAnsi"/>
              <w:noProof/>
              <w:sz w:val="22"/>
            </w:rPr>
          </w:pPr>
          <w:hyperlink w:anchor="_Toc421025902" w:history="1">
            <w:r w:rsidR="00890C73" w:rsidRPr="00382D9A">
              <w:rPr>
                <w:rStyle w:val="Hyperlink"/>
                <w:noProof/>
              </w:rPr>
              <w:t>CPC implementation in the new SWS (production domain)</w:t>
            </w:r>
            <w:r w:rsidR="00890C73">
              <w:rPr>
                <w:noProof/>
                <w:webHidden/>
              </w:rPr>
              <w:tab/>
            </w:r>
            <w:r>
              <w:rPr>
                <w:noProof/>
                <w:webHidden/>
              </w:rPr>
              <w:fldChar w:fldCharType="begin"/>
            </w:r>
            <w:r w:rsidR="00890C73">
              <w:rPr>
                <w:noProof/>
                <w:webHidden/>
              </w:rPr>
              <w:instrText xml:space="preserve"> PAGEREF _Toc421025902 \h </w:instrText>
            </w:r>
            <w:r>
              <w:rPr>
                <w:noProof/>
                <w:webHidden/>
              </w:rPr>
            </w:r>
            <w:r>
              <w:rPr>
                <w:noProof/>
                <w:webHidden/>
              </w:rPr>
              <w:fldChar w:fldCharType="separate"/>
            </w:r>
            <w:r w:rsidR="00A0291F">
              <w:rPr>
                <w:noProof/>
                <w:webHidden/>
              </w:rPr>
              <w:t>90</w:t>
            </w:r>
            <w:r>
              <w:rPr>
                <w:noProof/>
                <w:webHidden/>
              </w:rPr>
              <w:fldChar w:fldCharType="end"/>
            </w:r>
          </w:hyperlink>
        </w:p>
        <w:p w:rsidR="00890C73" w:rsidRDefault="00B90D56" w:rsidP="00890C73">
          <w:pPr>
            <w:pStyle w:val="TOC2"/>
            <w:rPr>
              <w:rFonts w:asciiTheme="minorHAnsi" w:hAnsiTheme="minorHAnsi"/>
              <w:noProof/>
              <w:sz w:val="22"/>
            </w:rPr>
          </w:pPr>
          <w:hyperlink w:anchor="_Toc421025903" w:history="1">
            <w:r w:rsidR="00890C73" w:rsidRPr="00382D9A">
              <w:rPr>
                <w:rStyle w:val="Hyperlink"/>
                <w:noProof/>
              </w:rPr>
              <w:t>CPC implementation in the new SWS (SUA/FBS)</w:t>
            </w:r>
            <w:r w:rsidR="00890C73">
              <w:rPr>
                <w:noProof/>
                <w:webHidden/>
              </w:rPr>
              <w:tab/>
            </w:r>
            <w:r>
              <w:rPr>
                <w:noProof/>
                <w:webHidden/>
              </w:rPr>
              <w:fldChar w:fldCharType="begin"/>
            </w:r>
            <w:r w:rsidR="00890C73">
              <w:rPr>
                <w:noProof/>
                <w:webHidden/>
              </w:rPr>
              <w:instrText xml:space="preserve"> PAGEREF _Toc421025903 \h </w:instrText>
            </w:r>
            <w:r>
              <w:rPr>
                <w:noProof/>
                <w:webHidden/>
              </w:rPr>
            </w:r>
            <w:r>
              <w:rPr>
                <w:noProof/>
                <w:webHidden/>
              </w:rPr>
              <w:fldChar w:fldCharType="separate"/>
            </w:r>
            <w:r w:rsidR="00A0291F">
              <w:rPr>
                <w:noProof/>
                <w:webHidden/>
              </w:rPr>
              <w:t>92</w:t>
            </w:r>
            <w:r>
              <w:rPr>
                <w:noProof/>
                <w:webHidden/>
              </w:rPr>
              <w:fldChar w:fldCharType="end"/>
            </w:r>
          </w:hyperlink>
        </w:p>
        <w:p w:rsidR="00890C73" w:rsidRDefault="00B90D56" w:rsidP="00890C73">
          <w:pPr>
            <w:pStyle w:val="TOC2"/>
            <w:rPr>
              <w:rFonts w:asciiTheme="minorHAnsi" w:hAnsiTheme="minorHAnsi"/>
              <w:noProof/>
              <w:sz w:val="22"/>
            </w:rPr>
          </w:pPr>
          <w:hyperlink w:anchor="_Toc421025904" w:history="1">
            <w:r w:rsidR="00890C73" w:rsidRPr="00382D9A">
              <w:rPr>
                <w:rStyle w:val="Hyperlink"/>
                <w:noProof/>
              </w:rPr>
              <w:t>Open questions for the new SWS</w:t>
            </w:r>
            <w:r w:rsidR="00890C73">
              <w:rPr>
                <w:noProof/>
                <w:webHidden/>
              </w:rPr>
              <w:tab/>
            </w:r>
            <w:r>
              <w:rPr>
                <w:noProof/>
                <w:webHidden/>
              </w:rPr>
              <w:fldChar w:fldCharType="begin"/>
            </w:r>
            <w:r w:rsidR="00890C73">
              <w:rPr>
                <w:noProof/>
                <w:webHidden/>
              </w:rPr>
              <w:instrText xml:space="preserve"> PAGEREF _Toc421025904 \h </w:instrText>
            </w:r>
            <w:r>
              <w:rPr>
                <w:noProof/>
                <w:webHidden/>
              </w:rPr>
            </w:r>
            <w:r>
              <w:rPr>
                <w:noProof/>
                <w:webHidden/>
              </w:rPr>
              <w:fldChar w:fldCharType="separate"/>
            </w:r>
            <w:r w:rsidR="00A0291F">
              <w:rPr>
                <w:noProof/>
                <w:webHidden/>
              </w:rPr>
              <w:t>95</w:t>
            </w:r>
            <w:r>
              <w:rPr>
                <w:noProof/>
                <w:webHidden/>
              </w:rPr>
              <w:fldChar w:fldCharType="end"/>
            </w:r>
          </w:hyperlink>
        </w:p>
        <w:p w:rsidR="002D4DFE" w:rsidRDefault="00B90D56">
          <w:r>
            <w:rPr>
              <w:b/>
              <w:bCs/>
              <w:noProof/>
            </w:rPr>
            <w:fldChar w:fldCharType="end"/>
          </w:r>
        </w:p>
      </w:sdtContent>
    </w:sdt>
    <w:p w:rsidR="00EC5B2F" w:rsidRPr="00ED69FB" w:rsidRDefault="00EC5B2F">
      <w:pPr>
        <w:rPr>
          <w:rFonts w:cs="Times New Roman"/>
          <w:color w:val="000000" w:themeColor="text1"/>
        </w:rPr>
      </w:pPr>
      <w:r w:rsidRPr="00ED69FB">
        <w:rPr>
          <w:rFonts w:cs="Times New Roman"/>
          <w:color w:val="000000" w:themeColor="text1"/>
        </w:rPr>
        <w:br w:type="page"/>
      </w:r>
    </w:p>
    <w:p w:rsidR="002A3DD0" w:rsidRPr="00ED69FB" w:rsidRDefault="00EC5B2F" w:rsidP="00EC5B2F">
      <w:pPr>
        <w:pStyle w:val="Heading1"/>
        <w:rPr>
          <w:color w:val="000000" w:themeColor="text1"/>
        </w:rPr>
      </w:pPr>
      <w:bookmarkStart w:id="0" w:name="_Toc421025831"/>
      <w:r w:rsidRPr="00ED69FB">
        <w:rPr>
          <w:color w:val="000000" w:themeColor="text1"/>
        </w:rPr>
        <w:lastRenderedPageBreak/>
        <w:t>List</w:t>
      </w:r>
      <w:r w:rsidR="002A3DD0" w:rsidRPr="00ED69FB">
        <w:rPr>
          <w:color w:val="000000" w:themeColor="text1"/>
        </w:rPr>
        <w:t xml:space="preserve"> of Figures</w:t>
      </w:r>
      <w:bookmarkEnd w:id="0"/>
    </w:p>
    <w:p w:rsidR="002A3DD0" w:rsidRPr="00ED69FB" w:rsidRDefault="002A3DD0" w:rsidP="002A3DD0">
      <w:pPr>
        <w:rPr>
          <w:color w:val="000000" w:themeColor="text1"/>
        </w:rPr>
      </w:pPr>
    </w:p>
    <w:p w:rsidR="00010C92" w:rsidRDefault="00B90D56">
      <w:pPr>
        <w:pStyle w:val="TableofFigures"/>
        <w:tabs>
          <w:tab w:val="right" w:leader="dot" w:pos="9350"/>
        </w:tabs>
        <w:rPr>
          <w:rFonts w:asciiTheme="minorHAnsi" w:hAnsiTheme="minorHAnsi"/>
          <w:noProof/>
          <w:sz w:val="22"/>
        </w:rPr>
      </w:pPr>
      <w:r w:rsidRPr="00ED69FB">
        <w:rPr>
          <w:rFonts w:cs="Times New Roman"/>
          <w:color w:val="000000" w:themeColor="text1"/>
        </w:rPr>
        <w:fldChar w:fldCharType="begin"/>
      </w:r>
      <w:r w:rsidR="002A3DD0" w:rsidRPr="00ED69FB">
        <w:rPr>
          <w:rFonts w:cs="Times New Roman"/>
          <w:color w:val="000000" w:themeColor="text1"/>
        </w:rPr>
        <w:instrText xml:space="preserve"> TOC \h \z \c "Figure" </w:instrText>
      </w:r>
      <w:r w:rsidRPr="00ED69FB">
        <w:rPr>
          <w:rFonts w:cs="Times New Roman"/>
          <w:color w:val="000000" w:themeColor="text1"/>
        </w:rPr>
        <w:fldChar w:fldCharType="separate"/>
      </w:r>
      <w:hyperlink w:anchor="_Toc421026207" w:history="1">
        <w:r w:rsidR="00010C92" w:rsidRPr="00616506">
          <w:rPr>
            <w:rStyle w:val="Hyperlink"/>
            <w:rFonts w:cs="Times New Roman"/>
            <w:noProof/>
          </w:rPr>
          <w:t>Figure 1: From distributions to measurement errors, using central limit theorem.</w:t>
        </w:r>
        <w:r w:rsidR="00010C92">
          <w:rPr>
            <w:noProof/>
            <w:webHidden/>
          </w:rPr>
          <w:tab/>
        </w:r>
        <w:r>
          <w:rPr>
            <w:noProof/>
            <w:webHidden/>
          </w:rPr>
          <w:fldChar w:fldCharType="begin"/>
        </w:r>
        <w:r w:rsidR="00010C92">
          <w:rPr>
            <w:noProof/>
            <w:webHidden/>
          </w:rPr>
          <w:instrText xml:space="preserve"> PAGEREF _Toc421026207 \h </w:instrText>
        </w:r>
        <w:r>
          <w:rPr>
            <w:noProof/>
            <w:webHidden/>
          </w:rPr>
        </w:r>
        <w:r>
          <w:rPr>
            <w:noProof/>
            <w:webHidden/>
          </w:rPr>
          <w:fldChar w:fldCharType="separate"/>
        </w:r>
        <w:r w:rsidR="00A0291F">
          <w:rPr>
            <w:noProof/>
            <w:webHidden/>
          </w:rPr>
          <w:t>12</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08" w:history="1">
        <w:r w:rsidR="00010C92" w:rsidRPr="00616506">
          <w:rPr>
            <w:rStyle w:val="Hyperlink"/>
            <w:rFonts w:cs="Times New Roman"/>
            <w:noProof/>
          </w:rPr>
          <w:t>Figure 2: US wheat, unbalanced (top pane), balanced (bottom pane)</w:t>
        </w:r>
        <w:r w:rsidR="00010C92">
          <w:rPr>
            <w:noProof/>
            <w:webHidden/>
          </w:rPr>
          <w:tab/>
        </w:r>
        <w:r>
          <w:rPr>
            <w:noProof/>
            <w:webHidden/>
          </w:rPr>
          <w:fldChar w:fldCharType="begin"/>
        </w:r>
        <w:r w:rsidR="00010C92">
          <w:rPr>
            <w:noProof/>
            <w:webHidden/>
          </w:rPr>
          <w:instrText xml:space="preserve"> PAGEREF _Toc421026208 \h </w:instrText>
        </w:r>
        <w:r>
          <w:rPr>
            <w:noProof/>
            <w:webHidden/>
          </w:rPr>
        </w:r>
        <w:r>
          <w:rPr>
            <w:noProof/>
            <w:webHidden/>
          </w:rPr>
          <w:fldChar w:fldCharType="separate"/>
        </w:r>
        <w:r w:rsidR="00A0291F">
          <w:rPr>
            <w:noProof/>
            <w:webHidden/>
          </w:rPr>
          <w:t>15</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09" w:history="1">
        <w:r w:rsidR="00010C92" w:rsidRPr="00616506">
          <w:rPr>
            <w:rStyle w:val="Hyperlink"/>
            <w:noProof/>
          </w:rPr>
          <w:t>Figure 3: Standardization of wheat, processing flows</w:t>
        </w:r>
        <w:r w:rsidR="00010C92">
          <w:rPr>
            <w:noProof/>
            <w:webHidden/>
          </w:rPr>
          <w:tab/>
        </w:r>
        <w:r>
          <w:rPr>
            <w:noProof/>
            <w:webHidden/>
          </w:rPr>
          <w:fldChar w:fldCharType="begin"/>
        </w:r>
        <w:r w:rsidR="00010C92">
          <w:rPr>
            <w:noProof/>
            <w:webHidden/>
          </w:rPr>
          <w:instrText xml:space="preserve"> PAGEREF _Toc421026209 \h </w:instrText>
        </w:r>
        <w:r>
          <w:rPr>
            <w:noProof/>
            <w:webHidden/>
          </w:rPr>
        </w:r>
        <w:r>
          <w:rPr>
            <w:noProof/>
            <w:webHidden/>
          </w:rPr>
          <w:fldChar w:fldCharType="separate"/>
        </w:r>
        <w:r w:rsidR="00A0291F">
          <w:rPr>
            <w:noProof/>
            <w:webHidden/>
          </w:rPr>
          <w:t>23</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0" w:history="1">
        <w:r w:rsidR="00010C92" w:rsidRPr="00616506">
          <w:rPr>
            <w:rStyle w:val="Hyperlink"/>
            <w:rFonts w:cs="Times New Roman"/>
            <w:noProof/>
          </w:rPr>
          <w:t>Figure 4: Standardization and negative utilization</w:t>
        </w:r>
        <w:r w:rsidR="00010C92">
          <w:rPr>
            <w:noProof/>
            <w:webHidden/>
          </w:rPr>
          <w:tab/>
        </w:r>
        <w:r>
          <w:rPr>
            <w:noProof/>
            <w:webHidden/>
          </w:rPr>
          <w:fldChar w:fldCharType="begin"/>
        </w:r>
        <w:r w:rsidR="00010C92">
          <w:rPr>
            <w:noProof/>
            <w:webHidden/>
          </w:rPr>
          <w:instrText xml:space="preserve"> PAGEREF _Toc421026210 \h </w:instrText>
        </w:r>
        <w:r>
          <w:rPr>
            <w:noProof/>
            <w:webHidden/>
          </w:rPr>
        </w:r>
        <w:r>
          <w:rPr>
            <w:noProof/>
            <w:webHidden/>
          </w:rPr>
          <w:fldChar w:fldCharType="separate"/>
        </w:r>
        <w:r w:rsidR="00A0291F">
          <w:rPr>
            <w:noProof/>
            <w:webHidden/>
          </w:rPr>
          <w:t>24</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1" w:history="1">
        <w:r w:rsidR="00010C92" w:rsidRPr="00616506">
          <w:rPr>
            <w:rStyle w:val="Hyperlink"/>
            <w:noProof/>
          </w:rPr>
          <w:t>Figure 5: Imputation methods and results</w:t>
        </w:r>
        <w:r w:rsidR="00010C92">
          <w:rPr>
            <w:noProof/>
            <w:webHidden/>
          </w:rPr>
          <w:tab/>
        </w:r>
        <w:r>
          <w:rPr>
            <w:noProof/>
            <w:webHidden/>
          </w:rPr>
          <w:fldChar w:fldCharType="begin"/>
        </w:r>
        <w:r w:rsidR="00010C92">
          <w:rPr>
            <w:noProof/>
            <w:webHidden/>
          </w:rPr>
          <w:instrText xml:space="preserve"> PAGEREF _Toc421026211 \h </w:instrText>
        </w:r>
        <w:r>
          <w:rPr>
            <w:noProof/>
            <w:webHidden/>
          </w:rPr>
        </w:r>
        <w:r>
          <w:rPr>
            <w:noProof/>
            <w:webHidden/>
          </w:rPr>
          <w:fldChar w:fldCharType="separate"/>
        </w:r>
        <w:r w:rsidR="00A0291F">
          <w:rPr>
            <w:noProof/>
            <w:webHidden/>
          </w:rPr>
          <w:t>36</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2" w:history="1">
        <w:r w:rsidR="00010C92" w:rsidRPr="00616506">
          <w:rPr>
            <w:rStyle w:val="Hyperlink"/>
            <w:rFonts w:cs="Times New Roman"/>
            <w:noProof/>
          </w:rPr>
          <w:t>Figure 6: Trade processing, work flows</w:t>
        </w:r>
        <w:r w:rsidR="00010C92">
          <w:rPr>
            <w:noProof/>
            <w:webHidden/>
          </w:rPr>
          <w:tab/>
        </w:r>
        <w:r>
          <w:rPr>
            <w:noProof/>
            <w:webHidden/>
          </w:rPr>
          <w:fldChar w:fldCharType="begin"/>
        </w:r>
        <w:r w:rsidR="00010C92">
          <w:rPr>
            <w:noProof/>
            <w:webHidden/>
          </w:rPr>
          <w:instrText xml:space="preserve"> PAGEREF _Toc421026212 \h </w:instrText>
        </w:r>
        <w:r>
          <w:rPr>
            <w:noProof/>
            <w:webHidden/>
          </w:rPr>
        </w:r>
        <w:r>
          <w:rPr>
            <w:noProof/>
            <w:webHidden/>
          </w:rPr>
          <w:fldChar w:fldCharType="separate"/>
        </w:r>
        <w:r w:rsidR="00A0291F">
          <w:rPr>
            <w:noProof/>
            <w:webHidden/>
          </w:rPr>
          <w:t>40</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3" w:history="1">
        <w:r w:rsidR="00010C92" w:rsidRPr="00616506">
          <w:rPr>
            <w:rStyle w:val="Hyperlink"/>
            <w:noProof/>
          </w:rPr>
          <w:t>Figure 7: Calculation of unit values based on trading partners</w:t>
        </w:r>
        <w:r w:rsidR="00010C92">
          <w:rPr>
            <w:noProof/>
            <w:webHidden/>
          </w:rPr>
          <w:tab/>
        </w:r>
        <w:r>
          <w:rPr>
            <w:noProof/>
            <w:webHidden/>
          </w:rPr>
          <w:fldChar w:fldCharType="begin"/>
        </w:r>
        <w:r w:rsidR="00010C92">
          <w:rPr>
            <w:noProof/>
            <w:webHidden/>
          </w:rPr>
          <w:instrText xml:space="preserve"> PAGEREF _Toc421026213 \h </w:instrText>
        </w:r>
        <w:r>
          <w:rPr>
            <w:noProof/>
            <w:webHidden/>
          </w:rPr>
        </w:r>
        <w:r>
          <w:rPr>
            <w:noProof/>
            <w:webHidden/>
          </w:rPr>
          <w:fldChar w:fldCharType="separate"/>
        </w:r>
        <w:r w:rsidR="00A0291F">
          <w:rPr>
            <w:noProof/>
            <w:webHidden/>
          </w:rPr>
          <w:t>42</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8" w:anchor="_Toc421026214" w:history="1">
        <w:r w:rsidR="00010C92" w:rsidRPr="00616506">
          <w:rPr>
            <w:rStyle w:val="Hyperlink"/>
            <w:noProof/>
          </w:rPr>
          <w:t>Figure 8: Reliability index calculation</w:t>
        </w:r>
        <w:r w:rsidR="00010C92">
          <w:rPr>
            <w:noProof/>
            <w:webHidden/>
          </w:rPr>
          <w:tab/>
        </w:r>
        <w:r>
          <w:rPr>
            <w:noProof/>
            <w:webHidden/>
          </w:rPr>
          <w:fldChar w:fldCharType="begin"/>
        </w:r>
        <w:r w:rsidR="00010C92">
          <w:rPr>
            <w:noProof/>
            <w:webHidden/>
          </w:rPr>
          <w:instrText xml:space="preserve"> PAGEREF _Toc421026214 \h </w:instrText>
        </w:r>
        <w:r>
          <w:rPr>
            <w:noProof/>
            <w:webHidden/>
          </w:rPr>
        </w:r>
        <w:r>
          <w:rPr>
            <w:noProof/>
            <w:webHidden/>
          </w:rPr>
          <w:fldChar w:fldCharType="separate"/>
        </w:r>
        <w:r w:rsidR="00A0291F">
          <w:rPr>
            <w:noProof/>
            <w:webHidden/>
          </w:rPr>
          <w:t>44</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5" w:history="1">
        <w:r w:rsidR="00010C92" w:rsidRPr="00616506">
          <w:rPr>
            <w:rStyle w:val="Hyperlink"/>
            <w:rFonts w:cs="Times New Roman"/>
            <w:noProof/>
          </w:rPr>
          <w:t>Figure 9: Bounded uniform distribution with a zero mean</w:t>
        </w:r>
        <w:r w:rsidR="00010C92">
          <w:rPr>
            <w:noProof/>
            <w:webHidden/>
          </w:rPr>
          <w:tab/>
        </w:r>
        <w:r>
          <w:rPr>
            <w:noProof/>
            <w:webHidden/>
          </w:rPr>
          <w:fldChar w:fldCharType="begin"/>
        </w:r>
        <w:r w:rsidR="00010C92">
          <w:rPr>
            <w:noProof/>
            <w:webHidden/>
          </w:rPr>
          <w:instrText xml:space="preserve"> PAGEREF _Toc421026215 \h </w:instrText>
        </w:r>
        <w:r>
          <w:rPr>
            <w:noProof/>
            <w:webHidden/>
          </w:rPr>
        </w:r>
        <w:r>
          <w:rPr>
            <w:noProof/>
            <w:webHidden/>
          </w:rPr>
          <w:fldChar w:fldCharType="separate"/>
        </w:r>
        <w:r w:rsidR="00A0291F">
          <w:rPr>
            <w:noProof/>
            <w:webHidden/>
          </w:rPr>
          <w:t>46</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6" w:history="1">
        <w:r w:rsidR="00010C92" w:rsidRPr="00616506">
          <w:rPr>
            <w:rStyle w:val="Hyperlink"/>
            <w:rFonts w:cs="Times New Roman"/>
            <w:noProof/>
          </w:rPr>
          <w:t>Figure 10: Distribution of year-to-year changes in US wheat stocks</w:t>
        </w:r>
        <w:r w:rsidR="00010C92">
          <w:rPr>
            <w:noProof/>
            <w:webHidden/>
          </w:rPr>
          <w:tab/>
        </w:r>
        <w:r>
          <w:rPr>
            <w:noProof/>
            <w:webHidden/>
          </w:rPr>
          <w:fldChar w:fldCharType="begin"/>
        </w:r>
        <w:r w:rsidR="00010C92">
          <w:rPr>
            <w:noProof/>
            <w:webHidden/>
          </w:rPr>
          <w:instrText xml:space="preserve"> PAGEREF _Toc421026216 \h </w:instrText>
        </w:r>
        <w:r>
          <w:rPr>
            <w:noProof/>
            <w:webHidden/>
          </w:rPr>
        </w:r>
        <w:r>
          <w:rPr>
            <w:noProof/>
            <w:webHidden/>
          </w:rPr>
          <w:fldChar w:fldCharType="separate"/>
        </w:r>
        <w:r w:rsidR="00A0291F">
          <w:rPr>
            <w:noProof/>
            <w:webHidden/>
          </w:rPr>
          <w:t>47</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9" w:anchor="_Toc421026217" w:history="1">
        <w:r w:rsidR="00010C92" w:rsidRPr="00616506">
          <w:rPr>
            <w:rStyle w:val="Hyperlink"/>
            <w:noProof/>
          </w:rPr>
          <w:t xml:space="preserve">Figure 11: </w:t>
        </w:r>
        <w:r w:rsidR="00010C92" w:rsidRPr="00616506">
          <w:rPr>
            <w:rStyle w:val="Hyperlink"/>
            <w:rFonts w:cs="Times New Roman"/>
            <w:noProof/>
          </w:rPr>
          <w:t>Changes in US maize stocks, ordered by magnitude of y-2-y change</w:t>
        </w:r>
        <w:r w:rsidR="00010C92">
          <w:rPr>
            <w:noProof/>
            <w:webHidden/>
          </w:rPr>
          <w:tab/>
        </w:r>
        <w:r>
          <w:rPr>
            <w:noProof/>
            <w:webHidden/>
          </w:rPr>
          <w:fldChar w:fldCharType="begin"/>
        </w:r>
        <w:r w:rsidR="00010C92">
          <w:rPr>
            <w:noProof/>
            <w:webHidden/>
          </w:rPr>
          <w:instrText xml:space="preserve"> PAGEREF _Toc421026217 \h </w:instrText>
        </w:r>
        <w:r>
          <w:rPr>
            <w:noProof/>
            <w:webHidden/>
          </w:rPr>
        </w:r>
        <w:r>
          <w:rPr>
            <w:noProof/>
            <w:webHidden/>
          </w:rPr>
          <w:fldChar w:fldCharType="separate"/>
        </w:r>
        <w:r w:rsidR="00A0291F">
          <w:rPr>
            <w:noProof/>
            <w:webHidden/>
          </w:rPr>
          <w:t>48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10" w:anchor="_Toc421026218" w:history="1">
        <w:r w:rsidR="00010C92" w:rsidRPr="00616506">
          <w:rPr>
            <w:rStyle w:val="Hyperlink"/>
            <w:noProof/>
          </w:rPr>
          <w:t xml:space="preserve">Figure 12: </w:t>
        </w:r>
        <w:r w:rsidR="00010C92" w:rsidRPr="00616506">
          <w:rPr>
            <w:rStyle w:val="Hyperlink"/>
            <w:rFonts w:cs="Times New Roman"/>
            <w:noProof/>
          </w:rPr>
          <w:t>Changes in US wheat stocks, ordered by magnitude of y-2-y change</w:t>
        </w:r>
        <w:r w:rsidR="00010C92">
          <w:rPr>
            <w:noProof/>
            <w:webHidden/>
          </w:rPr>
          <w:tab/>
        </w:r>
        <w:r>
          <w:rPr>
            <w:noProof/>
            <w:webHidden/>
          </w:rPr>
          <w:fldChar w:fldCharType="begin"/>
        </w:r>
        <w:r w:rsidR="00010C92">
          <w:rPr>
            <w:noProof/>
            <w:webHidden/>
          </w:rPr>
          <w:instrText xml:space="preserve"> PAGEREF _Toc421026218 \h </w:instrText>
        </w:r>
        <w:r>
          <w:rPr>
            <w:noProof/>
            <w:webHidden/>
          </w:rPr>
        </w:r>
        <w:r>
          <w:rPr>
            <w:noProof/>
            <w:webHidden/>
          </w:rPr>
          <w:fldChar w:fldCharType="separate"/>
        </w:r>
        <w:r w:rsidR="00A0291F">
          <w:rPr>
            <w:noProof/>
            <w:webHidden/>
          </w:rPr>
          <w:t>48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19" w:history="1">
        <w:r w:rsidR="00010C92" w:rsidRPr="00616506">
          <w:rPr>
            <w:rStyle w:val="Hyperlink"/>
            <w:rFonts w:cs="Times New Roman"/>
            <w:noProof/>
          </w:rPr>
          <w:t>Figure 13: Stock changes in t in relation to cumulative past stock changes</w:t>
        </w:r>
        <w:r w:rsidR="00010C92">
          <w:rPr>
            <w:noProof/>
            <w:webHidden/>
          </w:rPr>
          <w:tab/>
        </w:r>
        <w:r>
          <w:rPr>
            <w:noProof/>
            <w:webHidden/>
          </w:rPr>
          <w:fldChar w:fldCharType="begin"/>
        </w:r>
        <w:r w:rsidR="00010C92">
          <w:rPr>
            <w:noProof/>
            <w:webHidden/>
          </w:rPr>
          <w:instrText xml:space="preserve"> PAGEREF _Toc421026219 \h </w:instrText>
        </w:r>
        <w:r>
          <w:rPr>
            <w:noProof/>
            <w:webHidden/>
          </w:rPr>
        </w:r>
        <w:r>
          <w:rPr>
            <w:noProof/>
            <w:webHidden/>
          </w:rPr>
          <w:fldChar w:fldCharType="separate"/>
        </w:r>
        <w:r w:rsidR="00A0291F">
          <w:rPr>
            <w:noProof/>
            <w:webHidden/>
          </w:rPr>
          <w:t>50</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0" w:history="1">
        <w:r w:rsidR="00010C92" w:rsidRPr="00616506">
          <w:rPr>
            <w:rStyle w:val="Hyperlink"/>
            <w:rFonts w:cs="Times New Roman"/>
            <w:noProof/>
          </w:rPr>
          <w:t>Figure 14: Testing for normality, wheat stocks</w:t>
        </w:r>
        <w:r w:rsidR="00010C92">
          <w:rPr>
            <w:noProof/>
            <w:webHidden/>
          </w:rPr>
          <w:tab/>
        </w:r>
        <w:r>
          <w:rPr>
            <w:noProof/>
            <w:webHidden/>
          </w:rPr>
          <w:fldChar w:fldCharType="begin"/>
        </w:r>
        <w:r w:rsidR="00010C92">
          <w:rPr>
            <w:noProof/>
            <w:webHidden/>
          </w:rPr>
          <w:instrText xml:space="preserve"> PAGEREF _Toc421026220 \h </w:instrText>
        </w:r>
        <w:r>
          <w:rPr>
            <w:noProof/>
            <w:webHidden/>
          </w:rPr>
        </w:r>
        <w:r>
          <w:rPr>
            <w:noProof/>
            <w:webHidden/>
          </w:rPr>
          <w:fldChar w:fldCharType="separate"/>
        </w:r>
        <w:r w:rsidR="00A0291F">
          <w:rPr>
            <w:noProof/>
            <w:webHidden/>
          </w:rPr>
          <w:t>51</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1" w:history="1">
        <w:r w:rsidR="00010C92" w:rsidRPr="00616506">
          <w:rPr>
            <w:rStyle w:val="Hyperlink"/>
            <w:rFonts w:cs="Times New Roman"/>
            <w:noProof/>
          </w:rPr>
          <w:t>Figure 15: Testing for normality, maize stocks</w:t>
        </w:r>
        <w:r w:rsidR="00010C92">
          <w:rPr>
            <w:noProof/>
            <w:webHidden/>
          </w:rPr>
          <w:tab/>
        </w:r>
        <w:r>
          <w:rPr>
            <w:noProof/>
            <w:webHidden/>
          </w:rPr>
          <w:fldChar w:fldCharType="begin"/>
        </w:r>
        <w:r w:rsidR="00010C92">
          <w:rPr>
            <w:noProof/>
            <w:webHidden/>
          </w:rPr>
          <w:instrText xml:space="preserve"> PAGEREF _Toc421026221 \h </w:instrText>
        </w:r>
        <w:r>
          <w:rPr>
            <w:noProof/>
            <w:webHidden/>
          </w:rPr>
        </w:r>
        <w:r>
          <w:rPr>
            <w:noProof/>
            <w:webHidden/>
          </w:rPr>
          <w:fldChar w:fldCharType="separate"/>
        </w:r>
        <w:r w:rsidR="00A0291F">
          <w:rPr>
            <w:noProof/>
            <w:webHidden/>
          </w:rPr>
          <w:t>51</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11" w:anchor="_Toc421026222" w:history="1">
        <w:r w:rsidR="00010C92" w:rsidRPr="00616506">
          <w:rPr>
            <w:rStyle w:val="Hyperlink"/>
            <w:noProof/>
          </w:rPr>
          <w:t>Figure 16: Results of the feed estimates at the global level</w:t>
        </w:r>
        <w:r w:rsidR="00010C92">
          <w:rPr>
            <w:noProof/>
            <w:webHidden/>
          </w:rPr>
          <w:tab/>
        </w:r>
        <w:r>
          <w:rPr>
            <w:noProof/>
            <w:webHidden/>
          </w:rPr>
          <w:fldChar w:fldCharType="begin"/>
        </w:r>
        <w:r w:rsidR="00010C92">
          <w:rPr>
            <w:noProof/>
            <w:webHidden/>
          </w:rPr>
          <w:instrText xml:space="preserve"> PAGEREF _Toc421026222 \h </w:instrText>
        </w:r>
        <w:r>
          <w:rPr>
            <w:noProof/>
            <w:webHidden/>
          </w:rPr>
        </w:r>
        <w:r>
          <w:rPr>
            <w:noProof/>
            <w:webHidden/>
          </w:rPr>
          <w:fldChar w:fldCharType="separate"/>
        </w:r>
        <w:r w:rsidR="00A0291F">
          <w:rPr>
            <w:noProof/>
            <w:webHidden/>
          </w:rPr>
          <w:t>58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3" w:history="1">
        <w:r w:rsidR="00010C92" w:rsidRPr="00616506">
          <w:rPr>
            <w:rStyle w:val="Hyperlink"/>
            <w:rFonts w:cs="Times New Roman"/>
            <w:noProof/>
          </w:rPr>
          <w:t>Figure 17: Estimated vs expected value for metabolizable energy</w:t>
        </w:r>
        <w:r w:rsidR="00010C92">
          <w:rPr>
            <w:noProof/>
            <w:webHidden/>
          </w:rPr>
          <w:tab/>
        </w:r>
        <w:r>
          <w:rPr>
            <w:noProof/>
            <w:webHidden/>
          </w:rPr>
          <w:fldChar w:fldCharType="begin"/>
        </w:r>
        <w:r w:rsidR="00010C92">
          <w:rPr>
            <w:noProof/>
            <w:webHidden/>
          </w:rPr>
          <w:instrText xml:space="preserve"> PAGEREF _Toc421026223 \h </w:instrText>
        </w:r>
        <w:r>
          <w:rPr>
            <w:noProof/>
            <w:webHidden/>
          </w:rPr>
        </w:r>
        <w:r>
          <w:rPr>
            <w:noProof/>
            <w:webHidden/>
          </w:rPr>
          <w:fldChar w:fldCharType="separate"/>
        </w:r>
        <w:r w:rsidR="00A0291F">
          <w:rPr>
            <w:noProof/>
            <w:webHidden/>
          </w:rPr>
          <w:t>59</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4" w:history="1">
        <w:r w:rsidR="00010C92" w:rsidRPr="00616506">
          <w:rPr>
            <w:rStyle w:val="Hyperlink"/>
            <w:rFonts w:cs="Times New Roman"/>
            <w:noProof/>
          </w:rPr>
          <w:t>Figure 18:  World cereal feeds, comparing results at the global level</w:t>
        </w:r>
        <w:r w:rsidR="00010C92">
          <w:rPr>
            <w:noProof/>
            <w:webHidden/>
          </w:rPr>
          <w:tab/>
        </w:r>
        <w:r>
          <w:rPr>
            <w:noProof/>
            <w:webHidden/>
          </w:rPr>
          <w:fldChar w:fldCharType="begin"/>
        </w:r>
        <w:r w:rsidR="00010C92">
          <w:rPr>
            <w:noProof/>
            <w:webHidden/>
          </w:rPr>
          <w:instrText xml:space="preserve"> PAGEREF _Toc421026224 \h </w:instrText>
        </w:r>
        <w:r>
          <w:rPr>
            <w:noProof/>
            <w:webHidden/>
          </w:rPr>
        </w:r>
        <w:r>
          <w:rPr>
            <w:noProof/>
            <w:webHidden/>
          </w:rPr>
          <w:fldChar w:fldCharType="separate"/>
        </w:r>
        <w:r w:rsidR="00A0291F">
          <w:rPr>
            <w:noProof/>
            <w:webHidden/>
          </w:rPr>
          <w:t>60</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5" w:history="1">
        <w:r w:rsidR="00010C92" w:rsidRPr="00616506">
          <w:rPr>
            <w:rStyle w:val="Hyperlink"/>
            <w:rFonts w:cs="Times New Roman"/>
            <w:noProof/>
          </w:rPr>
          <w:t>Figure 19: Oilcakes, oil meals and brans supply vs. demand</w:t>
        </w:r>
        <w:r w:rsidR="00010C92">
          <w:rPr>
            <w:noProof/>
            <w:webHidden/>
          </w:rPr>
          <w:tab/>
        </w:r>
        <w:r>
          <w:rPr>
            <w:noProof/>
            <w:webHidden/>
          </w:rPr>
          <w:fldChar w:fldCharType="begin"/>
        </w:r>
        <w:r w:rsidR="00010C92">
          <w:rPr>
            <w:noProof/>
            <w:webHidden/>
          </w:rPr>
          <w:instrText xml:space="preserve"> PAGEREF _Toc421026225 \h </w:instrText>
        </w:r>
        <w:r>
          <w:rPr>
            <w:noProof/>
            <w:webHidden/>
          </w:rPr>
        </w:r>
        <w:r>
          <w:rPr>
            <w:noProof/>
            <w:webHidden/>
          </w:rPr>
          <w:fldChar w:fldCharType="separate"/>
        </w:r>
        <w:r w:rsidR="00A0291F">
          <w:rPr>
            <w:noProof/>
            <w:webHidden/>
          </w:rPr>
          <w:t>62</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6" w:history="1">
        <w:r w:rsidR="00010C92" w:rsidRPr="00616506">
          <w:rPr>
            <w:rStyle w:val="Hyperlink"/>
            <w:rFonts w:cs="Times New Roman"/>
            <w:noProof/>
          </w:rPr>
          <w:t>Figure 20: Argentina use of CC feed, old v new methodology</w:t>
        </w:r>
        <w:r w:rsidR="00010C92">
          <w:rPr>
            <w:noProof/>
            <w:webHidden/>
          </w:rPr>
          <w:tab/>
        </w:r>
        <w:r>
          <w:rPr>
            <w:noProof/>
            <w:webHidden/>
          </w:rPr>
          <w:fldChar w:fldCharType="begin"/>
        </w:r>
        <w:r w:rsidR="00010C92">
          <w:rPr>
            <w:noProof/>
            <w:webHidden/>
          </w:rPr>
          <w:instrText xml:space="preserve"> PAGEREF _Toc421026226 \h </w:instrText>
        </w:r>
        <w:r>
          <w:rPr>
            <w:noProof/>
            <w:webHidden/>
          </w:rPr>
        </w:r>
        <w:r>
          <w:rPr>
            <w:noProof/>
            <w:webHidden/>
          </w:rPr>
          <w:fldChar w:fldCharType="separate"/>
        </w:r>
        <w:r w:rsidR="00A0291F">
          <w:rPr>
            <w:noProof/>
            <w:webHidden/>
          </w:rPr>
          <w:t>67</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7" w:history="1">
        <w:r w:rsidR="00010C92" w:rsidRPr="00616506">
          <w:rPr>
            <w:rStyle w:val="Hyperlink"/>
            <w:rFonts w:cs="Times New Roman"/>
            <w:noProof/>
          </w:rPr>
          <w:t>Figure 21: Myanmar use of CC feed, old v new methodology</w:t>
        </w:r>
        <w:r w:rsidR="00010C92">
          <w:rPr>
            <w:noProof/>
            <w:webHidden/>
          </w:rPr>
          <w:tab/>
        </w:r>
        <w:r>
          <w:rPr>
            <w:noProof/>
            <w:webHidden/>
          </w:rPr>
          <w:fldChar w:fldCharType="begin"/>
        </w:r>
        <w:r w:rsidR="00010C92">
          <w:rPr>
            <w:noProof/>
            <w:webHidden/>
          </w:rPr>
          <w:instrText xml:space="preserve"> PAGEREF _Toc421026227 \h </w:instrText>
        </w:r>
        <w:r>
          <w:rPr>
            <w:noProof/>
            <w:webHidden/>
          </w:rPr>
        </w:r>
        <w:r>
          <w:rPr>
            <w:noProof/>
            <w:webHidden/>
          </w:rPr>
          <w:fldChar w:fldCharType="separate"/>
        </w:r>
        <w:r w:rsidR="00A0291F">
          <w:rPr>
            <w:noProof/>
            <w:webHidden/>
          </w:rPr>
          <w:t>68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8" w:history="1">
        <w:r w:rsidR="00010C92" w:rsidRPr="00616506">
          <w:rPr>
            <w:rStyle w:val="Hyperlink"/>
            <w:noProof/>
          </w:rPr>
          <w:t>Figure 22: Vegetable oils: Other uses of FAOSTAT v industrial use of PSD</w:t>
        </w:r>
        <w:r w:rsidR="00010C92">
          <w:rPr>
            <w:noProof/>
            <w:webHidden/>
          </w:rPr>
          <w:tab/>
        </w:r>
        <w:r>
          <w:rPr>
            <w:noProof/>
            <w:webHidden/>
          </w:rPr>
          <w:fldChar w:fldCharType="begin"/>
        </w:r>
        <w:r w:rsidR="00010C92">
          <w:rPr>
            <w:noProof/>
            <w:webHidden/>
          </w:rPr>
          <w:instrText xml:space="preserve"> PAGEREF _Toc421026228 \h </w:instrText>
        </w:r>
        <w:r>
          <w:rPr>
            <w:noProof/>
            <w:webHidden/>
          </w:rPr>
        </w:r>
        <w:r>
          <w:rPr>
            <w:noProof/>
            <w:webHidden/>
          </w:rPr>
          <w:fldChar w:fldCharType="separate"/>
        </w:r>
        <w:r w:rsidR="00A0291F">
          <w:rPr>
            <w:noProof/>
            <w:webHidden/>
          </w:rPr>
          <w:t>75</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29" w:history="1">
        <w:r w:rsidR="00010C92" w:rsidRPr="00616506">
          <w:rPr>
            <w:rStyle w:val="Hyperlink"/>
            <w:noProof/>
          </w:rPr>
          <w:t>Figure 23:</w:t>
        </w:r>
        <w:r w:rsidR="00010C92" w:rsidRPr="00616506">
          <w:rPr>
            <w:rStyle w:val="Hyperlink"/>
            <w:rFonts w:cs="Times New Roman"/>
            <w:noProof/>
          </w:rPr>
          <w:t xml:space="preserve"> Flow chart of food losses and wastages</w:t>
        </w:r>
        <w:r w:rsidR="00010C92">
          <w:rPr>
            <w:noProof/>
            <w:webHidden/>
          </w:rPr>
          <w:tab/>
        </w:r>
        <w:r>
          <w:rPr>
            <w:noProof/>
            <w:webHidden/>
          </w:rPr>
          <w:fldChar w:fldCharType="begin"/>
        </w:r>
        <w:r w:rsidR="00010C92">
          <w:rPr>
            <w:noProof/>
            <w:webHidden/>
          </w:rPr>
          <w:instrText xml:space="preserve"> PAGEREF _Toc421026229 \h </w:instrText>
        </w:r>
        <w:r>
          <w:rPr>
            <w:noProof/>
            <w:webHidden/>
          </w:rPr>
        </w:r>
        <w:r>
          <w:rPr>
            <w:noProof/>
            <w:webHidden/>
          </w:rPr>
          <w:fldChar w:fldCharType="separate"/>
        </w:r>
        <w:r w:rsidR="00A0291F">
          <w:rPr>
            <w:noProof/>
            <w:webHidden/>
          </w:rPr>
          <w:t>80</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0" w:history="1">
        <w:r w:rsidR="00010C92" w:rsidRPr="00616506">
          <w:rPr>
            <w:rStyle w:val="Hyperlink"/>
            <w:rFonts w:cs="Times New Roman"/>
            <w:noProof/>
          </w:rPr>
          <w:t xml:space="preserve">Figure 24: </w:t>
        </w:r>
        <w:r w:rsidR="00010C92" w:rsidRPr="00616506">
          <w:rPr>
            <w:rStyle w:val="Hyperlink"/>
            <w:rFonts w:cs="Times New Roman"/>
            <w:noProof/>
            <w:lang w:eastAsia="en-GB"/>
          </w:rPr>
          <w:t xml:space="preserve"> Printed version of the FAOSTAT commodity list (extract)</w:t>
        </w:r>
        <w:r w:rsidR="00010C92">
          <w:rPr>
            <w:noProof/>
            <w:webHidden/>
          </w:rPr>
          <w:tab/>
        </w:r>
        <w:r>
          <w:rPr>
            <w:noProof/>
            <w:webHidden/>
          </w:rPr>
          <w:fldChar w:fldCharType="begin"/>
        </w:r>
        <w:r w:rsidR="00010C92">
          <w:rPr>
            <w:noProof/>
            <w:webHidden/>
          </w:rPr>
          <w:instrText xml:space="preserve"> PAGEREF _Toc421026230 \h </w:instrText>
        </w:r>
        <w:r>
          <w:rPr>
            <w:noProof/>
            <w:webHidden/>
          </w:rPr>
        </w:r>
        <w:r>
          <w:rPr>
            <w:noProof/>
            <w:webHidden/>
          </w:rPr>
          <w:fldChar w:fldCharType="separate"/>
        </w:r>
        <w:r w:rsidR="00A0291F">
          <w:rPr>
            <w:noProof/>
            <w:webHidden/>
          </w:rPr>
          <w:t>86</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12" w:anchor="_Toc421026231" w:history="1">
        <w:r w:rsidR="00010C92" w:rsidRPr="00616506">
          <w:rPr>
            <w:rStyle w:val="Hyperlink"/>
            <w:rFonts w:asciiTheme="majorBidi" w:hAnsiTheme="majorBidi" w:cstheme="majorBidi"/>
            <w:noProof/>
          </w:rPr>
          <w:t>Figure 25: Codes for “Sweet potatoes” in CPC Ver.2 (0122 in FCL)</w:t>
        </w:r>
        <w:r w:rsidR="00010C92">
          <w:rPr>
            <w:noProof/>
            <w:webHidden/>
          </w:rPr>
          <w:tab/>
        </w:r>
        <w:r>
          <w:rPr>
            <w:noProof/>
            <w:webHidden/>
          </w:rPr>
          <w:fldChar w:fldCharType="begin"/>
        </w:r>
        <w:r w:rsidR="00010C92">
          <w:rPr>
            <w:noProof/>
            <w:webHidden/>
          </w:rPr>
          <w:instrText xml:space="preserve"> PAGEREF _Toc421026231 \h </w:instrText>
        </w:r>
        <w:r>
          <w:rPr>
            <w:noProof/>
            <w:webHidden/>
          </w:rPr>
        </w:r>
        <w:r>
          <w:rPr>
            <w:noProof/>
            <w:webHidden/>
          </w:rPr>
          <w:fldChar w:fldCharType="separate"/>
        </w:r>
        <w:r w:rsidR="00A0291F">
          <w:rPr>
            <w:noProof/>
            <w:webHidden/>
          </w:rPr>
          <w:t>88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13" w:anchor="_Toc421026232" w:history="1">
        <w:r w:rsidR="00010C92" w:rsidRPr="00616506">
          <w:rPr>
            <w:rStyle w:val="Hyperlink"/>
            <w:rFonts w:asciiTheme="majorBidi" w:hAnsiTheme="majorBidi" w:cstheme="majorBidi"/>
            <w:noProof/>
          </w:rPr>
          <w:t xml:space="preserve">Figure 26: </w:t>
        </w:r>
        <w:r w:rsidR="00010C92" w:rsidRPr="00616506">
          <w:rPr>
            <w:rStyle w:val="Hyperlink"/>
            <w:rFonts w:asciiTheme="majorBidi" w:hAnsiTheme="majorBidi" w:cstheme="majorBidi"/>
            <w:noProof/>
            <w:lang w:eastAsia="en-GB"/>
          </w:rPr>
          <w:t>CPC expanded code for “Mixed grain” (0103 in FCL)</w:t>
        </w:r>
        <w:r w:rsidR="00010C92">
          <w:rPr>
            <w:noProof/>
            <w:webHidden/>
          </w:rPr>
          <w:tab/>
        </w:r>
        <w:r>
          <w:rPr>
            <w:noProof/>
            <w:webHidden/>
          </w:rPr>
          <w:fldChar w:fldCharType="begin"/>
        </w:r>
        <w:r w:rsidR="00010C92">
          <w:rPr>
            <w:noProof/>
            <w:webHidden/>
          </w:rPr>
          <w:instrText xml:space="preserve"> PAGEREF _Toc421026232 \h </w:instrText>
        </w:r>
        <w:r>
          <w:rPr>
            <w:noProof/>
            <w:webHidden/>
          </w:rPr>
        </w:r>
        <w:r>
          <w:rPr>
            <w:noProof/>
            <w:webHidden/>
          </w:rPr>
          <w:fldChar w:fldCharType="separate"/>
        </w:r>
        <w:r w:rsidR="00A0291F">
          <w:rPr>
            <w:noProof/>
            <w:webHidden/>
          </w:rPr>
          <w:t>88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r:id="rId14" w:anchor="_Toc421026233" w:history="1">
        <w:r w:rsidR="00010C92" w:rsidRPr="00616506">
          <w:rPr>
            <w:rStyle w:val="Hyperlink"/>
            <w:rFonts w:asciiTheme="majorBidi" w:hAnsiTheme="majorBidi" w:cstheme="majorBidi"/>
            <w:noProof/>
          </w:rPr>
          <w:t>Figure 27: HS-FCL correspondences</w:t>
        </w:r>
        <w:r w:rsidR="00010C92">
          <w:rPr>
            <w:noProof/>
            <w:webHidden/>
          </w:rPr>
          <w:tab/>
        </w:r>
        <w:r>
          <w:rPr>
            <w:noProof/>
            <w:webHidden/>
          </w:rPr>
          <w:fldChar w:fldCharType="begin"/>
        </w:r>
        <w:r w:rsidR="00010C92">
          <w:rPr>
            <w:noProof/>
            <w:webHidden/>
          </w:rPr>
          <w:instrText xml:space="preserve"> PAGEREF _Toc421026233 \h </w:instrText>
        </w:r>
        <w:r>
          <w:rPr>
            <w:noProof/>
            <w:webHidden/>
          </w:rPr>
        </w:r>
        <w:r>
          <w:rPr>
            <w:noProof/>
            <w:webHidden/>
          </w:rPr>
          <w:fldChar w:fldCharType="separate"/>
        </w:r>
        <w:r w:rsidR="00A0291F">
          <w:rPr>
            <w:noProof/>
            <w:webHidden/>
          </w:rPr>
          <w:t>89</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4" w:history="1">
        <w:r w:rsidR="00010C92" w:rsidRPr="00616506">
          <w:rPr>
            <w:rStyle w:val="Hyperlink"/>
            <w:rFonts w:cs="Times New Roman"/>
            <w:noProof/>
          </w:rPr>
          <w:t xml:space="preserve">Figure 28: </w:t>
        </w:r>
        <w:r w:rsidR="00010C92" w:rsidRPr="00616506">
          <w:rPr>
            <w:rStyle w:val="Hyperlink"/>
            <w:rFonts w:cs="Times New Roman"/>
            <w:noProof/>
            <w:lang w:val="en-GB"/>
          </w:rPr>
          <w:t>Commodity tree of millet</w:t>
        </w:r>
        <w:r w:rsidR="00010C92">
          <w:rPr>
            <w:noProof/>
            <w:webHidden/>
          </w:rPr>
          <w:tab/>
        </w:r>
        <w:r>
          <w:rPr>
            <w:noProof/>
            <w:webHidden/>
          </w:rPr>
          <w:fldChar w:fldCharType="begin"/>
        </w:r>
        <w:r w:rsidR="00010C92">
          <w:rPr>
            <w:noProof/>
            <w:webHidden/>
          </w:rPr>
          <w:instrText xml:space="preserve"> PAGEREF _Toc421026234 \h </w:instrText>
        </w:r>
        <w:r>
          <w:rPr>
            <w:noProof/>
            <w:webHidden/>
          </w:rPr>
        </w:r>
        <w:r>
          <w:rPr>
            <w:noProof/>
            <w:webHidden/>
          </w:rPr>
          <w:fldChar w:fldCharType="separate"/>
        </w:r>
        <w:r w:rsidR="00A0291F">
          <w:rPr>
            <w:noProof/>
            <w:webHidden/>
          </w:rPr>
          <w:t>93</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5" w:history="1">
        <w:r w:rsidR="00010C92" w:rsidRPr="00616506">
          <w:rPr>
            <w:rStyle w:val="Hyperlink"/>
            <w:rFonts w:cs="Times New Roman"/>
            <w:noProof/>
          </w:rPr>
          <w:t>Figure 29: Commodity tree of millet in CPC</w:t>
        </w:r>
        <w:r w:rsidR="00010C92">
          <w:rPr>
            <w:noProof/>
            <w:webHidden/>
          </w:rPr>
          <w:tab/>
        </w:r>
        <w:r>
          <w:rPr>
            <w:noProof/>
            <w:webHidden/>
          </w:rPr>
          <w:fldChar w:fldCharType="begin"/>
        </w:r>
        <w:r w:rsidR="00010C92">
          <w:rPr>
            <w:noProof/>
            <w:webHidden/>
          </w:rPr>
          <w:instrText xml:space="preserve"> PAGEREF _Toc421026235 \h </w:instrText>
        </w:r>
        <w:r>
          <w:rPr>
            <w:noProof/>
            <w:webHidden/>
          </w:rPr>
        </w:r>
        <w:r>
          <w:rPr>
            <w:noProof/>
            <w:webHidden/>
          </w:rPr>
          <w:fldChar w:fldCharType="separate"/>
        </w:r>
        <w:r w:rsidR="00A0291F">
          <w:rPr>
            <w:noProof/>
            <w:webHidden/>
          </w:rPr>
          <w:t>94</w:t>
        </w:r>
        <w:r>
          <w:rPr>
            <w:noProof/>
            <w:webHidden/>
          </w:rPr>
          <w:fldChar w:fldCharType="end"/>
        </w:r>
      </w:hyperlink>
    </w:p>
    <w:p w:rsidR="00EC5B2F" w:rsidRPr="00ED69FB" w:rsidRDefault="00B90D56">
      <w:pPr>
        <w:rPr>
          <w:rFonts w:cs="Times New Roman"/>
          <w:color w:val="000000" w:themeColor="text1"/>
        </w:rPr>
      </w:pPr>
      <w:r w:rsidRPr="00ED69FB">
        <w:rPr>
          <w:rFonts w:cs="Times New Roman"/>
          <w:color w:val="000000" w:themeColor="text1"/>
        </w:rPr>
        <w:fldChar w:fldCharType="end"/>
      </w:r>
      <w:r w:rsidR="002A3DD0" w:rsidRPr="00ED69FB">
        <w:rPr>
          <w:rFonts w:cs="Times New Roman"/>
          <w:color w:val="000000" w:themeColor="text1"/>
        </w:rPr>
        <w:br w:type="page"/>
      </w:r>
    </w:p>
    <w:p w:rsidR="00EC5B2F" w:rsidRPr="00ED69FB" w:rsidRDefault="00EC5B2F" w:rsidP="00EC5B2F">
      <w:pPr>
        <w:pStyle w:val="Heading1"/>
        <w:rPr>
          <w:color w:val="000000" w:themeColor="text1"/>
        </w:rPr>
      </w:pPr>
      <w:bookmarkStart w:id="1" w:name="_Toc421025832"/>
      <w:r w:rsidRPr="00ED69FB">
        <w:rPr>
          <w:color w:val="000000" w:themeColor="text1"/>
        </w:rPr>
        <w:lastRenderedPageBreak/>
        <w:t>List of Tables</w:t>
      </w:r>
      <w:bookmarkEnd w:id="1"/>
    </w:p>
    <w:p w:rsidR="00EC5B2F" w:rsidRPr="00ED69FB" w:rsidRDefault="00EC5B2F">
      <w:pPr>
        <w:pStyle w:val="TableofFigures"/>
        <w:tabs>
          <w:tab w:val="right" w:leader="dot" w:pos="9350"/>
        </w:tabs>
        <w:rPr>
          <w:rFonts w:eastAsiaTheme="majorEastAsia" w:cs="Times New Roman"/>
          <w:b/>
          <w:bCs/>
          <w:color w:val="000000" w:themeColor="text1"/>
          <w:sz w:val="28"/>
          <w:szCs w:val="28"/>
          <w:lang w:val="en-GB"/>
        </w:rPr>
      </w:pPr>
    </w:p>
    <w:p w:rsidR="00010C92" w:rsidRDefault="00B90D56">
      <w:pPr>
        <w:pStyle w:val="TableofFigures"/>
        <w:tabs>
          <w:tab w:val="right" w:leader="dot" w:pos="9350"/>
        </w:tabs>
        <w:rPr>
          <w:rFonts w:asciiTheme="minorHAnsi" w:hAnsiTheme="minorHAnsi"/>
          <w:noProof/>
          <w:sz w:val="22"/>
        </w:rPr>
      </w:pPr>
      <w:r w:rsidRPr="00ED69FB">
        <w:rPr>
          <w:rFonts w:eastAsiaTheme="majorEastAsia" w:cs="Times New Roman"/>
          <w:b/>
          <w:bCs/>
          <w:color w:val="000000" w:themeColor="text1"/>
          <w:sz w:val="28"/>
          <w:szCs w:val="28"/>
          <w:lang w:val="en-GB"/>
        </w:rPr>
        <w:fldChar w:fldCharType="begin"/>
      </w:r>
      <w:r w:rsidR="00EC5B2F" w:rsidRPr="00ED69FB">
        <w:rPr>
          <w:rFonts w:eastAsiaTheme="majorEastAsia" w:cs="Times New Roman"/>
          <w:b/>
          <w:bCs/>
          <w:color w:val="000000" w:themeColor="text1"/>
          <w:sz w:val="28"/>
          <w:szCs w:val="28"/>
          <w:lang w:val="en-GB"/>
        </w:rPr>
        <w:instrText xml:space="preserve"> TOC \h \z \c "Table" </w:instrText>
      </w:r>
      <w:r w:rsidRPr="00ED69FB">
        <w:rPr>
          <w:rFonts w:eastAsiaTheme="majorEastAsia" w:cs="Times New Roman"/>
          <w:b/>
          <w:bCs/>
          <w:color w:val="000000" w:themeColor="text1"/>
          <w:sz w:val="28"/>
          <w:szCs w:val="28"/>
          <w:lang w:val="en-GB"/>
        </w:rPr>
        <w:fldChar w:fldCharType="separate"/>
      </w:r>
      <w:hyperlink w:anchor="_Toc421026236" w:history="1">
        <w:r w:rsidR="00010C92" w:rsidRPr="00903808">
          <w:rPr>
            <w:rStyle w:val="Hyperlink"/>
            <w:noProof/>
          </w:rPr>
          <w:t>Table 1</w:t>
        </w:r>
        <w:r w:rsidR="00010C92" w:rsidRPr="00903808">
          <w:rPr>
            <w:rStyle w:val="Hyperlink"/>
            <w:rFonts w:cs="Times New Roman"/>
            <w:noProof/>
          </w:rPr>
          <w:t>: Confidence levels based on FAOSTAT flags</w:t>
        </w:r>
        <w:r w:rsidR="00010C92">
          <w:rPr>
            <w:noProof/>
            <w:webHidden/>
          </w:rPr>
          <w:tab/>
        </w:r>
        <w:r>
          <w:rPr>
            <w:noProof/>
            <w:webHidden/>
          </w:rPr>
          <w:fldChar w:fldCharType="begin"/>
        </w:r>
        <w:r w:rsidR="00010C92">
          <w:rPr>
            <w:noProof/>
            <w:webHidden/>
          </w:rPr>
          <w:instrText xml:space="preserve"> PAGEREF _Toc421026236 \h </w:instrText>
        </w:r>
        <w:r>
          <w:rPr>
            <w:noProof/>
            <w:webHidden/>
          </w:rPr>
        </w:r>
        <w:r>
          <w:rPr>
            <w:noProof/>
            <w:webHidden/>
          </w:rPr>
          <w:fldChar w:fldCharType="separate"/>
        </w:r>
        <w:r w:rsidR="00A0291F">
          <w:rPr>
            <w:noProof/>
            <w:webHidden/>
          </w:rPr>
          <w:t>18</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7" w:history="1">
        <w:r w:rsidR="00010C92" w:rsidRPr="00903808">
          <w:rPr>
            <w:rStyle w:val="Hyperlink"/>
            <w:noProof/>
          </w:rPr>
          <w:t>Table 2: Overview of changes in the standardization procedure</w:t>
        </w:r>
        <w:r w:rsidR="00010C92">
          <w:rPr>
            <w:noProof/>
            <w:webHidden/>
          </w:rPr>
          <w:tab/>
        </w:r>
        <w:r>
          <w:rPr>
            <w:noProof/>
            <w:webHidden/>
          </w:rPr>
          <w:fldChar w:fldCharType="begin"/>
        </w:r>
        <w:r w:rsidR="00010C92">
          <w:rPr>
            <w:noProof/>
            <w:webHidden/>
          </w:rPr>
          <w:instrText xml:space="preserve"> PAGEREF _Toc421026237 \h </w:instrText>
        </w:r>
        <w:r>
          <w:rPr>
            <w:noProof/>
            <w:webHidden/>
          </w:rPr>
        </w:r>
        <w:r>
          <w:rPr>
            <w:noProof/>
            <w:webHidden/>
          </w:rPr>
          <w:fldChar w:fldCharType="separate"/>
        </w:r>
        <w:r w:rsidR="00A0291F">
          <w:rPr>
            <w:noProof/>
            <w:webHidden/>
          </w:rPr>
          <w:t>29</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8" w:history="1">
        <w:r w:rsidR="00010C92" w:rsidRPr="00903808">
          <w:rPr>
            <w:rStyle w:val="Hyperlink"/>
            <w:rFonts w:cs="Times New Roman"/>
            <w:noProof/>
          </w:rPr>
          <w:t>Table 3: Response rates to the FAO questionnaire.</w:t>
        </w:r>
        <w:r w:rsidR="00010C92">
          <w:rPr>
            <w:noProof/>
            <w:webHidden/>
          </w:rPr>
          <w:tab/>
        </w:r>
        <w:r>
          <w:rPr>
            <w:noProof/>
            <w:webHidden/>
          </w:rPr>
          <w:fldChar w:fldCharType="begin"/>
        </w:r>
        <w:r w:rsidR="00010C92">
          <w:rPr>
            <w:noProof/>
            <w:webHidden/>
          </w:rPr>
          <w:instrText xml:space="preserve"> PAGEREF _Toc421026238 \h </w:instrText>
        </w:r>
        <w:r>
          <w:rPr>
            <w:noProof/>
            <w:webHidden/>
          </w:rPr>
        </w:r>
        <w:r>
          <w:rPr>
            <w:noProof/>
            <w:webHidden/>
          </w:rPr>
          <w:fldChar w:fldCharType="separate"/>
        </w:r>
        <w:r w:rsidR="00A0291F">
          <w:rPr>
            <w:noProof/>
            <w:webHidden/>
          </w:rPr>
          <w:t>31</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39" w:history="1">
        <w:r w:rsidR="00010C92" w:rsidRPr="00903808">
          <w:rPr>
            <w:rStyle w:val="Hyperlink"/>
            <w:rFonts w:cs="Times New Roman"/>
            <w:noProof/>
          </w:rPr>
          <w:t>Table 4: Response to the FAO production questionnaire in 2013</w:t>
        </w:r>
        <w:r w:rsidR="00010C92">
          <w:rPr>
            <w:noProof/>
            <w:webHidden/>
          </w:rPr>
          <w:tab/>
        </w:r>
        <w:r>
          <w:rPr>
            <w:noProof/>
            <w:webHidden/>
          </w:rPr>
          <w:fldChar w:fldCharType="begin"/>
        </w:r>
        <w:r w:rsidR="00010C92">
          <w:rPr>
            <w:noProof/>
            <w:webHidden/>
          </w:rPr>
          <w:instrText xml:space="preserve"> PAGEREF _Toc421026239 \h </w:instrText>
        </w:r>
        <w:r>
          <w:rPr>
            <w:noProof/>
            <w:webHidden/>
          </w:rPr>
        </w:r>
        <w:r>
          <w:rPr>
            <w:noProof/>
            <w:webHidden/>
          </w:rPr>
          <w:fldChar w:fldCharType="separate"/>
        </w:r>
        <w:r w:rsidR="00A0291F">
          <w:rPr>
            <w:noProof/>
            <w:webHidden/>
          </w:rPr>
          <w:t>37</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40" w:history="1">
        <w:r w:rsidR="00010C92" w:rsidRPr="00903808">
          <w:rPr>
            <w:rStyle w:val="Hyperlink"/>
            <w:rFonts w:cs="Times New Roman"/>
            <w:noProof/>
          </w:rPr>
          <w:t>Table 5: Trade products</w:t>
        </w:r>
        <w:r w:rsidR="00010C92">
          <w:rPr>
            <w:noProof/>
            <w:webHidden/>
          </w:rPr>
          <w:tab/>
        </w:r>
        <w:r>
          <w:rPr>
            <w:noProof/>
            <w:webHidden/>
          </w:rPr>
          <w:fldChar w:fldCharType="begin"/>
        </w:r>
        <w:r w:rsidR="00010C92">
          <w:rPr>
            <w:noProof/>
            <w:webHidden/>
          </w:rPr>
          <w:instrText xml:space="preserve"> PAGEREF _Toc421026240 \h </w:instrText>
        </w:r>
        <w:r>
          <w:rPr>
            <w:noProof/>
            <w:webHidden/>
          </w:rPr>
        </w:r>
        <w:r>
          <w:rPr>
            <w:noProof/>
            <w:webHidden/>
          </w:rPr>
          <w:fldChar w:fldCharType="separate"/>
        </w:r>
        <w:r w:rsidR="00A0291F">
          <w:rPr>
            <w:noProof/>
            <w:webHidden/>
          </w:rPr>
          <w:t>41</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41" w:history="1">
        <w:r w:rsidR="00010C92" w:rsidRPr="00903808">
          <w:rPr>
            <w:rStyle w:val="Hyperlink"/>
            <w:rFonts w:cs="Times New Roman"/>
            <w:noProof/>
          </w:rPr>
          <w:t>Table 6: Feed use requirements calculations for Argentina</w:t>
        </w:r>
        <w:r w:rsidR="00010C92">
          <w:rPr>
            <w:noProof/>
            <w:webHidden/>
          </w:rPr>
          <w:tab/>
        </w:r>
        <w:r>
          <w:rPr>
            <w:noProof/>
            <w:webHidden/>
          </w:rPr>
          <w:fldChar w:fldCharType="begin"/>
        </w:r>
        <w:r w:rsidR="00010C92">
          <w:rPr>
            <w:noProof/>
            <w:webHidden/>
          </w:rPr>
          <w:instrText xml:space="preserve"> PAGEREF _Toc421026241 \h </w:instrText>
        </w:r>
        <w:r>
          <w:rPr>
            <w:noProof/>
            <w:webHidden/>
          </w:rPr>
        </w:r>
        <w:r>
          <w:rPr>
            <w:noProof/>
            <w:webHidden/>
          </w:rPr>
          <w:fldChar w:fldCharType="separate"/>
        </w:r>
        <w:r w:rsidR="00A0291F">
          <w:rPr>
            <w:noProof/>
            <w:webHidden/>
          </w:rPr>
          <w:t>64</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42" w:history="1">
        <w:r w:rsidR="00010C92" w:rsidRPr="00903808">
          <w:rPr>
            <w:rStyle w:val="Hyperlink"/>
            <w:rFonts w:cs="Times New Roman"/>
            <w:noProof/>
          </w:rPr>
          <w:t xml:space="preserve">Table 7: Feed use requirements calculations for </w:t>
        </w:r>
        <w:r w:rsidR="00010C92" w:rsidRPr="00903808">
          <w:rPr>
            <w:rStyle w:val="Hyperlink"/>
            <w:rFonts w:eastAsia="Times New Roman" w:cs="Times New Roman"/>
            <w:noProof/>
            <w:lang w:eastAsia="en-US"/>
          </w:rPr>
          <w:t>Myanmar</w:t>
        </w:r>
        <w:r w:rsidR="00010C92">
          <w:rPr>
            <w:noProof/>
            <w:webHidden/>
          </w:rPr>
          <w:tab/>
        </w:r>
        <w:r>
          <w:rPr>
            <w:noProof/>
            <w:webHidden/>
          </w:rPr>
          <w:fldChar w:fldCharType="begin"/>
        </w:r>
        <w:r w:rsidR="00010C92">
          <w:rPr>
            <w:noProof/>
            <w:webHidden/>
          </w:rPr>
          <w:instrText xml:space="preserve"> PAGEREF _Toc421026242 \h </w:instrText>
        </w:r>
        <w:r>
          <w:rPr>
            <w:noProof/>
            <w:webHidden/>
          </w:rPr>
        </w:r>
        <w:r>
          <w:rPr>
            <w:noProof/>
            <w:webHidden/>
          </w:rPr>
          <w:fldChar w:fldCharType="separate"/>
        </w:r>
        <w:r w:rsidR="00A0291F">
          <w:rPr>
            <w:noProof/>
            <w:webHidden/>
          </w:rPr>
          <w:t>65</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43" w:history="1">
        <w:r w:rsidR="00010C92" w:rsidRPr="00903808">
          <w:rPr>
            <w:rStyle w:val="Hyperlink"/>
            <w:rFonts w:cs="Times New Roman"/>
            <w:noProof/>
          </w:rPr>
          <w:t>Table 8: Feed Availability shares and nutrient conversion factors for Argentina</w:t>
        </w:r>
        <w:r w:rsidR="00010C92">
          <w:rPr>
            <w:noProof/>
            <w:webHidden/>
          </w:rPr>
          <w:tab/>
        </w:r>
        <w:r>
          <w:rPr>
            <w:noProof/>
            <w:webHidden/>
          </w:rPr>
          <w:fldChar w:fldCharType="begin"/>
        </w:r>
        <w:r w:rsidR="00010C92">
          <w:rPr>
            <w:noProof/>
            <w:webHidden/>
          </w:rPr>
          <w:instrText xml:space="preserve"> PAGEREF _Toc421026243 \h </w:instrText>
        </w:r>
        <w:r>
          <w:rPr>
            <w:noProof/>
            <w:webHidden/>
          </w:rPr>
        </w:r>
        <w:r>
          <w:rPr>
            <w:noProof/>
            <w:webHidden/>
          </w:rPr>
          <w:fldChar w:fldCharType="separate"/>
        </w:r>
        <w:r w:rsidR="00A0291F">
          <w:rPr>
            <w:noProof/>
            <w:webHidden/>
          </w:rPr>
          <w:t>66</w:t>
        </w:r>
        <w:r>
          <w:rPr>
            <w:noProof/>
            <w:webHidden/>
          </w:rPr>
          <w:fldChar w:fldCharType="end"/>
        </w:r>
      </w:hyperlink>
    </w:p>
    <w:p w:rsidR="00010C92" w:rsidRDefault="00B90D56">
      <w:pPr>
        <w:pStyle w:val="TableofFigures"/>
        <w:tabs>
          <w:tab w:val="right" w:leader="dot" w:pos="9350"/>
        </w:tabs>
        <w:rPr>
          <w:rFonts w:asciiTheme="minorHAnsi" w:hAnsiTheme="minorHAnsi"/>
          <w:noProof/>
          <w:sz w:val="22"/>
        </w:rPr>
      </w:pPr>
      <w:hyperlink w:anchor="_Toc421026244" w:history="1">
        <w:r w:rsidR="00010C92" w:rsidRPr="00903808">
          <w:rPr>
            <w:rStyle w:val="Hyperlink"/>
            <w:rFonts w:cs="Times New Roman"/>
            <w:noProof/>
          </w:rPr>
          <w:t>Table 9: Feed Availability shares and nutrient conversion factors for Myanmar</w:t>
        </w:r>
        <w:r w:rsidR="00010C92">
          <w:rPr>
            <w:noProof/>
            <w:webHidden/>
          </w:rPr>
          <w:tab/>
        </w:r>
        <w:r>
          <w:rPr>
            <w:noProof/>
            <w:webHidden/>
          </w:rPr>
          <w:fldChar w:fldCharType="begin"/>
        </w:r>
        <w:r w:rsidR="00010C92">
          <w:rPr>
            <w:noProof/>
            <w:webHidden/>
          </w:rPr>
          <w:instrText xml:space="preserve"> PAGEREF _Toc421026244 \h </w:instrText>
        </w:r>
        <w:r>
          <w:rPr>
            <w:noProof/>
            <w:webHidden/>
          </w:rPr>
        </w:r>
        <w:r>
          <w:rPr>
            <w:noProof/>
            <w:webHidden/>
          </w:rPr>
          <w:fldChar w:fldCharType="separate"/>
        </w:r>
        <w:r w:rsidR="00A0291F">
          <w:rPr>
            <w:noProof/>
            <w:webHidden/>
          </w:rPr>
          <w:t>66</w:t>
        </w:r>
        <w:r>
          <w:rPr>
            <w:noProof/>
            <w:webHidden/>
          </w:rPr>
          <w:fldChar w:fldCharType="end"/>
        </w:r>
      </w:hyperlink>
    </w:p>
    <w:p w:rsidR="00EC5B2F" w:rsidRPr="00ED69FB" w:rsidRDefault="00B90D56">
      <w:pPr>
        <w:rPr>
          <w:rFonts w:eastAsiaTheme="majorEastAsia" w:cs="Times New Roman"/>
          <w:b/>
          <w:bCs/>
          <w:color w:val="000000" w:themeColor="text1"/>
          <w:sz w:val="28"/>
          <w:szCs w:val="28"/>
          <w:lang w:val="en-GB"/>
        </w:rPr>
      </w:pPr>
      <w:r w:rsidRPr="00ED69FB">
        <w:rPr>
          <w:rFonts w:eastAsiaTheme="majorEastAsia" w:cs="Times New Roman"/>
          <w:b/>
          <w:bCs/>
          <w:color w:val="000000" w:themeColor="text1"/>
          <w:sz w:val="28"/>
          <w:szCs w:val="28"/>
          <w:lang w:val="en-GB"/>
        </w:rPr>
        <w:fldChar w:fldCharType="end"/>
      </w:r>
    </w:p>
    <w:p w:rsidR="002D4DFE" w:rsidRDefault="002D4DFE">
      <w:pPr>
        <w:rPr>
          <w:rFonts w:eastAsiaTheme="majorEastAsia" w:cs="Times New Roman"/>
          <w:b/>
          <w:bCs/>
          <w:color w:val="000000" w:themeColor="text1"/>
          <w:sz w:val="28"/>
          <w:szCs w:val="28"/>
          <w:lang w:val="en-GB"/>
        </w:rPr>
      </w:pPr>
      <w:r>
        <w:rPr>
          <w:rFonts w:eastAsiaTheme="majorEastAsia" w:cs="Times New Roman"/>
          <w:b/>
          <w:bCs/>
          <w:color w:val="000000" w:themeColor="text1"/>
          <w:sz w:val="28"/>
          <w:szCs w:val="28"/>
          <w:lang w:val="en-GB"/>
        </w:rPr>
        <w:br w:type="page"/>
      </w:r>
    </w:p>
    <w:p w:rsidR="00294747" w:rsidRPr="00ED69FB" w:rsidRDefault="00294747" w:rsidP="00124B07">
      <w:pPr>
        <w:pStyle w:val="Heading1"/>
        <w:jc w:val="both"/>
        <w:rPr>
          <w:rFonts w:ascii="Times New Roman" w:hAnsi="Times New Roman" w:cs="Times New Roman"/>
          <w:color w:val="000000" w:themeColor="text1"/>
        </w:rPr>
      </w:pPr>
      <w:bookmarkStart w:id="2" w:name="_Toc421025833"/>
      <w:r w:rsidRPr="00ED69FB">
        <w:rPr>
          <w:rFonts w:ascii="Times New Roman" w:hAnsi="Times New Roman" w:cs="Times New Roman"/>
          <w:color w:val="000000" w:themeColor="text1"/>
        </w:rPr>
        <w:lastRenderedPageBreak/>
        <w:t>Introduction</w:t>
      </w:r>
      <w:bookmarkEnd w:id="2"/>
    </w:p>
    <w:p w:rsidR="00E82FF3" w:rsidRPr="00ED69FB" w:rsidRDefault="00E82FF3" w:rsidP="00124B07">
      <w:pPr>
        <w:jc w:val="both"/>
        <w:rPr>
          <w:rFonts w:cs="Times New Roman"/>
          <w:color w:val="000000" w:themeColor="text1"/>
          <w:szCs w:val="24"/>
          <w:lang w:val="en-GB"/>
        </w:rPr>
      </w:pP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The FAO Statistics Division (ESS) reviews and revises the methodological approaches for all its </w:t>
      </w:r>
      <w:r w:rsidR="00D25C09">
        <w:rPr>
          <w:rFonts w:cs="Times New Roman"/>
          <w:bCs/>
          <w:color w:val="000000" w:themeColor="text1"/>
          <w:szCs w:val="24"/>
          <w:lang w:val="en-GB"/>
        </w:rPr>
        <w:t xml:space="preserve">products </w:t>
      </w:r>
      <w:r w:rsidRPr="00ED69FB">
        <w:rPr>
          <w:rFonts w:cs="Times New Roman"/>
          <w:bCs/>
          <w:color w:val="000000" w:themeColor="text1"/>
          <w:szCs w:val="24"/>
          <w:lang w:val="en-GB"/>
        </w:rPr>
        <w:t xml:space="preserve">on a regular basis. Such revisions include all databases maintained at ESS, their underlying and accompanying metadata, </w:t>
      </w:r>
      <w:r w:rsidR="00D25C09">
        <w:rPr>
          <w:rFonts w:cs="Times New Roman"/>
          <w:bCs/>
          <w:color w:val="000000" w:themeColor="text1"/>
          <w:szCs w:val="24"/>
          <w:lang w:val="en-GB"/>
        </w:rPr>
        <w:t xml:space="preserve">the </w:t>
      </w:r>
      <w:r w:rsidRPr="00ED69FB">
        <w:rPr>
          <w:rFonts w:cs="Times New Roman"/>
          <w:bCs/>
          <w:color w:val="000000" w:themeColor="text1"/>
          <w:szCs w:val="24"/>
          <w:lang w:val="en-GB"/>
        </w:rPr>
        <w:t xml:space="preserve">approaches to impute missing data or to create analytical databases such as the Green House Gas (GHG) inventories, the Food Balance Sheets (FBS), or most recently, the System of Economic Environmental Accounts for Agriculture, Fisheries and Forestry, SEEA-AFF. </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This document provides an overview of </w:t>
      </w:r>
      <w:r w:rsidR="00D25C09">
        <w:rPr>
          <w:rFonts w:cs="Times New Roman"/>
          <w:bCs/>
          <w:color w:val="000000" w:themeColor="text1"/>
          <w:szCs w:val="24"/>
          <w:lang w:val="en-GB"/>
        </w:rPr>
        <w:t xml:space="preserve">proposed </w:t>
      </w:r>
      <w:r w:rsidRPr="00ED69FB">
        <w:rPr>
          <w:rFonts w:cs="Times New Roman"/>
          <w:bCs/>
          <w:color w:val="000000" w:themeColor="text1"/>
          <w:szCs w:val="24"/>
          <w:lang w:val="en-GB"/>
        </w:rPr>
        <w:t>methodological changes and innovations for the Food Balance Sheets. All analytical databases are, by their very nature, datasets that include a large number of imputed data or analytically derived data. Food Balance Sheets require many</w:t>
      </w:r>
      <w:r w:rsidR="00D25C09">
        <w:rPr>
          <w:rFonts w:cs="Times New Roman"/>
          <w:bCs/>
          <w:color w:val="000000" w:themeColor="text1"/>
          <w:szCs w:val="24"/>
          <w:lang w:val="en-GB"/>
        </w:rPr>
        <w:t>,</w:t>
      </w:r>
      <w:r w:rsidRPr="00ED69FB">
        <w:rPr>
          <w:rFonts w:cs="Times New Roman"/>
          <w:bCs/>
          <w:color w:val="000000" w:themeColor="text1"/>
          <w:szCs w:val="24"/>
          <w:lang w:val="en-GB"/>
        </w:rPr>
        <w:t xml:space="preserve"> and often particularly complex transformations of primary data. In undertaking these tran</w:t>
      </w:r>
      <w:r w:rsidR="00BB46A6" w:rsidRPr="00ED69FB">
        <w:rPr>
          <w:rFonts w:cs="Times New Roman"/>
          <w:bCs/>
          <w:color w:val="000000" w:themeColor="text1"/>
          <w:szCs w:val="24"/>
          <w:lang w:val="en-GB"/>
        </w:rPr>
        <w:t>sformations, FAO always emphasiz</w:t>
      </w:r>
      <w:r w:rsidRPr="00ED69FB">
        <w:rPr>
          <w:rFonts w:cs="Times New Roman"/>
          <w:bCs/>
          <w:color w:val="000000" w:themeColor="text1"/>
          <w:szCs w:val="24"/>
          <w:lang w:val="en-GB"/>
        </w:rPr>
        <w:t xml:space="preserve">es how important it is for countries to undertake actual data collection and encourages all countries to </w:t>
      </w:r>
      <w:r w:rsidR="00841034" w:rsidRPr="00ED69FB">
        <w:rPr>
          <w:rFonts w:cs="Times New Roman"/>
          <w:bCs/>
          <w:color w:val="000000" w:themeColor="text1"/>
          <w:szCs w:val="24"/>
          <w:lang w:val="en-GB"/>
        </w:rPr>
        <w:t>improve</w:t>
      </w:r>
      <w:r w:rsidRPr="00ED69FB">
        <w:rPr>
          <w:rFonts w:cs="Times New Roman"/>
          <w:bCs/>
          <w:color w:val="000000" w:themeColor="text1"/>
          <w:szCs w:val="24"/>
          <w:lang w:val="en-GB"/>
        </w:rPr>
        <w:t xml:space="preserve"> </w:t>
      </w:r>
      <w:r w:rsidR="00841034" w:rsidRPr="00ED69FB">
        <w:rPr>
          <w:rFonts w:cs="Times New Roman"/>
          <w:bCs/>
          <w:color w:val="000000" w:themeColor="text1"/>
          <w:szCs w:val="24"/>
          <w:lang w:val="en-GB"/>
        </w:rPr>
        <w:t xml:space="preserve">and increase </w:t>
      </w:r>
      <w:r w:rsidRPr="00ED69FB">
        <w:rPr>
          <w:rFonts w:cs="Times New Roman"/>
          <w:bCs/>
          <w:color w:val="000000" w:themeColor="text1"/>
          <w:szCs w:val="24"/>
          <w:lang w:val="en-GB"/>
        </w:rPr>
        <w:t xml:space="preserve">data collection efforts through the Global Strategy to Improve Rural Agricultural Statistics. The efforts </w:t>
      </w:r>
      <w:r w:rsidR="00D25C09">
        <w:rPr>
          <w:rFonts w:cs="Times New Roman"/>
          <w:bCs/>
          <w:color w:val="000000" w:themeColor="text1"/>
          <w:szCs w:val="24"/>
          <w:lang w:val="en-GB"/>
        </w:rPr>
        <w:t xml:space="preserve">to obtain a maximum of actual data </w:t>
      </w:r>
      <w:r w:rsidRPr="00ED69FB">
        <w:rPr>
          <w:rFonts w:cs="Times New Roman"/>
          <w:bCs/>
          <w:color w:val="000000" w:themeColor="text1"/>
          <w:szCs w:val="24"/>
          <w:lang w:val="en-GB"/>
        </w:rPr>
        <w:t xml:space="preserve">notwithstanding, establishing Food Balance Sheets is often a process that starts with a rather limited set of </w:t>
      </w:r>
      <w:r w:rsidR="00D25C09">
        <w:rPr>
          <w:rFonts w:cs="Times New Roman"/>
          <w:bCs/>
          <w:color w:val="000000" w:themeColor="text1"/>
          <w:szCs w:val="24"/>
          <w:lang w:val="en-GB"/>
        </w:rPr>
        <w:t>hard statistics</w:t>
      </w:r>
      <w:r w:rsidRPr="00ED69FB">
        <w:rPr>
          <w:rFonts w:cs="Times New Roman"/>
          <w:bCs/>
          <w:color w:val="000000" w:themeColor="text1"/>
          <w:szCs w:val="24"/>
          <w:lang w:val="en-GB"/>
        </w:rPr>
        <w:t xml:space="preserve">. For many countries and many commodities, actual measurement of the constituting variables is entirely absent, or where available, associated with large implicit or explicit measurement errors. </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w:t>
      </w:r>
      <w:r w:rsidR="00D25C09">
        <w:rPr>
          <w:rFonts w:cs="Times New Roman"/>
          <w:bCs/>
          <w:color w:val="000000" w:themeColor="text1"/>
          <w:szCs w:val="24"/>
          <w:lang w:val="en-GB"/>
        </w:rPr>
        <w:t>speed</w:t>
      </w:r>
      <w:r w:rsidRPr="00ED69FB">
        <w:rPr>
          <w:rFonts w:cs="Times New Roman"/>
          <w:bCs/>
          <w:color w:val="000000" w:themeColor="text1"/>
          <w:szCs w:val="24"/>
          <w:lang w:val="en-GB"/>
        </w:rPr>
        <w:t>. For this round of FBS revisions, the changes in conversion rates and factors w</w:t>
      </w:r>
      <w:r w:rsidR="00D25C09">
        <w:rPr>
          <w:rFonts w:cs="Times New Roman"/>
          <w:bCs/>
          <w:color w:val="000000" w:themeColor="text1"/>
          <w:szCs w:val="24"/>
          <w:lang w:val="en-GB"/>
        </w:rPr>
        <w:t>ere</w:t>
      </w:r>
      <w:r w:rsidRPr="00ED69FB">
        <w:rPr>
          <w:rFonts w:cs="Times New Roman"/>
          <w:bCs/>
          <w:color w:val="000000" w:themeColor="text1"/>
          <w:szCs w:val="24"/>
          <w:lang w:val="en-GB"/>
        </w:rPr>
        <w:t xml:space="preserve"> more important than on previous occasions. The main reason for additional changes lies in the fact that the underlying commodity classification systems have been revised as part of the overall reform efforts. The main change in this regard was that FAO’s proprietary classification system, the so-called FAO commodity list, has been replaced by adopting the Harmonized System for all trade variables, and the Central Product Classification CPC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294747"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The focus of the revisions was, however, placed on updating the </w:t>
      </w:r>
      <w:r w:rsidR="00D25C09">
        <w:rPr>
          <w:rFonts w:cs="Times New Roman"/>
          <w:bCs/>
          <w:color w:val="000000" w:themeColor="text1"/>
          <w:szCs w:val="24"/>
          <w:lang w:val="en-GB"/>
        </w:rPr>
        <w:t xml:space="preserve">various (imputation) </w:t>
      </w:r>
      <w:r w:rsidRPr="00ED69FB">
        <w:rPr>
          <w:rFonts w:cs="Times New Roman"/>
          <w:bCs/>
          <w:color w:val="000000" w:themeColor="text1"/>
          <w:szCs w:val="24"/>
          <w:lang w:val="en-GB"/>
        </w:rPr>
        <w:t>methods of the FBS components and, importantly, the overall approach to set up and solv</w:t>
      </w:r>
      <w:r w:rsidR="00D25C09">
        <w:rPr>
          <w:rFonts w:cs="Times New Roman"/>
          <w:bCs/>
          <w:color w:val="000000" w:themeColor="text1"/>
          <w:szCs w:val="24"/>
          <w:lang w:val="en-GB"/>
        </w:rPr>
        <w:t>e</w:t>
      </w:r>
      <w:r w:rsidRPr="00ED69FB">
        <w:rPr>
          <w:rFonts w:cs="Times New Roman"/>
          <w:bCs/>
          <w:color w:val="000000" w:themeColor="text1"/>
          <w:szCs w:val="24"/>
          <w:lang w:val="en-GB"/>
        </w:rPr>
        <w:t xml:space="preserve"> the balance between all variables of supply and utilization. The motivations for the</w:t>
      </w:r>
      <w:r w:rsidR="00D25C09">
        <w:rPr>
          <w:rFonts w:cs="Times New Roman"/>
          <w:bCs/>
          <w:color w:val="000000" w:themeColor="text1"/>
          <w:szCs w:val="24"/>
          <w:lang w:val="en-GB"/>
        </w:rPr>
        <w:t>se</w:t>
      </w:r>
      <w:r w:rsidRPr="00ED69FB">
        <w:rPr>
          <w:rFonts w:cs="Times New Roman"/>
          <w:bCs/>
          <w:color w:val="000000" w:themeColor="text1"/>
          <w:szCs w:val="24"/>
          <w:lang w:val="en-GB"/>
        </w:rPr>
        <w:t xml:space="preserve"> changes and the differences to existing approaches are laid out in the various chapters of this document. </w:t>
      </w:r>
      <w:r w:rsidR="00D25C09">
        <w:rPr>
          <w:rFonts w:cs="Times New Roman"/>
          <w:bCs/>
          <w:color w:val="000000" w:themeColor="text1"/>
          <w:szCs w:val="24"/>
          <w:lang w:val="en-GB"/>
        </w:rPr>
        <w:t xml:space="preserve">An </w:t>
      </w:r>
      <w:r w:rsidRPr="00ED69FB">
        <w:rPr>
          <w:rFonts w:cs="Times New Roman"/>
          <w:bCs/>
          <w:color w:val="000000" w:themeColor="text1"/>
          <w:szCs w:val="24"/>
          <w:lang w:val="en-GB"/>
        </w:rPr>
        <w:t>important change relates to the approach taken to solving the overall balance. In essence, it constitutes a move from a deterministic approach to</w:t>
      </w:r>
      <w:r w:rsidR="00D25C09">
        <w:rPr>
          <w:rFonts w:cs="Times New Roman"/>
          <w:bCs/>
          <w:color w:val="000000" w:themeColor="text1"/>
          <w:szCs w:val="24"/>
          <w:lang w:val="en-GB"/>
        </w:rPr>
        <w:t>wards</w:t>
      </w:r>
      <w:r w:rsidRPr="00ED69FB">
        <w:rPr>
          <w:rFonts w:cs="Times New Roman"/>
          <w:bCs/>
          <w:color w:val="000000" w:themeColor="text1"/>
          <w:szCs w:val="24"/>
          <w:lang w:val="en-GB"/>
        </w:rPr>
        <w:t xml:space="preserve"> establishing a </w:t>
      </w:r>
      <w:r w:rsidR="00D25C09">
        <w:rPr>
          <w:rFonts w:cs="Times New Roman"/>
          <w:bCs/>
          <w:color w:val="000000" w:themeColor="text1"/>
          <w:szCs w:val="24"/>
          <w:lang w:val="en-GB"/>
        </w:rPr>
        <w:t xml:space="preserve">process that takes into account not only the expected values but also the accuracy with the various variables (“elements”) </w:t>
      </w:r>
      <w:r w:rsidR="00D25C09">
        <w:rPr>
          <w:rFonts w:cs="Times New Roman"/>
          <w:bCs/>
          <w:color w:val="000000" w:themeColor="text1"/>
          <w:szCs w:val="24"/>
          <w:lang w:val="en-GB"/>
        </w:rPr>
        <w:lastRenderedPageBreak/>
        <w:t xml:space="preserve">of the balance </w:t>
      </w:r>
      <w:r w:rsidR="00731077">
        <w:rPr>
          <w:rFonts w:cs="Times New Roman"/>
          <w:bCs/>
          <w:color w:val="000000" w:themeColor="text1"/>
          <w:szCs w:val="24"/>
          <w:lang w:val="en-GB"/>
        </w:rPr>
        <w:t xml:space="preserve">that </w:t>
      </w:r>
      <w:r w:rsidR="00D25C09">
        <w:rPr>
          <w:rFonts w:cs="Times New Roman"/>
          <w:bCs/>
          <w:color w:val="000000" w:themeColor="text1"/>
          <w:szCs w:val="24"/>
          <w:lang w:val="en-GB"/>
        </w:rPr>
        <w:t>are being measured.</w:t>
      </w:r>
      <w:r w:rsidRPr="00ED69FB">
        <w:rPr>
          <w:rFonts w:cs="Times New Roman"/>
          <w:bCs/>
          <w:color w:val="000000" w:themeColor="text1"/>
          <w:szCs w:val="24"/>
          <w:lang w:val="en-GB"/>
        </w:rPr>
        <w:t xml:space="preserve"> </w:t>
      </w:r>
      <w:r w:rsidR="00D25C09">
        <w:rPr>
          <w:rFonts w:cs="Times New Roman"/>
          <w:bCs/>
          <w:color w:val="000000" w:themeColor="text1"/>
          <w:szCs w:val="24"/>
          <w:lang w:val="en-GB"/>
        </w:rPr>
        <w:t>T</w:t>
      </w:r>
      <w:r w:rsidRPr="00ED69FB">
        <w:rPr>
          <w:rFonts w:cs="Times New Roman"/>
          <w:bCs/>
          <w:color w:val="000000" w:themeColor="text1"/>
          <w:szCs w:val="24"/>
          <w:lang w:val="en-GB"/>
        </w:rPr>
        <w:t xml:space="preserve">he approach eventually selects a combination of </w:t>
      </w:r>
      <w:r w:rsidR="00D25C09">
        <w:rPr>
          <w:rFonts w:cs="Times New Roman"/>
          <w:bCs/>
          <w:color w:val="000000" w:themeColor="text1"/>
          <w:szCs w:val="24"/>
          <w:lang w:val="en-GB"/>
        </w:rPr>
        <w:t xml:space="preserve">values for the various </w:t>
      </w:r>
      <w:r w:rsidRPr="00ED69FB">
        <w:rPr>
          <w:rFonts w:cs="Times New Roman"/>
          <w:bCs/>
          <w:color w:val="000000" w:themeColor="text1"/>
          <w:szCs w:val="24"/>
          <w:lang w:val="en-GB"/>
        </w:rPr>
        <w:t xml:space="preserve">variables that provides the most likely outcome while taking into </w:t>
      </w:r>
      <w:r w:rsidR="00D25C09">
        <w:rPr>
          <w:rFonts w:cs="Times New Roman"/>
          <w:bCs/>
          <w:color w:val="000000" w:themeColor="text1"/>
          <w:szCs w:val="24"/>
          <w:lang w:val="en-GB"/>
        </w:rPr>
        <w:t xml:space="preserve">account </w:t>
      </w:r>
      <w:r w:rsidRPr="00ED69FB">
        <w:rPr>
          <w:rFonts w:cs="Times New Roman"/>
          <w:bCs/>
          <w:color w:val="000000" w:themeColor="text1"/>
          <w:szCs w:val="24"/>
          <w:lang w:val="en-GB"/>
        </w:rPr>
        <w:t xml:space="preserve">the boundaries of confidence/measurement for every individual variable. </w:t>
      </w:r>
    </w:p>
    <w:p w:rsidR="00D25C09" w:rsidRPr="00D25C09" w:rsidRDefault="00277880" w:rsidP="00277880">
      <w:pPr>
        <w:jc w:val="both"/>
        <w:rPr>
          <w:rFonts w:cs="Times New Roman"/>
          <w:b/>
          <w:color w:val="000000" w:themeColor="text1"/>
          <w:szCs w:val="24"/>
          <w:lang w:val="en-GB"/>
        </w:rPr>
      </w:pPr>
      <w:r>
        <w:rPr>
          <w:rFonts w:cs="Times New Roman"/>
          <w:b/>
          <w:color w:val="000000" w:themeColor="text1"/>
          <w:szCs w:val="24"/>
          <w:lang w:val="en-GB"/>
        </w:rPr>
        <w:t xml:space="preserve">Overarching findings and </w:t>
      </w:r>
      <w:r w:rsidR="00D25C09" w:rsidRPr="00D25C09">
        <w:rPr>
          <w:rFonts w:cs="Times New Roman"/>
          <w:b/>
          <w:color w:val="000000" w:themeColor="text1"/>
          <w:szCs w:val="24"/>
          <w:lang w:val="en-GB"/>
        </w:rPr>
        <w:t xml:space="preserve">principles guiding the </w:t>
      </w:r>
      <w:r w:rsidR="00291883">
        <w:rPr>
          <w:rFonts w:cs="Times New Roman"/>
          <w:b/>
          <w:color w:val="000000" w:themeColor="text1"/>
          <w:szCs w:val="24"/>
          <w:lang w:val="en-GB"/>
        </w:rPr>
        <w:t xml:space="preserve">FBS </w:t>
      </w:r>
      <w:r w:rsidR="00D25C09" w:rsidRPr="00D25C09">
        <w:rPr>
          <w:rFonts w:cs="Times New Roman"/>
          <w:b/>
          <w:color w:val="000000" w:themeColor="text1"/>
          <w:szCs w:val="24"/>
          <w:lang w:val="en-GB"/>
        </w:rPr>
        <w:t>revisions</w:t>
      </w:r>
    </w:p>
    <w:p w:rsidR="00294747" w:rsidRPr="00ED69FB" w:rsidRDefault="00294747" w:rsidP="00D25C09">
      <w:pPr>
        <w:jc w:val="both"/>
        <w:rPr>
          <w:rFonts w:cs="Times New Roman"/>
          <w:bCs/>
          <w:color w:val="000000" w:themeColor="text1"/>
          <w:szCs w:val="24"/>
          <w:lang w:val="en-GB"/>
        </w:rPr>
      </w:pPr>
      <w:r w:rsidRPr="00ED69FB">
        <w:rPr>
          <w:rFonts w:cs="Times New Roman"/>
          <w:bCs/>
          <w:color w:val="000000" w:themeColor="text1"/>
          <w:szCs w:val="24"/>
          <w:lang w:val="en-GB"/>
        </w:rPr>
        <w:t xml:space="preserve">A number of overarching </w:t>
      </w:r>
      <w:r w:rsidR="00EC3AEB" w:rsidRPr="00ED69FB">
        <w:rPr>
          <w:rFonts w:cs="Times New Roman"/>
          <w:bCs/>
          <w:color w:val="000000" w:themeColor="text1"/>
          <w:szCs w:val="24"/>
          <w:lang w:val="en-GB"/>
        </w:rPr>
        <w:t xml:space="preserve">findings emerged from the </w:t>
      </w:r>
      <w:r w:rsidR="00D25C09">
        <w:rPr>
          <w:rFonts w:cs="Times New Roman"/>
          <w:bCs/>
          <w:color w:val="000000" w:themeColor="text1"/>
          <w:szCs w:val="24"/>
          <w:lang w:val="en-GB"/>
        </w:rPr>
        <w:t xml:space="preserve">current FBS </w:t>
      </w:r>
      <w:r w:rsidRPr="00ED69FB">
        <w:rPr>
          <w:rFonts w:cs="Times New Roman"/>
          <w:bCs/>
          <w:color w:val="000000" w:themeColor="text1"/>
          <w:szCs w:val="24"/>
          <w:lang w:val="en-GB"/>
        </w:rPr>
        <w:t>revisions</w:t>
      </w:r>
      <w:r w:rsidR="009E5810" w:rsidRPr="00ED69FB">
        <w:rPr>
          <w:rFonts w:cs="Times New Roman"/>
          <w:bCs/>
          <w:color w:val="000000" w:themeColor="text1"/>
          <w:szCs w:val="24"/>
          <w:lang w:val="en-GB"/>
        </w:rPr>
        <w:t>. M</w:t>
      </w:r>
      <w:r w:rsidRPr="00ED69FB">
        <w:rPr>
          <w:rFonts w:cs="Times New Roman"/>
          <w:bCs/>
          <w:color w:val="000000" w:themeColor="text1"/>
          <w:szCs w:val="24"/>
          <w:lang w:val="en-GB"/>
        </w:rPr>
        <w:t xml:space="preserve">ost importantly:  </w:t>
      </w:r>
    </w:p>
    <w:p w:rsidR="00EC3AEB"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All assumptions made are explicit and </w:t>
      </w:r>
      <w:r w:rsidR="009E5810" w:rsidRPr="00ED69FB">
        <w:rPr>
          <w:rFonts w:cs="Times New Roman"/>
          <w:bCs/>
          <w:color w:val="000000" w:themeColor="text1"/>
          <w:szCs w:val="24"/>
        </w:rPr>
        <w:t xml:space="preserve">are </w:t>
      </w:r>
      <w:r w:rsidRPr="00ED69FB">
        <w:rPr>
          <w:rFonts w:cs="Times New Roman"/>
          <w:bCs/>
          <w:color w:val="000000" w:themeColor="text1"/>
          <w:szCs w:val="24"/>
        </w:rPr>
        <w:t xml:space="preserve">documented. The same commitment holds for future changes and new assumptions made. </w:t>
      </w:r>
    </w:p>
    <w:p w:rsidR="009E5810"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F</w:t>
      </w:r>
      <w:r w:rsidR="009E5810" w:rsidRPr="00ED69FB">
        <w:rPr>
          <w:rFonts w:cs="Times New Roman"/>
          <w:bCs/>
          <w:color w:val="000000" w:themeColor="text1"/>
          <w:szCs w:val="24"/>
        </w:rPr>
        <w:t xml:space="preserve">ood Balance Sheets (FBS) </w:t>
      </w:r>
      <w:r w:rsidRPr="00ED69FB">
        <w:rPr>
          <w:rFonts w:cs="Times New Roman"/>
          <w:bCs/>
          <w:color w:val="000000" w:themeColor="text1"/>
          <w:szCs w:val="24"/>
        </w:rPr>
        <w:t>are analytical data</w:t>
      </w:r>
      <w:r w:rsidR="009E5810" w:rsidRPr="00ED69FB">
        <w:rPr>
          <w:rFonts w:cs="Times New Roman"/>
          <w:bCs/>
          <w:color w:val="000000" w:themeColor="text1"/>
          <w:szCs w:val="24"/>
        </w:rPr>
        <w:t xml:space="preserve"> sets</w:t>
      </w:r>
      <w:r w:rsidRPr="00ED69FB">
        <w:rPr>
          <w:rFonts w:cs="Times New Roman"/>
          <w:bCs/>
          <w:color w:val="000000" w:themeColor="text1"/>
          <w:szCs w:val="24"/>
        </w:rPr>
        <w:t>. They will always have to combine measured with imputed information.</w:t>
      </w:r>
      <w:r w:rsidR="009E5810" w:rsidRPr="00ED69FB">
        <w:rPr>
          <w:rFonts w:cs="Times New Roman"/>
          <w:bCs/>
          <w:color w:val="000000" w:themeColor="text1"/>
          <w:szCs w:val="24"/>
        </w:rPr>
        <w:t xml:space="preserve"> </w:t>
      </w:r>
      <w:r w:rsidRPr="00ED69FB">
        <w:rPr>
          <w:rFonts w:cs="Times New Roman"/>
          <w:bCs/>
          <w:color w:val="000000" w:themeColor="text1"/>
          <w:szCs w:val="24"/>
        </w:rPr>
        <w:t xml:space="preserve">Imputation methods cannot replace data collection efforts, no matter how sophisticated they are.  </w:t>
      </w:r>
    </w:p>
    <w:p w:rsidR="00EC3AEB"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Every effort has to be made to collect more and better quality data at </w:t>
      </w:r>
      <w:r w:rsidR="00841034" w:rsidRPr="00ED69FB">
        <w:rPr>
          <w:rFonts w:cs="Times New Roman"/>
          <w:bCs/>
          <w:color w:val="000000" w:themeColor="text1"/>
          <w:szCs w:val="24"/>
        </w:rPr>
        <w:t xml:space="preserve">the </w:t>
      </w:r>
      <w:r w:rsidRPr="00ED69FB">
        <w:rPr>
          <w:rFonts w:cs="Times New Roman"/>
          <w:bCs/>
          <w:color w:val="000000" w:themeColor="text1"/>
          <w:szCs w:val="24"/>
        </w:rPr>
        <w:t>country level, not least because the quality of the results of any imputation depends critically on the quality of measured information.</w:t>
      </w:r>
    </w:p>
    <w:p w:rsidR="00EC3AEB" w:rsidRPr="00ED69FB" w:rsidRDefault="00841034"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P</w:t>
      </w:r>
      <w:r w:rsidR="00EC3AEB" w:rsidRPr="00ED69FB">
        <w:rPr>
          <w:rFonts w:cs="Times New Roman"/>
          <w:bCs/>
          <w:color w:val="000000" w:themeColor="text1"/>
          <w:szCs w:val="24"/>
        </w:rPr>
        <w:t xml:space="preserve">oor imputation methods can </w:t>
      </w:r>
      <w:r w:rsidRPr="00ED69FB">
        <w:rPr>
          <w:rFonts w:cs="Times New Roman"/>
          <w:bCs/>
          <w:color w:val="000000" w:themeColor="text1"/>
          <w:szCs w:val="24"/>
        </w:rPr>
        <w:t xml:space="preserve">sometimes </w:t>
      </w:r>
      <w:r w:rsidR="00EC3AEB" w:rsidRPr="00ED69FB">
        <w:rPr>
          <w:rFonts w:cs="Times New Roman"/>
          <w:bCs/>
          <w:color w:val="000000" w:themeColor="text1"/>
          <w:szCs w:val="24"/>
        </w:rPr>
        <w:t>create</w:t>
      </w:r>
      <w:r w:rsidR="009E5810" w:rsidRPr="00ED69FB">
        <w:rPr>
          <w:rFonts w:cs="Times New Roman"/>
          <w:bCs/>
          <w:color w:val="000000" w:themeColor="text1"/>
          <w:szCs w:val="24"/>
        </w:rPr>
        <w:t xml:space="preserve"> </w:t>
      </w:r>
      <w:r w:rsidR="00EC3AEB" w:rsidRPr="00ED69FB">
        <w:rPr>
          <w:rFonts w:cs="Times New Roman"/>
          <w:bCs/>
          <w:color w:val="000000" w:themeColor="text1"/>
          <w:szCs w:val="24"/>
        </w:rPr>
        <w:t xml:space="preserve">vastly inappropriate results even where </w:t>
      </w:r>
      <w:r w:rsidR="009E5810" w:rsidRPr="00ED69FB">
        <w:rPr>
          <w:rFonts w:cs="Times New Roman"/>
          <w:bCs/>
          <w:color w:val="000000" w:themeColor="text1"/>
          <w:szCs w:val="24"/>
        </w:rPr>
        <w:t xml:space="preserve">they are based on </w:t>
      </w:r>
      <w:r w:rsidR="00EC3AEB" w:rsidRPr="00ED69FB">
        <w:rPr>
          <w:rFonts w:cs="Times New Roman"/>
          <w:bCs/>
          <w:color w:val="000000" w:themeColor="text1"/>
          <w:szCs w:val="24"/>
        </w:rPr>
        <w:t xml:space="preserve">solid data.  Every effort was made to </w:t>
      </w:r>
      <w:r w:rsidR="009E5810" w:rsidRPr="00ED69FB">
        <w:rPr>
          <w:rFonts w:cs="Times New Roman"/>
          <w:bCs/>
          <w:color w:val="000000" w:themeColor="text1"/>
          <w:szCs w:val="24"/>
        </w:rPr>
        <w:t xml:space="preserve">identify sound imputation </w:t>
      </w:r>
      <w:r w:rsidR="00EC3AEB" w:rsidRPr="00ED69FB">
        <w:rPr>
          <w:rFonts w:cs="Times New Roman"/>
          <w:bCs/>
          <w:color w:val="000000" w:themeColor="text1"/>
          <w:szCs w:val="24"/>
        </w:rPr>
        <w:t xml:space="preserve">methods and base them to the extent possible on solid data. </w:t>
      </w:r>
    </w:p>
    <w:p w:rsidR="009E5810" w:rsidRPr="00ED69FB" w:rsidRDefault="009E5810"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Imputation methods try to harness links between the various FBS variables and elements and information from outside the FBS. This allows triangulat</w:t>
      </w:r>
      <w:r w:rsidR="00841034" w:rsidRPr="00ED69FB">
        <w:rPr>
          <w:rFonts w:cs="Times New Roman"/>
          <w:bCs/>
          <w:color w:val="000000" w:themeColor="text1"/>
          <w:szCs w:val="24"/>
        </w:rPr>
        <w:t>ion of</w:t>
      </w:r>
      <w:r w:rsidRPr="00ED69FB">
        <w:rPr>
          <w:rFonts w:cs="Times New Roman"/>
          <w:bCs/>
          <w:color w:val="000000" w:themeColor="text1"/>
          <w:szCs w:val="24"/>
        </w:rPr>
        <w:t xml:space="preserve"> information and ensures overall consistency between FBS variables. The new feed use imputation method is probably the best example</w:t>
      </w:r>
      <w:r w:rsidR="00841034" w:rsidRPr="00ED69FB">
        <w:rPr>
          <w:rFonts w:cs="Times New Roman"/>
          <w:bCs/>
          <w:color w:val="000000" w:themeColor="text1"/>
          <w:szCs w:val="24"/>
        </w:rPr>
        <w:t xml:space="preserve"> of</w:t>
      </w:r>
      <w:r w:rsidRPr="00ED69FB">
        <w:rPr>
          <w:rFonts w:cs="Times New Roman"/>
          <w:bCs/>
          <w:color w:val="000000" w:themeColor="text1"/>
          <w:szCs w:val="24"/>
        </w:rPr>
        <w:t xml:space="preserve"> h</w:t>
      </w:r>
      <w:r w:rsidR="00841034" w:rsidRPr="00ED69FB">
        <w:rPr>
          <w:rFonts w:cs="Times New Roman"/>
          <w:bCs/>
          <w:color w:val="000000" w:themeColor="text1"/>
          <w:szCs w:val="24"/>
        </w:rPr>
        <w:t>o</w:t>
      </w:r>
      <w:r w:rsidRPr="00ED69FB">
        <w:rPr>
          <w:rFonts w:cs="Times New Roman"/>
          <w:bCs/>
          <w:color w:val="000000" w:themeColor="text1"/>
          <w:szCs w:val="24"/>
        </w:rPr>
        <w:t>w this has been implemented in practice.</w:t>
      </w:r>
    </w:p>
    <w:p w:rsidR="009E5810" w:rsidRPr="00ED69FB" w:rsidRDefault="00EC3AEB"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Analytical dataset</w:t>
      </w:r>
      <w:r w:rsidR="009E5810" w:rsidRPr="00ED69FB">
        <w:rPr>
          <w:rFonts w:cs="Times New Roman"/>
          <w:bCs/>
          <w:color w:val="000000" w:themeColor="text1"/>
          <w:szCs w:val="24"/>
        </w:rPr>
        <w:t>s</w:t>
      </w:r>
      <w:r w:rsidRPr="00ED69FB">
        <w:rPr>
          <w:rFonts w:cs="Times New Roman"/>
          <w:bCs/>
          <w:color w:val="000000" w:themeColor="text1"/>
          <w:szCs w:val="24"/>
        </w:rPr>
        <w:t xml:space="preserve"> are always associated with larger inaccuracies, stemming from differences in data definitions, classification</w:t>
      </w:r>
      <w:r w:rsidR="009E5810" w:rsidRPr="00ED69FB">
        <w:rPr>
          <w:rFonts w:cs="Times New Roman"/>
          <w:bCs/>
          <w:color w:val="000000" w:themeColor="text1"/>
          <w:szCs w:val="24"/>
        </w:rPr>
        <w:t>s</w:t>
      </w:r>
      <w:r w:rsidRPr="00ED69FB">
        <w:rPr>
          <w:rFonts w:cs="Times New Roman"/>
          <w:bCs/>
          <w:color w:val="000000" w:themeColor="text1"/>
          <w:szCs w:val="24"/>
        </w:rPr>
        <w:t xml:space="preserve">, measurement errors, imputation problems, etc. To reflect these issues in the </w:t>
      </w:r>
      <w:r w:rsidR="009E5810" w:rsidRPr="00ED69FB">
        <w:rPr>
          <w:rFonts w:cs="Times New Roman"/>
          <w:bCs/>
          <w:color w:val="000000" w:themeColor="text1"/>
          <w:szCs w:val="24"/>
        </w:rPr>
        <w:t>FBS</w:t>
      </w:r>
      <w:r w:rsidRPr="00ED69FB">
        <w:rPr>
          <w:rFonts w:cs="Times New Roman"/>
          <w:bCs/>
          <w:color w:val="000000" w:themeColor="text1"/>
          <w:szCs w:val="24"/>
        </w:rPr>
        <w:t xml:space="preserve"> results, all estimates have expected values and an explicit measurement error. </w:t>
      </w:r>
      <w:r w:rsidR="009E5810" w:rsidRPr="00ED69FB">
        <w:rPr>
          <w:rFonts w:cs="Times New Roman"/>
          <w:bCs/>
          <w:color w:val="000000" w:themeColor="text1"/>
          <w:szCs w:val="24"/>
        </w:rPr>
        <w:t>N</w:t>
      </w:r>
      <w:r w:rsidR="00D3095B" w:rsidRPr="00ED69FB">
        <w:rPr>
          <w:rFonts w:cs="Times New Roman"/>
          <w:bCs/>
          <w:color w:val="000000" w:themeColor="text1"/>
          <w:szCs w:val="24"/>
        </w:rPr>
        <w:t xml:space="preserve">o </w:t>
      </w:r>
      <w:r w:rsidR="009E5810" w:rsidRPr="00ED69FB">
        <w:rPr>
          <w:rFonts w:cs="Times New Roman"/>
          <w:bCs/>
          <w:color w:val="000000" w:themeColor="text1"/>
          <w:szCs w:val="24"/>
        </w:rPr>
        <w:t>claim</w:t>
      </w:r>
      <w:r w:rsidR="00D3095B" w:rsidRPr="00ED69FB">
        <w:rPr>
          <w:rFonts w:cs="Times New Roman"/>
          <w:bCs/>
          <w:color w:val="000000" w:themeColor="text1"/>
          <w:szCs w:val="24"/>
        </w:rPr>
        <w:t xml:space="preserve"> </w:t>
      </w:r>
      <w:r w:rsidR="009E5810" w:rsidRPr="00ED69FB">
        <w:rPr>
          <w:rFonts w:cs="Times New Roman"/>
          <w:bCs/>
          <w:color w:val="000000" w:themeColor="text1"/>
          <w:szCs w:val="24"/>
        </w:rPr>
        <w:t xml:space="preserve">is made </w:t>
      </w:r>
      <w:r w:rsidR="00D3095B" w:rsidRPr="00ED69FB">
        <w:rPr>
          <w:rFonts w:cs="Times New Roman"/>
          <w:bCs/>
          <w:color w:val="000000" w:themeColor="text1"/>
          <w:szCs w:val="24"/>
        </w:rPr>
        <w:t>that the estimates are point estimates. The overall philosophy guiding the revisions is to be “</w:t>
      </w:r>
      <w:r w:rsidR="009E5810" w:rsidRPr="00ED69FB">
        <w:rPr>
          <w:rFonts w:cs="Times New Roman"/>
          <w:bCs/>
          <w:color w:val="000000" w:themeColor="text1"/>
          <w:szCs w:val="24"/>
        </w:rPr>
        <w:t>roughly</w:t>
      </w:r>
      <w:r w:rsidR="00D3095B" w:rsidRPr="00ED69FB">
        <w:rPr>
          <w:rFonts w:cs="Times New Roman"/>
          <w:bCs/>
          <w:color w:val="000000" w:themeColor="text1"/>
          <w:szCs w:val="24"/>
        </w:rPr>
        <w:t xml:space="preserve"> right rather than </w:t>
      </w:r>
      <w:r w:rsidR="009E5810" w:rsidRPr="00ED69FB">
        <w:rPr>
          <w:rFonts w:cs="Times New Roman"/>
          <w:bCs/>
          <w:color w:val="000000" w:themeColor="text1"/>
          <w:szCs w:val="24"/>
        </w:rPr>
        <w:t xml:space="preserve">precisely </w:t>
      </w:r>
      <w:r w:rsidR="00D3095B" w:rsidRPr="00ED69FB">
        <w:rPr>
          <w:rFonts w:cs="Times New Roman"/>
          <w:bCs/>
          <w:color w:val="000000" w:themeColor="text1"/>
          <w:szCs w:val="24"/>
        </w:rPr>
        <w:t>wrong”</w:t>
      </w:r>
      <w:r w:rsidR="009E5810" w:rsidRPr="00ED69FB">
        <w:rPr>
          <w:rStyle w:val="FootnoteReference"/>
          <w:rFonts w:cs="Times New Roman"/>
          <w:bCs/>
          <w:color w:val="000000" w:themeColor="text1"/>
          <w:szCs w:val="24"/>
        </w:rPr>
        <w:footnoteReference w:id="1"/>
      </w:r>
      <w:r w:rsidR="00D3095B" w:rsidRPr="00ED69FB">
        <w:rPr>
          <w:rFonts w:cs="Times New Roman"/>
          <w:bCs/>
          <w:color w:val="000000" w:themeColor="text1"/>
          <w:szCs w:val="24"/>
        </w:rPr>
        <w:t>.</w:t>
      </w:r>
    </w:p>
    <w:p w:rsidR="00294747" w:rsidRPr="00ED69FB" w:rsidRDefault="00294747"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 xml:space="preserve">The new </w:t>
      </w:r>
      <w:r w:rsidRPr="00EA5EBB">
        <w:rPr>
          <w:rFonts w:asciiTheme="majorBidi" w:hAnsiTheme="majorBidi" w:cstheme="majorBidi"/>
          <w:bCs/>
          <w:color w:val="000000" w:themeColor="text1"/>
          <w:szCs w:val="24"/>
        </w:rPr>
        <w:t xml:space="preserve">approaches seek to harness innovations in both statistical approaches and </w:t>
      </w:r>
      <w:r w:rsidR="00EA5EBB" w:rsidRPr="00EA5EBB">
        <w:rPr>
          <w:rFonts w:asciiTheme="majorBidi" w:hAnsiTheme="majorBidi" w:cstheme="majorBidi"/>
          <w:bCs/>
          <w:color w:val="000000" w:themeColor="text1"/>
          <w:szCs w:val="24"/>
        </w:rPr>
        <w:t xml:space="preserve">new </w:t>
      </w:r>
      <w:r w:rsidR="00EA5EBB" w:rsidRPr="00EA5EBB">
        <w:rPr>
          <w:rFonts w:asciiTheme="majorBidi" w:hAnsiTheme="majorBidi" w:cstheme="majorBidi"/>
          <w:color w:val="222222"/>
          <w:shd w:val="clear" w:color="auto" w:fill="FFFFFF"/>
        </w:rPr>
        <w:t>information and communications technology (</w:t>
      </w:r>
      <w:r w:rsidRPr="00EA5EBB">
        <w:rPr>
          <w:rFonts w:asciiTheme="majorBidi" w:hAnsiTheme="majorBidi" w:cstheme="majorBidi"/>
          <w:bCs/>
          <w:color w:val="000000" w:themeColor="text1"/>
          <w:szCs w:val="24"/>
        </w:rPr>
        <w:t>ICT</w:t>
      </w:r>
      <w:r w:rsidR="00EA5EBB" w:rsidRPr="00EA5EBB">
        <w:rPr>
          <w:rFonts w:asciiTheme="majorBidi" w:hAnsiTheme="majorBidi" w:cstheme="majorBidi"/>
          <w:bCs/>
          <w:color w:val="000000" w:themeColor="text1"/>
          <w:szCs w:val="24"/>
        </w:rPr>
        <w:t>)</w:t>
      </w:r>
      <w:r w:rsidRPr="00EA5EBB">
        <w:rPr>
          <w:rFonts w:asciiTheme="majorBidi" w:hAnsiTheme="majorBidi" w:cstheme="majorBidi"/>
          <w:bCs/>
          <w:color w:val="000000" w:themeColor="text1"/>
          <w:szCs w:val="24"/>
        </w:rPr>
        <w:t xml:space="preserve"> to a maximum extent. However, they do not intend to replace manual inputs and quality checks</w:t>
      </w:r>
      <w:r w:rsidRPr="00ED69FB">
        <w:rPr>
          <w:rFonts w:cs="Times New Roman"/>
          <w:bCs/>
          <w:color w:val="000000" w:themeColor="text1"/>
          <w:szCs w:val="24"/>
        </w:rPr>
        <w:t>. On the contrary, time saved through automatic procedures is meant to provide more time for quality assurance and quality control (QA/QC).</w:t>
      </w:r>
    </w:p>
    <w:p w:rsidR="00294747" w:rsidRPr="00ED69FB" w:rsidRDefault="00294747" w:rsidP="00124B07">
      <w:pPr>
        <w:pStyle w:val="ListParagraph"/>
        <w:numPr>
          <w:ilvl w:val="0"/>
          <w:numId w:val="1"/>
        </w:numPr>
        <w:jc w:val="both"/>
        <w:rPr>
          <w:rFonts w:cs="Times New Roman"/>
          <w:bCs/>
          <w:color w:val="000000" w:themeColor="text1"/>
          <w:szCs w:val="24"/>
        </w:rPr>
      </w:pPr>
      <w:r w:rsidRPr="00ED69FB">
        <w:rPr>
          <w:rFonts w:cs="Times New Roman"/>
          <w:bCs/>
          <w:color w:val="000000" w:themeColor="text1"/>
          <w:szCs w:val="24"/>
        </w:rPr>
        <w:t>QC/QA procedures are built</w:t>
      </w:r>
      <w:r w:rsidR="00841034" w:rsidRPr="00ED69FB">
        <w:rPr>
          <w:rFonts w:cs="Times New Roman"/>
          <w:bCs/>
          <w:color w:val="000000" w:themeColor="text1"/>
          <w:szCs w:val="24"/>
        </w:rPr>
        <w:t xml:space="preserve"> </w:t>
      </w:r>
      <w:r w:rsidRPr="00ED69FB">
        <w:rPr>
          <w:rFonts w:cs="Times New Roman"/>
          <w:bCs/>
          <w:color w:val="000000" w:themeColor="text1"/>
          <w:szCs w:val="24"/>
        </w:rPr>
        <w:t>into the system at various stages. Full compliance with the new FAO QAF will be achieved as both frameworks mature.</w:t>
      </w:r>
    </w:p>
    <w:p w:rsidR="00294747" w:rsidRPr="00ED69FB" w:rsidRDefault="00294747" w:rsidP="00124B07">
      <w:pPr>
        <w:pStyle w:val="ListParagraph"/>
        <w:jc w:val="both"/>
        <w:rPr>
          <w:rFonts w:cs="Times New Roman"/>
          <w:bCs/>
          <w:color w:val="000000" w:themeColor="text1"/>
          <w:szCs w:val="24"/>
        </w:rPr>
      </w:pP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lastRenderedPageBreak/>
        <w:t>The rest of this document is organized as follows. The first section lays out the details of the new balancing mechanism. It introduces the balancing mechanism, standardization and the methods to identify measurement errors.</w:t>
      </w: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The subsequent section introduces the innovations for all individual components. It starts with the supply side variables, i.e. production, imports, exports and stock changes</w:t>
      </w:r>
      <w:r w:rsidR="00841034" w:rsidRPr="00ED69FB">
        <w:rPr>
          <w:rFonts w:cs="Times New Roman"/>
          <w:bCs/>
          <w:color w:val="000000" w:themeColor="text1"/>
          <w:szCs w:val="24"/>
          <w:lang w:val="en-GB"/>
        </w:rPr>
        <w:t>,</w:t>
      </w:r>
      <w:r w:rsidRPr="00ED69FB">
        <w:rPr>
          <w:rFonts w:cs="Times New Roman"/>
          <w:bCs/>
          <w:color w:val="000000" w:themeColor="text1"/>
          <w:szCs w:val="24"/>
          <w:lang w:val="en-GB"/>
        </w:rPr>
        <w:t xml:space="preserve"> which are then followed by the description of all utilization variables, </w:t>
      </w:r>
      <w:r w:rsidR="00841034" w:rsidRPr="00ED69FB">
        <w:rPr>
          <w:rFonts w:cs="Times New Roman"/>
          <w:bCs/>
          <w:color w:val="000000" w:themeColor="text1"/>
          <w:szCs w:val="24"/>
          <w:lang w:val="en-GB"/>
        </w:rPr>
        <w:t xml:space="preserve">namely </w:t>
      </w:r>
      <w:r w:rsidRPr="00ED69FB">
        <w:rPr>
          <w:rFonts w:cs="Times New Roman"/>
          <w:bCs/>
          <w:color w:val="000000" w:themeColor="text1"/>
          <w:szCs w:val="24"/>
          <w:lang w:val="en-GB"/>
        </w:rPr>
        <w:t>food, feed, seed, losses and waste, industrial use and tourist consumption. The document concludes with an overview of the changes introduced by the shift to the new commodity classification systems, their compatibility (or lack of) and their relationship with the existing classification system.</w:t>
      </w:r>
    </w:p>
    <w:p w:rsidR="00294747" w:rsidRPr="00ED69FB" w:rsidRDefault="00415BD9" w:rsidP="00F101E1">
      <w:pPr>
        <w:pStyle w:val="Heading2"/>
      </w:pPr>
      <w:bookmarkStart w:id="3" w:name="_Toc421025834"/>
      <w:r w:rsidRPr="00ED69FB">
        <w:t>T</w:t>
      </w:r>
      <w:r w:rsidR="00294747" w:rsidRPr="00ED69FB">
        <w:t>he purpose of this document</w:t>
      </w:r>
      <w:bookmarkEnd w:id="3"/>
    </w:p>
    <w:p w:rsidR="00294747" w:rsidRPr="00ED69FB" w:rsidRDefault="00294747" w:rsidP="00DA1CF8">
      <w:pPr>
        <w:jc w:val="both"/>
        <w:rPr>
          <w:rFonts w:cs="Times New Roman"/>
          <w:color w:val="000000" w:themeColor="text1"/>
          <w:szCs w:val="24"/>
          <w:lang w:val="en-GB"/>
        </w:rPr>
      </w:pPr>
      <w:r w:rsidRPr="00ED69FB">
        <w:rPr>
          <w:rFonts w:cs="Times New Roman"/>
          <w:bCs/>
          <w:color w:val="000000" w:themeColor="text1"/>
          <w:szCs w:val="24"/>
          <w:lang w:val="en-GB"/>
        </w:rPr>
        <w:t xml:space="preserve">This document provides an overview of the innovations introduced with the new Food Balance Sheets methodology. The emphasis is placed on providing an overview of individual innovations, their motivation and how the various innovations are linked to each other. It uses illustrations and examples where possible, or at least where necessary, to explain the nature of the various innovations. </w:t>
      </w:r>
      <w:r w:rsidRPr="00ED69FB">
        <w:rPr>
          <w:rFonts w:cs="Times New Roman"/>
          <w:color w:val="000000" w:themeColor="text1"/>
          <w:szCs w:val="24"/>
          <w:lang w:val="en-GB"/>
        </w:rPr>
        <w:t>As an overview</w:t>
      </w:r>
      <w:r w:rsidR="00DA1CF8">
        <w:rPr>
          <w:rFonts w:cs="Times New Roman"/>
          <w:color w:val="000000" w:themeColor="text1"/>
          <w:szCs w:val="24"/>
          <w:lang w:val="en-GB"/>
        </w:rPr>
        <w:t>,</w:t>
      </w:r>
      <w:r w:rsidRPr="00ED69FB">
        <w:rPr>
          <w:rFonts w:cs="Times New Roman"/>
          <w:color w:val="000000" w:themeColor="text1"/>
          <w:szCs w:val="24"/>
          <w:lang w:val="en-GB"/>
        </w:rPr>
        <w:t xml:space="preserve"> it can be consumed from front-to-back. It may </w:t>
      </w:r>
      <w:r w:rsidR="00DA1CF8">
        <w:rPr>
          <w:rFonts w:cs="Times New Roman"/>
          <w:color w:val="000000" w:themeColor="text1"/>
          <w:szCs w:val="24"/>
          <w:lang w:val="en-GB"/>
        </w:rPr>
        <w:t xml:space="preserve">be a starting point </w:t>
      </w:r>
      <w:r w:rsidRPr="00ED69FB">
        <w:rPr>
          <w:rFonts w:cs="Times New Roman"/>
          <w:color w:val="000000" w:themeColor="text1"/>
          <w:szCs w:val="24"/>
          <w:lang w:val="en-GB"/>
        </w:rPr>
        <w:t xml:space="preserve">to </w:t>
      </w:r>
      <w:r w:rsidR="00DA1CF8">
        <w:rPr>
          <w:rFonts w:cs="Times New Roman"/>
          <w:color w:val="000000" w:themeColor="text1"/>
          <w:szCs w:val="24"/>
          <w:lang w:val="en-GB"/>
        </w:rPr>
        <w:t xml:space="preserve">explore all </w:t>
      </w:r>
      <w:r w:rsidRPr="00ED69FB">
        <w:rPr>
          <w:rFonts w:cs="Times New Roman"/>
          <w:color w:val="000000" w:themeColor="text1"/>
          <w:szCs w:val="24"/>
          <w:lang w:val="en-GB"/>
        </w:rPr>
        <w:t>methodological or practical aspects of any or all of the innovations presented</w:t>
      </w:r>
      <w:r w:rsidR="00DA1CF8">
        <w:rPr>
          <w:rFonts w:cs="Times New Roman"/>
          <w:color w:val="000000" w:themeColor="text1"/>
          <w:szCs w:val="24"/>
          <w:lang w:val="en-GB"/>
        </w:rPr>
        <w:t xml:space="preserve"> in greater detail</w:t>
      </w:r>
      <w:r w:rsidRPr="00ED69FB">
        <w:rPr>
          <w:rFonts w:cs="Times New Roman"/>
          <w:color w:val="000000" w:themeColor="text1"/>
          <w:szCs w:val="24"/>
          <w:lang w:val="en-GB"/>
        </w:rPr>
        <w:t xml:space="preserve">. </w:t>
      </w:r>
    </w:p>
    <w:p w:rsidR="00294747" w:rsidRPr="00ED69FB" w:rsidRDefault="00294747" w:rsidP="00DA1CF8">
      <w:pPr>
        <w:jc w:val="both"/>
        <w:rPr>
          <w:rFonts w:cs="Times New Roman"/>
          <w:bCs/>
          <w:color w:val="000000" w:themeColor="text1"/>
          <w:szCs w:val="24"/>
          <w:lang w:val="en-GB"/>
        </w:rPr>
      </w:pPr>
      <w:r w:rsidRPr="00ED69FB">
        <w:rPr>
          <w:rFonts w:cs="Times New Roman"/>
          <w:bCs/>
          <w:color w:val="000000" w:themeColor="text1"/>
          <w:szCs w:val="24"/>
          <w:lang w:val="en-GB"/>
        </w:rPr>
        <w:t xml:space="preserve">The document is, however, not a surrogate for the detailed description of the methodologies used for every change and innovation. These are provided as separate documents and reference is made to them </w:t>
      </w:r>
      <w:r w:rsidR="00DA1CF8">
        <w:rPr>
          <w:rFonts w:cs="Times New Roman"/>
          <w:bCs/>
          <w:color w:val="000000" w:themeColor="text1"/>
          <w:szCs w:val="24"/>
          <w:lang w:val="en-GB"/>
        </w:rPr>
        <w:t xml:space="preserve">throughout the </w:t>
      </w:r>
      <w:r w:rsidRPr="00ED69FB">
        <w:rPr>
          <w:rFonts w:cs="Times New Roman"/>
          <w:bCs/>
          <w:color w:val="000000" w:themeColor="text1"/>
          <w:szCs w:val="24"/>
          <w:lang w:val="en-GB"/>
        </w:rPr>
        <w:t xml:space="preserve">document. Nor is it meant to be a document to help roll out the new methodology to FAO member countries. Such a step-by-step introduction to the new Food Balance Sheets will be provided at a later stage. It will be part of an overall package that includes “worked examples”, e-learning material and a multitude of practical applications, including a software package that allows practitioners to implement the methodology at country level. </w:t>
      </w:r>
    </w:p>
    <w:p w:rsidR="00294747"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Finally, many of the innovations developed will be applied to balances for non-food products such as cotton, jute or rubber. The difference to</w:t>
      </w:r>
      <w:r w:rsidR="00DA1CF8">
        <w:rPr>
          <w:rFonts w:cs="Times New Roman"/>
          <w:bCs/>
          <w:color w:val="000000" w:themeColor="text1"/>
          <w:szCs w:val="24"/>
          <w:lang w:val="en-GB"/>
        </w:rPr>
        <w:t>,</w:t>
      </w:r>
      <w:r w:rsidRPr="00ED69FB">
        <w:rPr>
          <w:rFonts w:cs="Times New Roman"/>
          <w:bCs/>
          <w:color w:val="000000" w:themeColor="text1"/>
          <w:szCs w:val="24"/>
          <w:lang w:val="en-GB"/>
        </w:rPr>
        <w:t xml:space="preserve"> and </w:t>
      </w:r>
      <w:r w:rsidR="00DA1CF8">
        <w:rPr>
          <w:rFonts w:cs="Times New Roman"/>
          <w:bCs/>
          <w:color w:val="000000" w:themeColor="text1"/>
          <w:szCs w:val="24"/>
          <w:lang w:val="en-GB"/>
        </w:rPr>
        <w:t xml:space="preserve">the </w:t>
      </w:r>
      <w:r w:rsidRPr="00ED69FB">
        <w:rPr>
          <w:rFonts w:cs="Times New Roman"/>
          <w:bCs/>
          <w:color w:val="000000" w:themeColor="text1"/>
          <w:szCs w:val="24"/>
          <w:lang w:val="en-GB"/>
        </w:rPr>
        <w:t>analogies with the FBS system will be laid out in a separate document.</w:t>
      </w:r>
    </w:p>
    <w:p w:rsidR="005C264E" w:rsidRPr="00ED69FB" w:rsidRDefault="00294747" w:rsidP="00124B07">
      <w:pPr>
        <w:jc w:val="both"/>
        <w:rPr>
          <w:rFonts w:cs="Times New Roman"/>
          <w:bCs/>
          <w:color w:val="000000" w:themeColor="text1"/>
          <w:szCs w:val="24"/>
          <w:lang w:val="en-GB"/>
        </w:rPr>
      </w:pPr>
      <w:r w:rsidRPr="00ED69FB">
        <w:rPr>
          <w:rFonts w:cs="Times New Roman"/>
          <w:bCs/>
          <w:color w:val="000000" w:themeColor="text1"/>
          <w:szCs w:val="24"/>
          <w:lang w:val="en-GB"/>
        </w:rPr>
        <w:t xml:space="preserve">The IDWG-Statistics will be invited to review all methodological documents and to provide comments and suggestions for further improvements. At a later stage, comments will also be sought on all new </w:t>
      </w:r>
      <w:r w:rsidR="00AC20BB" w:rsidRPr="00ED69FB">
        <w:rPr>
          <w:rFonts w:cs="Times New Roman"/>
          <w:bCs/>
          <w:color w:val="000000" w:themeColor="text1"/>
          <w:szCs w:val="24"/>
          <w:lang w:val="en-GB"/>
        </w:rPr>
        <w:t>capacity development materials.</w:t>
      </w:r>
    </w:p>
    <w:p w:rsidR="005C264E" w:rsidRPr="00ED69FB" w:rsidRDefault="005C264E" w:rsidP="005C264E">
      <w:pPr>
        <w:rPr>
          <w:rFonts w:cs="Times New Roman"/>
          <w:color w:val="000000" w:themeColor="text1"/>
          <w:lang w:val="en-GB"/>
        </w:rPr>
      </w:pPr>
      <w:r w:rsidRPr="00ED69FB">
        <w:rPr>
          <w:rFonts w:cs="Times New Roman"/>
          <w:color w:val="000000" w:themeColor="text1"/>
          <w:lang w:val="en-GB"/>
        </w:rPr>
        <w:br w:type="page"/>
      </w:r>
    </w:p>
    <w:p w:rsidR="005C264E" w:rsidRPr="00ED69FB" w:rsidRDefault="005C264E" w:rsidP="005C264E">
      <w:pPr>
        <w:pStyle w:val="Heading1"/>
        <w:rPr>
          <w:rFonts w:ascii="Times New Roman" w:hAnsi="Times New Roman" w:cs="Times New Roman"/>
          <w:color w:val="000000" w:themeColor="text1"/>
        </w:rPr>
      </w:pPr>
      <w:bookmarkStart w:id="4" w:name="_Toc421025835"/>
      <w:r w:rsidRPr="00ED69FB">
        <w:rPr>
          <w:rFonts w:ascii="Times New Roman" w:hAnsi="Times New Roman" w:cs="Times New Roman"/>
          <w:color w:val="000000" w:themeColor="text1"/>
        </w:rPr>
        <w:lastRenderedPageBreak/>
        <w:t>The balancing mechanism</w:t>
      </w:r>
      <w:bookmarkEnd w:id="4"/>
    </w:p>
    <w:p w:rsidR="005C264E" w:rsidRPr="00ED69FB" w:rsidRDefault="005C264E" w:rsidP="005C264E">
      <w:pPr>
        <w:rPr>
          <w:rFonts w:cs="Times New Roman"/>
          <w:color w:val="000000" w:themeColor="text1"/>
        </w:rPr>
      </w:pPr>
    </w:p>
    <w:p w:rsidR="005C264E" w:rsidRPr="00ED69FB" w:rsidRDefault="00EC5B2F" w:rsidP="00F101E1">
      <w:pPr>
        <w:pStyle w:val="Heading2"/>
      </w:pPr>
      <w:bookmarkStart w:id="5" w:name="_Toc421025836"/>
      <w:r w:rsidRPr="00ED69FB">
        <w:t>Introduction</w:t>
      </w:r>
      <w:bookmarkEnd w:id="5"/>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5C264E" w:rsidRPr="00ED69FB" w:rsidRDefault="005C264E" w:rsidP="005C264E">
      <w:pPr>
        <w:rPr>
          <w:rFonts w:cs="Times New Roman"/>
          <w:color w:val="000000" w:themeColor="text1"/>
          <w:szCs w:val="24"/>
        </w:rPr>
      </w:pPr>
      <w:r w:rsidRPr="00ED69FB">
        <w:rPr>
          <w:rFonts w:cs="Times New Roman"/>
          <w:color w:val="000000" w:themeColor="text1"/>
          <w:szCs w:val="24"/>
        </w:rPr>
        <w:t>Domestic Supply = Domestic Utilization</w:t>
      </w:r>
    </w:p>
    <w:p w:rsidR="005C264E" w:rsidRPr="004748B1" w:rsidRDefault="00B90D56" w:rsidP="005C264E">
      <w:pPr>
        <w:pStyle w:val="Caption"/>
        <w:jc w:val="center"/>
        <w:rPr>
          <w:rFonts w:cs="Times New Roman"/>
          <w:b w:val="0"/>
          <w:color w:val="000000" w:themeColor="text1"/>
          <w:sz w:val="22"/>
          <w:szCs w:val="22"/>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dSt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Lo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Se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IU</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ROU</m:t>
            </m:r>
          </m:e>
          <m:sub>
            <m:r>
              <m:rPr>
                <m:sty m:val="bi"/>
              </m:rPr>
              <w:rPr>
                <w:rFonts w:ascii="Cambria Math" w:hAnsi="Cambria Math" w:cs="Times New Roman"/>
                <w:color w:val="000000" w:themeColor="text1"/>
                <w:sz w:val="24"/>
                <w:szCs w:val="24"/>
              </w:rPr>
              <m:t>ij</m:t>
            </m:r>
          </m:sub>
        </m:sSub>
      </m:oMath>
      <w:r w:rsidR="005C264E" w:rsidRPr="004748B1">
        <w:rPr>
          <w:rFonts w:cs="Times New Roman"/>
          <w:b w:val="0"/>
          <w:color w:val="000000" w:themeColor="text1"/>
          <w:sz w:val="22"/>
          <w:szCs w:val="22"/>
        </w:rPr>
        <w:t xml:space="preserve">   (Equation </w:t>
      </w:r>
      <w:r w:rsidRPr="004748B1">
        <w:rPr>
          <w:rFonts w:cs="Times New Roman"/>
          <w:b w:val="0"/>
          <w:color w:val="000000" w:themeColor="text1"/>
          <w:sz w:val="22"/>
          <w:szCs w:val="22"/>
        </w:rPr>
        <w:fldChar w:fldCharType="begin"/>
      </w:r>
      <w:r w:rsidR="005C264E" w:rsidRPr="004748B1">
        <w:rPr>
          <w:rFonts w:cs="Times New Roman"/>
          <w:b w:val="0"/>
          <w:color w:val="000000" w:themeColor="text1"/>
          <w:sz w:val="22"/>
          <w:szCs w:val="22"/>
        </w:rPr>
        <w:instrText xml:space="preserve"> SEQ Equation \* ARABIC </w:instrText>
      </w:r>
      <w:r w:rsidRPr="004748B1">
        <w:rPr>
          <w:rFonts w:cs="Times New Roman"/>
          <w:b w:val="0"/>
          <w:color w:val="000000" w:themeColor="text1"/>
          <w:sz w:val="22"/>
          <w:szCs w:val="22"/>
        </w:rPr>
        <w:fldChar w:fldCharType="separate"/>
      </w:r>
      <w:r w:rsidR="00A0291F">
        <w:rPr>
          <w:rFonts w:cs="Times New Roman"/>
          <w:b w:val="0"/>
          <w:noProof/>
          <w:color w:val="000000" w:themeColor="text1"/>
          <w:sz w:val="22"/>
          <w:szCs w:val="22"/>
        </w:rPr>
        <w:t>1</w:t>
      </w:r>
      <w:r w:rsidRPr="004748B1">
        <w:rPr>
          <w:rFonts w:cs="Times New Roman"/>
          <w:b w:val="0"/>
          <w:color w:val="000000" w:themeColor="text1"/>
          <w:sz w:val="22"/>
          <w:szCs w:val="22"/>
        </w:rPr>
        <w:fldChar w:fldCharType="end"/>
      </w:r>
      <w:r w:rsidR="005C264E" w:rsidRPr="004748B1">
        <w:rPr>
          <w:rFonts w:cs="Times New Roman"/>
          <w:b w:val="0"/>
          <w:color w:val="000000" w:themeColor="text1"/>
          <w:sz w:val="22"/>
          <w:szCs w:val="22"/>
        </w:rPr>
        <w:t>)</w:t>
      </w:r>
    </w:p>
    <w:p w:rsidR="005C264E" w:rsidRPr="00ED69FB" w:rsidRDefault="005C264E" w:rsidP="005C264E">
      <w:pPr>
        <w:rPr>
          <w:rFonts w:cs="Times New Roman"/>
          <w:color w:val="000000" w:themeColor="text1"/>
          <w:szCs w:val="24"/>
        </w:rPr>
      </w:pPr>
      <w:r w:rsidRPr="00ED69FB">
        <w:rPr>
          <w:rFonts w:cs="Times New Roman"/>
          <w:color w:val="000000" w:themeColor="text1"/>
          <w:szCs w:val="24"/>
        </w:rPr>
        <w:t>Total Supply = Total Utilization</w:t>
      </w:r>
    </w:p>
    <w:p w:rsidR="005C264E" w:rsidRPr="00ED69FB" w:rsidRDefault="00B90D56" w:rsidP="005C264E">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Lo </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oMath>
      <w:r w:rsidR="005C264E" w:rsidRPr="00ED69FB">
        <w:rPr>
          <w:rFonts w:cs="Times New Roman"/>
          <w:color w:val="000000" w:themeColor="text1"/>
          <w:szCs w:val="24"/>
        </w:rPr>
        <w:t xml:space="preserve">    </w:t>
      </w:r>
      <w:r w:rsidR="005C264E" w:rsidRPr="00ED69FB">
        <w:rPr>
          <w:rFonts w:cs="Times New Roman"/>
          <w:color w:val="000000" w:themeColor="text1"/>
          <w:sz w:val="22"/>
        </w:rPr>
        <w:t xml:space="preserve">(Equation </w:t>
      </w:r>
      <w:r w:rsidRPr="00ED69FB">
        <w:rPr>
          <w:rFonts w:cs="Times New Roman"/>
          <w:color w:val="000000" w:themeColor="text1"/>
          <w:sz w:val="22"/>
        </w:rPr>
        <w:fldChar w:fldCharType="begin"/>
      </w:r>
      <w:r w:rsidR="005C264E" w:rsidRPr="00ED69FB">
        <w:rPr>
          <w:rFonts w:cs="Times New Roman"/>
          <w:color w:val="000000" w:themeColor="text1"/>
          <w:sz w:val="22"/>
        </w:rPr>
        <w:instrText xml:space="preserve"> SEQ Equation \* ARABIC </w:instrText>
      </w:r>
      <w:r w:rsidRPr="00ED69FB">
        <w:rPr>
          <w:rFonts w:cs="Times New Roman"/>
          <w:color w:val="000000" w:themeColor="text1"/>
          <w:sz w:val="22"/>
        </w:rPr>
        <w:fldChar w:fldCharType="separate"/>
      </w:r>
      <w:r w:rsidR="00A0291F">
        <w:rPr>
          <w:rFonts w:cs="Times New Roman"/>
          <w:noProof/>
          <w:color w:val="000000" w:themeColor="text1"/>
          <w:sz w:val="22"/>
        </w:rPr>
        <w:t>2</w:t>
      </w:r>
      <w:r w:rsidRPr="00ED69FB">
        <w:rPr>
          <w:rFonts w:cs="Times New Roman"/>
          <w:color w:val="000000" w:themeColor="text1"/>
          <w:sz w:val="22"/>
        </w:rPr>
        <w:fldChar w:fldCharType="end"/>
      </w:r>
      <w:r w:rsidR="005C264E" w:rsidRPr="00ED69FB">
        <w:rPr>
          <w:rFonts w:cs="Times New Roman"/>
          <w:color w:val="000000" w:themeColor="text1"/>
          <w:sz w:val="22"/>
        </w:rPr>
        <w:t>)</w:t>
      </w:r>
    </w:p>
    <w:p w:rsidR="005C264E" w:rsidRPr="00ED69FB" w:rsidRDefault="005C264E" w:rsidP="005C264E">
      <w:pPr>
        <w:rPr>
          <w:rFonts w:cs="Times New Roman"/>
          <w:color w:val="000000" w:themeColor="text1"/>
          <w:sz w:val="20"/>
          <w:szCs w:val="18"/>
        </w:rPr>
      </w:pPr>
      <w:r w:rsidRPr="00ED69FB">
        <w:rPr>
          <w:rFonts w:cs="Times New Roman"/>
          <w:color w:val="000000" w:themeColor="text1"/>
          <w:sz w:val="20"/>
          <w:szCs w:val="18"/>
        </w:rPr>
        <w:t xml:space="preserve">Where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dSt</m:t>
            </m:r>
          </m:e>
          <m:sub>
            <m:r>
              <w:rPr>
                <w:rFonts w:ascii="Cambria Math" w:hAnsi="Cambria Math" w:cs="Times New Roman"/>
                <w:color w:val="000000" w:themeColor="text1"/>
                <w:sz w:val="20"/>
                <w:szCs w:val="20"/>
              </w:rPr>
              <m:t>t</m:t>
            </m:r>
          </m:sub>
        </m:sSub>
      </m:oMath>
      <w:r w:rsidRPr="00ED69FB">
        <w:rPr>
          <w:rFonts w:cs="Times New Roman"/>
          <w:color w:val="000000" w:themeColor="text1"/>
          <w:sz w:val="20"/>
          <w:szCs w:val="18"/>
        </w:rPr>
        <w:t>=</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18"/>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t-1</m:t>
            </m:r>
          </m:sub>
        </m:sSub>
      </m:oMath>
      <w:r w:rsidRPr="00ED69FB">
        <w:rPr>
          <w:rFonts w:cs="Times New Roman"/>
          <w:color w:val="000000" w:themeColor="text1"/>
          <w:sz w:val="20"/>
          <w:szCs w:val="20"/>
        </w:rPr>
        <w:t>, P=Production, I=Imports, X=Exports, Fo=Food, Fe=Feed, Lo=Losses &amp; waste, Se=Seed, IU=industrial use, T=Tourist consumption, ROI=Residual Other Use</w:t>
      </w:r>
      <w:r w:rsidRPr="00ED69FB">
        <w:rPr>
          <w:rStyle w:val="FootnoteReference"/>
          <w:rFonts w:cs="Times New Roman"/>
          <w:color w:val="000000" w:themeColor="text1"/>
          <w:sz w:val="20"/>
          <w:szCs w:val="20"/>
        </w:rPr>
        <w:footnoteReference w:id="2"/>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this is seldom the case and a number of other problems complicate the matter. </w:t>
      </w:r>
    </w:p>
    <w:p w:rsidR="005C264E" w:rsidRPr="00ED69FB" w:rsidRDefault="005C264E" w:rsidP="002D4DFE">
      <w:pPr>
        <w:jc w:val="both"/>
        <w:rPr>
          <w:rFonts w:cs="Times New Roman"/>
          <w:color w:val="000000" w:themeColor="text1"/>
        </w:rPr>
      </w:pPr>
      <w:r w:rsidRPr="00ED69FB">
        <w:rPr>
          <w:rFonts w:cs="Times New Roman"/>
          <w:color w:val="000000" w:themeColor="text1"/>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ED69FB">
        <w:rPr>
          <w:rStyle w:val="FootnoteReference"/>
          <w:rFonts w:cs="Times New Roman"/>
          <w:color w:val="000000" w:themeColor="text1"/>
        </w:rPr>
        <w:footnoteReference w:id="3"/>
      </w:r>
      <w:r w:rsidRPr="00ED69FB">
        <w:rPr>
          <w:rFonts w:cs="Times New Roman"/>
          <w:color w:val="000000" w:themeColor="text1"/>
        </w:rPr>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Secondly, it is not possible to include values for all variables in the balance, at least if they enter as point estimates. In this case, the balance would not have a solution unless one variable is left as a “balancing item”. This variable is the residual/unknown of the balance and the identity is solved for the residual. Inevitably, this balancing item assumes all measurement errors, implicit or explicit in all other variables.  If all the estimates for the other elements are unbiased, i.e. have measurement errors with expected value 0, then the expected value for the residual will be 0.  However, the variance of the residual is the sum of the variance of the measurement errors for all other elements, and herein lies the problem.  Allocating such a large variability to the residual, and no measurement errors to the other elements, does not seem appropriate.</w:t>
      </w:r>
    </w:p>
    <w:p w:rsidR="005C264E" w:rsidRPr="00ED69FB" w:rsidRDefault="005C264E" w:rsidP="0081163F">
      <w:pPr>
        <w:keepLines/>
        <w:widowControl w:val="0"/>
        <w:jc w:val="both"/>
        <w:rPr>
          <w:rFonts w:cs="Times New Roman"/>
          <w:color w:val="000000" w:themeColor="text1"/>
        </w:rPr>
      </w:pPr>
      <w:r w:rsidRPr="00ED69FB">
        <w:rPr>
          <w:rFonts w:cs="Times New Roman"/>
          <w:color w:val="000000" w:themeColor="text1"/>
        </w:rPr>
        <w:lastRenderedPageBreak/>
        <w:t xml:space="preserve">Thirdly, and in view of the fact that the balancing item assumes </w:t>
      </w:r>
      <w:r w:rsidR="0081163F">
        <w:rPr>
          <w:rFonts w:cs="Times New Roman"/>
          <w:color w:val="000000" w:themeColor="text1"/>
        </w:rPr>
        <w:t xml:space="preserve">the </w:t>
      </w:r>
      <w:r w:rsidRPr="00ED69FB">
        <w:rPr>
          <w:rFonts w:cs="Times New Roman"/>
          <w:color w:val="000000" w:themeColor="text1"/>
        </w:rPr>
        <w:t xml:space="preserve">measurement errors of all other variables, a prima facie case could be made that not all variables are equally suitable to function as balancing items. Intuitively, the variables with higher degrees of </w:t>
      </w:r>
      <w:r w:rsidR="0081163F">
        <w:rPr>
          <w:rFonts w:cs="Times New Roman"/>
          <w:color w:val="000000" w:themeColor="text1"/>
        </w:rPr>
        <w:t xml:space="preserve">annual </w:t>
      </w:r>
      <w:r w:rsidRPr="00ED69FB">
        <w:rPr>
          <w:rFonts w:cs="Times New Roman"/>
          <w:color w:val="000000" w:themeColor="text1"/>
        </w:rPr>
        <w:t>variability</w:t>
      </w:r>
      <w:r w:rsidR="0081163F">
        <w:rPr>
          <w:rFonts w:cs="Times New Roman"/>
          <w:color w:val="000000" w:themeColor="text1"/>
        </w:rPr>
        <w:t xml:space="preserve"> </w:t>
      </w:r>
      <w:r w:rsidRPr="00ED69FB">
        <w:rPr>
          <w:rFonts w:cs="Times New Roman"/>
          <w:color w:val="000000" w:themeColor="text1"/>
        </w:rPr>
        <w:t xml:space="preserve">would be more suitable as balancing items. The underlying rationale for such a choice would be the fact that the residual/balancing item assumes the sum of all measurement errors, and is therefore more likely to exhibit greater year-to-year variability.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In practice however, the choice of a variable as a balancing item often reflects the availability of data (or the lack of data),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 food to balance supply and demand. Conveniently, the XCBS approach </w:t>
      </w:r>
      <w:r w:rsidR="006A65CE">
        <w:rPr>
          <w:rFonts w:cs="Times New Roman"/>
          <w:color w:val="000000" w:themeColor="text1"/>
        </w:rPr>
        <w:t xml:space="preserve">often </w:t>
      </w:r>
      <w:r w:rsidRPr="00ED69FB">
        <w:rPr>
          <w:rFonts w:cs="Times New Roman"/>
          <w:color w:val="000000" w:themeColor="text1"/>
        </w:rPr>
        <w:t xml:space="preserve">chooses whatever variable is not explicitly available. Clearly, none of these approaches renders a satisfactory solution to the problem and, no matter what variable is used as the balancing item, this variable is fraught with the measurement errors of all other variables. Given the fact that there is no a priori reason to assume that the measurement errors cancel out, the balancing item is bound to be the most inaccurate variable of the balance. Extending the logic to the Food Balance Sheets, using food as the balancing item would therefore be the least suitable solution. </w:t>
      </w:r>
    </w:p>
    <w:p w:rsidR="005C264E" w:rsidRPr="00ED69FB" w:rsidRDefault="005C264E" w:rsidP="00F101E1">
      <w:pPr>
        <w:pStyle w:val="Heading2"/>
      </w:pPr>
      <w:bookmarkStart w:id="6" w:name="_Toc421025837"/>
      <w:r w:rsidRPr="00ED69FB">
        <w:t>The approach in detail</w:t>
      </w:r>
      <w:bookmarkEnd w:id="6"/>
    </w:p>
    <w:p w:rsidR="005C264E" w:rsidRPr="00ED69FB" w:rsidRDefault="005C264E" w:rsidP="002D4DFE">
      <w:pPr>
        <w:jc w:val="both"/>
        <w:rPr>
          <w:rFonts w:cs="Times New Roman"/>
          <w:color w:val="000000" w:themeColor="text1"/>
        </w:rPr>
      </w:pPr>
      <w:r w:rsidRPr="00ED69FB">
        <w:rPr>
          <w:rFonts w:cs="Times New Roman"/>
          <w:color w:val="000000" w:themeColor="text1"/>
        </w:rPr>
        <w:t>The approach presented here tries to overcome the fundamental problem of identifying one single variable as the balancing item. To this end, all variables enter the balance with an expected value. Obviously, this is tantamount to creating an over-identified</w:t>
      </w:r>
      <w:r w:rsidR="008F41CC">
        <w:rPr>
          <w:rStyle w:val="FootnoteReference"/>
          <w:rFonts w:cs="Times New Roman"/>
          <w:color w:val="000000" w:themeColor="text1"/>
        </w:rPr>
        <w:footnoteReference w:id="4"/>
      </w:r>
      <w:r w:rsidRPr="00ED69FB">
        <w:rPr>
          <w:rFonts w:cs="Times New Roman"/>
          <w:color w:val="000000" w:themeColor="text1"/>
        </w:rPr>
        <w:t xml:space="preserve"> equation, at least if the estimates enter this equation as point estimates, i.e. only with their expected value. To overcome this problem, we use for every variable an expected value as well as its measurement error (</w:t>
      </w:r>
      <w:proofErr w:type="spellStart"/>
      <w:r w:rsidRPr="00ED69FB">
        <w:rPr>
          <w:rFonts w:cs="Times New Roman"/>
          <w:color w:val="000000" w:themeColor="text1"/>
        </w:rPr>
        <w:t>e</w:t>
      </w:r>
      <w:r w:rsidRPr="00ED69FB">
        <w:rPr>
          <w:rFonts w:cs="Times New Roman"/>
          <w:color w:val="000000" w:themeColor="text1"/>
          <w:vertAlign w:val="subscript"/>
        </w:rPr>
        <w:t>i</w:t>
      </w:r>
      <w:proofErr w:type="spellEnd"/>
      <w:r w:rsidRPr="00ED69FB">
        <w:rPr>
          <w:rFonts w:cs="Times New Roman"/>
          <w:color w:val="000000" w:themeColor="text1"/>
        </w:rPr>
        <w:t>) or an approximation of the measurement error.</w:t>
      </w:r>
    </w:p>
    <w:p w:rsidR="005C264E" w:rsidRPr="00ED69FB" w:rsidRDefault="00B90D56" w:rsidP="005C264E">
      <w:pP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m:t>
            </m:r>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oMath>
      <w:r w:rsidR="005C264E" w:rsidRPr="00ED69FB">
        <w:rPr>
          <w:rFonts w:cs="Times New Roman"/>
          <w:color w:val="000000" w:themeColor="text1"/>
          <w:szCs w:val="24"/>
        </w:rPr>
        <w:t xml:space="preserve">        </w:t>
      </w:r>
      <w:r w:rsidR="005C264E" w:rsidRPr="00ED69FB">
        <w:rPr>
          <w:rFonts w:cs="Times New Roman"/>
          <w:color w:val="000000" w:themeColor="text1"/>
          <w:sz w:val="22"/>
        </w:rPr>
        <w:t xml:space="preserve">(Equation </w:t>
      </w:r>
      <w:r w:rsidRPr="00ED69FB">
        <w:rPr>
          <w:rFonts w:cs="Times New Roman"/>
          <w:color w:val="000000" w:themeColor="text1"/>
          <w:sz w:val="22"/>
        </w:rPr>
        <w:fldChar w:fldCharType="begin"/>
      </w:r>
      <w:r w:rsidR="005C264E" w:rsidRPr="00ED69FB">
        <w:rPr>
          <w:rFonts w:cs="Times New Roman"/>
          <w:color w:val="000000" w:themeColor="text1"/>
          <w:sz w:val="22"/>
        </w:rPr>
        <w:instrText xml:space="preserve"> SEQ Equation \* ARABIC </w:instrText>
      </w:r>
      <w:r w:rsidRPr="00ED69FB">
        <w:rPr>
          <w:rFonts w:cs="Times New Roman"/>
          <w:color w:val="000000" w:themeColor="text1"/>
          <w:sz w:val="22"/>
        </w:rPr>
        <w:fldChar w:fldCharType="separate"/>
      </w:r>
      <w:r w:rsidR="00A0291F">
        <w:rPr>
          <w:rFonts w:cs="Times New Roman"/>
          <w:noProof/>
          <w:color w:val="000000" w:themeColor="text1"/>
          <w:sz w:val="22"/>
        </w:rPr>
        <w:t>3</w:t>
      </w:r>
      <w:r w:rsidRPr="00ED69FB">
        <w:rPr>
          <w:rFonts w:cs="Times New Roman"/>
          <w:color w:val="000000" w:themeColor="text1"/>
          <w:sz w:val="22"/>
        </w:rPr>
        <w:fldChar w:fldCharType="end"/>
      </w:r>
      <w:r w:rsidR="005C264E" w:rsidRPr="00ED69FB">
        <w:rPr>
          <w:rFonts w:cs="Times New Roman"/>
          <w:color w:val="000000" w:themeColor="text1"/>
          <w:sz w:val="22"/>
        </w:rPr>
        <w:t>)</w:t>
      </w:r>
    </w:p>
    <w:p w:rsidR="005C264E" w:rsidRPr="00ED69FB" w:rsidRDefault="005C264E" w:rsidP="00D65C9B">
      <w:pPr>
        <w:jc w:val="both"/>
        <w:rPr>
          <w:rFonts w:cs="Times New Roman"/>
          <w:color w:val="000000" w:themeColor="text1"/>
        </w:rPr>
      </w:pPr>
      <w:r w:rsidRPr="00ED69FB">
        <w:rPr>
          <w:rFonts w:cs="Times New Roman"/>
          <w:color w:val="000000" w:themeColor="text1"/>
        </w:rPr>
        <w:t xml:space="preserve">Where measurement errors are not available from surveys or estimation processes, an approximation is used. A number of approximation possibilities are being proposed, including information inherent in the meta-data (flags) or the historical variability. In the absence of any quantitative information, an estimate for the measurement error can be provided by expert information (prior, support point). In this case, the measurement error would vary between two </w:t>
      </w:r>
      <w:r w:rsidRPr="00ED69FB">
        <w:rPr>
          <w:rFonts w:cs="Times New Roman"/>
          <w:color w:val="000000" w:themeColor="text1"/>
        </w:rPr>
        <w:lastRenderedPageBreak/>
        <w:t>support points, which reflect expert knowledge of reasonable/expe</w:t>
      </w:r>
      <w:r w:rsidR="00D65C9B">
        <w:rPr>
          <w:rFonts w:cs="Times New Roman"/>
          <w:color w:val="000000" w:themeColor="text1"/>
        </w:rPr>
        <w:t>cted minimum and maximum bounds</w:t>
      </w:r>
      <w:r w:rsidRPr="00ED69FB">
        <w:rPr>
          <w:rStyle w:val="FootnoteReference"/>
          <w:rFonts w:cs="Times New Roman"/>
          <w:color w:val="000000" w:themeColor="text1"/>
        </w:rPr>
        <w:footnoteReference w:id="5"/>
      </w:r>
      <w:r w:rsidRPr="00ED69FB">
        <w:rPr>
          <w:rFonts w:cs="Times New Roman"/>
          <w:color w:val="000000" w:themeColor="text1"/>
        </w:rPr>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In this context, we use the term "measurement error" to refer to the degree of confidence in a particular element of the food balance sheet.  We estimate elements of the balance in terms of the total quantity per year, or in terms of the average quantity per person per day (in which case a simple conversion can be applied to convert to a quantity per year).  For example, household surveys provide a measure of the distribution of food consumption per person per day.  Such distributions can be very wide, representing a large spread in the calories consumed per person per day.  While such information is useful in its own right, it must be translated into a different form in the FBS context.  We need to convert such data, say </w:t>
      </w:r>
      <m:oMath>
        <m:sSub>
          <m:sSubPr>
            <m:ctrlPr>
              <w:rPr>
                <w:rFonts w:ascii="Cambria Math" w:eastAsia="Calibri" w:hAnsi="Cambria Math" w:cs="Times New Roman"/>
                <w:i/>
                <w:color w:val="000000" w:themeColor="text1"/>
                <w:sz w:val="22"/>
                <w:lang w:eastAsia="en-US"/>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ED69FB">
        <w:rPr>
          <w:rFonts w:cs="Times New Roman"/>
          <w:color w:val="000000" w:themeColor="text1"/>
        </w:rPr>
        <w:t xml:space="preserve"> for each individual j, into an estimate for the average food consu</w:t>
      </w:r>
      <w:proofErr w:type="spellStart"/>
      <w:r w:rsidRPr="00ED69FB">
        <w:rPr>
          <w:rFonts w:cs="Times New Roman"/>
          <w:color w:val="000000" w:themeColor="text1"/>
        </w:rPr>
        <w:t>mption</w:t>
      </w:r>
      <w:proofErr w:type="spellEnd"/>
      <w:r w:rsidRPr="00ED69FB">
        <w:rPr>
          <w:rFonts w:cs="Times New Roman"/>
          <w:color w:val="000000" w:themeColor="text1"/>
        </w:rPr>
        <w:t xml:space="preserve"> per person per day, say </w:t>
      </w:r>
      <m:oMath>
        <m:acc>
          <m:accPr>
            <m:chr m:val="̅"/>
            <m:ctrlPr>
              <w:rPr>
                <w:rFonts w:ascii="Cambria Math" w:eastAsia="Calibri" w:hAnsi="Cambria Math" w:cs="Times New Roman"/>
                <w:i/>
                <w:color w:val="000000" w:themeColor="text1"/>
                <w:sz w:val="22"/>
                <w:lang w:eastAsia="en-US"/>
              </w:rPr>
            </m:ctrlPr>
          </m:accPr>
          <m:e>
            <m:r>
              <w:rPr>
                <w:rFonts w:ascii="Cambria Math" w:hAnsi="Cambria Math" w:cs="Times New Roman"/>
                <w:color w:val="000000" w:themeColor="text1"/>
              </w:rPr>
              <m:t>C</m:t>
            </m:r>
          </m:e>
        </m:acc>
      </m:oMath>
      <w:r w:rsidRPr="00ED69FB">
        <w:rPr>
          <w:rFonts w:cs="Times New Roman"/>
          <w:color w:val="000000" w:themeColor="text1"/>
        </w:rPr>
        <w:t>, and the distribution of this quantity is substantially different.  By the property of the central limit theorem, we have the following:</w:t>
      </w:r>
    </w:p>
    <w:p w:rsidR="005C264E" w:rsidRPr="00ED69FB" w:rsidRDefault="00B90D56" w:rsidP="005C264E">
      <w:pPr>
        <w:jc w:val="center"/>
        <w:rPr>
          <w:rFonts w:cs="Times New Roman"/>
          <w:color w:val="000000" w:themeColor="text1"/>
          <w:szCs w:val="24"/>
        </w:rPr>
      </w:pPr>
      <m:oMath>
        <m:acc>
          <m:accPr>
            <m:chr m:val="̅"/>
            <m:ctrlPr>
              <w:rPr>
                <w:rFonts w:ascii="Cambria Math" w:hAnsi="Cambria Math" w:cs="Times New Roman"/>
                <w:i/>
                <w:color w:val="000000" w:themeColor="text1"/>
                <w:szCs w:val="24"/>
                <w:lang w:eastAsia="en-US"/>
              </w:rPr>
            </m:ctrlPr>
          </m:accPr>
          <m:e>
            <m:r>
              <w:rPr>
                <w:rFonts w:ascii="Cambria Math" w:hAnsi="Cambria Math" w:cs="Times New Roman"/>
                <w:color w:val="000000" w:themeColor="text1"/>
                <w:szCs w:val="24"/>
              </w:rPr>
              <m:t>C</m:t>
            </m:r>
          </m:e>
        </m:acc>
        <m:r>
          <w:rPr>
            <w:rFonts w:ascii="Cambria Math" w:hAnsi="Cambria Math" w:cs="Times New Roman"/>
            <w:color w:val="000000" w:themeColor="text1"/>
            <w:szCs w:val="24"/>
          </w:rPr>
          <m:t>~N</m:t>
        </m:r>
        <m:d>
          <m:dPr>
            <m:ctrlPr>
              <w:rPr>
                <w:rFonts w:ascii="Cambria Math" w:hAnsi="Cambria Math" w:cs="Times New Roman"/>
                <w:i/>
                <w:color w:val="000000" w:themeColor="text1"/>
                <w:szCs w:val="24"/>
                <w:lang w:eastAsia="en-US"/>
              </w:rPr>
            </m:ctrlPr>
          </m:dPr>
          <m:e>
            <m:r>
              <w:rPr>
                <w:rFonts w:ascii="Cambria Math" w:hAnsi="Cambria Math" w:cs="Times New Roman"/>
                <w:color w:val="000000" w:themeColor="text1"/>
                <w:szCs w:val="24"/>
              </w:rPr>
              <m:t>μ,</m:t>
            </m:r>
            <m:f>
              <m:fPr>
                <m:ctrlPr>
                  <w:rPr>
                    <w:rFonts w:ascii="Cambria Math" w:hAnsi="Cambria Math" w:cs="Times New Roman"/>
                    <w:i/>
                    <w:color w:val="000000" w:themeColor="text1"/>
                    <w:szCs w:val="24"/>
                    <w:lang w:eastAsia="en-US"/>
                  </w:rPr>
                </m:ctrlPr>
              </m:fPr>
              <m:num>
                <m:sSup>
                  <m:sSupPr>
                    <m:ctrlPr>
                      <w:rPr>
                        <w:rFonts w:ascii="Cambria Math" w:hAnsi="Cambria Math" w:cs="Times New Roman"/>
                        <w:i/>
                        <w:color w:val="000000" w:themeColor="text1"/>
                        <w:szCs w:val="24"/>
                        <w:lang w:eastAsia="en-US"/>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m:t>
                </m:r>
              </m:den>
            </m:f>
          </m:e>
        </m:d>
      </m:oMath>
      <w:r w:rsidR="005C264E" w:rsidRPr="00ED69FB">
        <w:rPr>
          <w:rFonts w:cs="Times New Roman"/>
          <w:color w:val="000000" w:themeColor="text1"/>
          <w:szCs w:val="24"/>
          <w:lang w:eastAsia="en-US"/>
        </w:rPr>
        <w:t xml:space="preserve">          </w:t>
      </w:r>
      <w:r w:rsidR="005C264E" w:rsidRPr="00ED69FB">
        <w:rPr>
          <w:rFonts w:cs="Times New Roman"/>
          <w:color w:val="000000" w:themeColor="text1"/>
          <w:szCs w:val="24"/>
        </w:rPr>
        <w:t xml:space="preserve">(Equation </w:t>
      </w:r>
      <w:r w:rsidRPr="00ED69FB">
        <w:rPr>
          <w:rFonts w:cs="Times New Roman"/>
          <w:color w:val="000000" w:themeColor="text1"/>
          <w:szCs w:val="24"/>
        </w:rPr>
        <w:fldChar w:fldCharType="begin"/>
      </w:r>
      <w:r w:rsidR="005C264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4</w:t>
      </w:r>
      <w:r w:rsidRPr="00ED69FB">
        <w:rPr>
          <w:rFonts w:cs="Times New Roman"/>
          <w:color w:val="000000" w:themeColor="text1"/>
          <w:szCs w:val="24"/>
        </w:rPr>
        <w:fldChar w:fldCharType="end"/>
      </w:r>
      <w:r w:rsidR="005C264E" w:rsidRPr="00ED69FB">
        <w:rPr>
          <w:rFonts w:cs="Times New Roman"/>
          <w:color w:val="000000" w:themeColor="text1"/>
          <w:szCs w:val="24"/>
        </w:rPr>
        <w:t>)</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where </w:t>
      </w:r>
      <m:oMath>
        <m:r>
          <w:rPr>
            <w:rFonts w:ascii="Cambria Math" w:hAnsi="Cambria Math" w:cs="Times New Roman"/>
            <w:color w:val="000000" w:themeColor="text1"/>
          </w:rPr>
          <m:t>μ</m:t>
        </m:r>
      </m:oMath>
      <w:r w:rsidRPr="00ED69FB">
        <w:rPr>
          <w:rFonts w:cs="Times New Roman"/>
          <w:color w:val="000000" w:themeColor="text1"/>
        </w:rPr>
        <w:t xml:space="preserve"> is the true mean food consumption per person per day, </w:t>
      </w:r>
      <m:oMath>
        <m:sSup>
          <m:sSupPr>
            <m:ctrlPr>
              <w:rPr>
                <w:rFonts w:ascii="Cambria Math" w:hAnsi="Cambria Math" w:cs="Times New Roman"/>
                <w:i/>
                <w:color w:val="000000" w:themeColor="text1"/>
                <w:sz w:val="22"/>
                <w:lang w:eastAsia="en-US"/>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ED69FB">
        <w:rPr>
          <w:rFonts w:cs="Times New Roman"/>
          <w:color w:val="000000" w:themeColor="text1"/>
        </w:rPr>
        <w:t xml:space="preserve"> is the variance of an observation (estimated as the variance of </w:t>
      </w:r>
      <m:oMath>
        <m:sSub>
          <m:sSubPr>
            <m:ctrlPr>
              <w:rPr>
                <w:rFonts w:ascii="Cambria Math" w:eastAsia="Calibri" w:hAnsi="Cambria Math" w:cs="Times New Roman"/>
                <w:i/>
                <w:color w:val="000000" w:themeColor="text1"/>
                <w:sz w:val="22"/>
                <w:lang w:eastAsia="en-US"/>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ED69FB">
        <w:rPr>
          <w:rFonts w:cs="Times New Roman"/>
          <w:color w:val="000000" w:themeColor="text1"/>
        </w:rPr>
        <w:t xml:space="preserve">), and </w:t>
      </w:r>
      <m:oMath>
        <m:r>
          <w:rPr>
            <w:rFonts w:ascii="Cambria Math" w:hAnsi="Cambria Math" w:cs="Times New Roman"/>
            <w:color w:val="000000" w:themeColor="text1"/>
          </w:rPr>
          <m:t>n</m:t>
        </m:r>
      </m:oMath>
      <w:r w:rsidRPr="00ED69FB">
        <w:rPr>
          <w:rFonts w:cs="Times New Roman"/>
          <w:color w:val="000000" w:themeColor="text1"/>
        </w:rPr>
        <w:t xml:space="preserve"> is the number of individuals sampled.  The implications of this can be seen in the </w:t>
      </w:r>
      <w:fldSimple w:instr=" REF _Ref419979831 \h  \* MERGEFORMAT ">
        <w:r w:rsidR="00A0291F" w:rsidRPr="00A0291F">
          <w:rPr>
            <w:rFonts w:cs="Times New Roman"/>
            <w:color w:val="000000" w:themeColor="text1"/>
            <w:szCs w:val="24"/>
          </w:rPr>
          <w:t>Figure 1</w:t>
        </w:r>
      </w:fldSimple>
      <w:r w:rsidRPr="00ED69FB">
        <w:rPr>
          <w:rFonts w:cs="Times New Roman"/>
          <w:color w:val="000000" w:themeColor="text1"/>
        </w:rPr>
        <w:t xml:space="preserve"> below: the distribution of the DES for each individual is quite wide, but the distribution of the mean value is very narrow.  Note that 1,000 observations were used in this example, and more (less) observations would have led to a narrower (wider) distribution of the mean.</w:t>
      </w:r>
    </w:p>
    <w:p w:rsidR="005C264E" w:rsidRPr="00ED69FB" w:rsidRDefault="005C264E" w:rsidP="005C264E">
      <w:pPr>
        <w:keepNext/>
        <w:rPr>
          <w:rFonts w:cs="Times New Roman"/>
          <w:color w:val="000000" w:themeColor="text1"/>
        </w:rPr>
      </w:pPr>
      <w:r w:rsidRPr="00ED69FB">
        <w:rPr>
          <w:rFonts w:cs="Times New Roman"/>
          <w:color w:val="000000" w:themeColor="text1"/>
        </w:rPr>
        <w:lastRenderedPageBreak/>
        <w:t xml:space="preserve"> </w:t>
      </w:r>
      <w:r w:rsidRPr="00ED69FB">
        <w:rPr>
          <w:rFonts w:cs="Times New Roman"/>
          <w:noProof/>
          <w:color w:val="000000" w:themeColor="text1"/>
          <w:lang w:eastAsia="en-US"/>
        </w:rPr>
        <w:drawing>
          <wp:inline distT="0" distB="0" distL="0" distR="0">
            <wp:extent cx="5265420" cy="5265420"/>
            <wp:effectExtent l="0" t="0" r="0" b="0"/>
            <wp:docPr id="21" name="Picture 1" descr="C:\Users\browningj\Desktop\DES_sample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esktop\DES_sample_1000.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5265420"/>
                    </a:xfrm>
                    <a:prstGeom prst="rect">
                      <a:avLst/>
                    </a:prstGeom>
                    <a:noFill/>
                    <a:ln>
                      <a:noFill/>
                    </a:ln>
                  </pic:spPr>
                </pic:pic>
              </a:graphicData>
            </a:graphic>
          </wp:inline>
        </w:drawing>
      </w:r>
    </w:p>
    <w:p w:rsidR="005C264E" w:rsidRPr="00ED69FB" w:rsidRDefault="005C264E" w:rsidP="005C264E">
      <w:pPr>
        <w:pStyle w:val="Caption"/>
        <w:rPr>
          <w:rFonts w:cs="Times New Roman"/>
          <w:b w:val="0"/>
          <w:bCs w:val="0"/>
          <w:color w:val="000000" w:themeColor="text1"/>
          <w:sz w:val="24"/>
          <w:szCs w:val="24"/>
        </w:rPr>
      </w:pPr>
      <w:bookmarkStart w:id="7" w:name="_Ref419979831"/>
      <w:bookmarkStart w:id="8" w:name="_Toc421026207"/>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w:t>
      </w:r>
      <w:r w:rsidR="00B90D56" w:rsidRPr="00ED69FB">
        <w:rPr>
          <w:rFonts w:cs="Times New Roman"/>
          <w:b w:val="0"/>
          <w:bCs w:val="0"/>
          <w:noProof/>
          <w:color w:val="000000" w:themeColor="text1"/>
          <w:sz w:val="24"/>
          <w:szCs w:val="24"/>
        </w:rPr>
        <w:fldChar w:fldCharType="end"/>
      </w:r>
      <w:bookmarkEnd w:id="7"/>
      <w:r w:rsidRPr="00ED69FB">
        <w:rPr>
          <w:rFonts w:cs="Times New Roman"/>
          <w:b w:val="0"/>
          <w:bCs w:val="0"/>
          <w:noProof/>
          <w:color w:val="000000" w:themeColor="text1"/>
          <w:sz w:val="24"/>
          <w:szCs w:val="24"/>
        </w:rPr>
        <w:t xml:space="preserve">: From distributions to measurement errors, using </w:t>
      </w:r>
      <w:r w:rsidRPr="00ED69FB">
        <w:rPr>
          <w:rFonts w:cs="Times New Roman"/>
          <w:b w:val="0"/>
          <w:bCs w:val="0"/>
          <w:color w:val="000000" w:themeColor="text1"/>
          <w:sz w:val="24"/>
          <w:szCs w:val="24"/>
        </w:rPr>
        <w:t>central limit theorem.</w:t>
      </w:r>
      <w:bookmarkEnd w:id="8"/>
    </w:p>
    <w:p w:rsidR="005C264E" w:rsidRPr="00ED69FB" w:rsidRDefault="005C264E" w:rsidP="005C264E">
      <w:pPr>
        <w:rPr>
          <w:rFonts w:cs="Times New Roman"/>
          <w:color w:val="000000" w:themeColor="text1"/>
        </w:rPr>
      </w:pP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best possible solution requires a clear definition. For the new balancing mechanism, the best solution is defined as the one that provides the combination of variables with the highest aggregate probability. In practice, this means that an objective function must be established that selects the combination of variables with the highest aggregate likelihood. The objective function needs to maximize the aggregate density of all distributions. In practice, the approach amounts to </w:t>
      </w:r>
      <w:r w:rsidRPr="00ED69FB">
        <w:rPr>
          <w:rFonts w:cs="Times New Roman"/>
          <w:color w:val="000000" w:themeColor="text1"/>
        </w:rPr>
        <w:lastRenderedPageBreak/>
        <w:t xml:space="preserve">likelihood maximization, i.e. a process that selects the combination where the product of all likelihoods has a maximum value. </w:t>
      </w:r>
    </w:p>
    <w:p w:rsidR="005C264E" w:rsidRPr="00ED69FB" w:rsidRDefault="00B90D56" w:rsidP="005C264E">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Obj</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 xml:space="preserve">)= </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e>
        </m:nary>
      </m:oMath>
      <w:r w:rsidR="005C264E" w:rsidRPr="00ED69FB">
        <w:rPr>
          <w:rFonts w:cs="Times New Roman"/>
          <w:color w:val="000000" w:themeColor="text1"/>
          <w:szCs w:val="24"/>
        </w:rPr>
        <w:t xml:space="preserve">           (Equation </w:t>
      </w:r>
      <w:r w:rsidRPr="00ED69FB">
        <w:rPr>
          <w:rFonts w:cs="Times New Roman"/>
          <w:color w:val="000000" w:themeColor="text1"/>
          <w:szCs w:val="24"/>
        </w:rPr>
        <w:fldChar w:fldCharType="begin"/>
      </w:r>
      <w:r w:rsidR="005C264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5</w:t>
      </w:r>
      <w:r w:rsidRPr="00ED69FB">
        <w:rPr>
          <w:rFonts w:cs="Times New Roman"/>
          <w:color w:val="000000" w:themeColor="text1"/>
          <w:szCs w:val="24"/>
        </w:rPr>
        <w:fldChar w:fldCharType="end"/>
      </w:r>
      <w:r w:rsidR="005C264E" w:rsidRPr="00ED69FB">
        <w:rPr>
          <w:rFonts w:cs="Times New Roman"/>
          <w:color w:val="000000" w:themeColor="text1"/>
          <w:szCs w:val="24"/>
        </w:rPr>
        <w:t>)</w:t>
      </w:r>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Obj</m:t>
            </m:r>
          </m:e>
          <m:sub>
            <m:r>
              <w:rPr>
                <w:rFonts w:ascii="Cambria Math" w:hAnsi="Cambria Math" w:cs="Times New Roman"/>
                <w:color w:val="000000" w:themeColor="text1"/>
              </w:rPr>
              <m:t>i</m:t>
            </m:r>
          </m:sub>
        </m:sSub>
      </m:oMath>
      <w:r w:rsidRPr="00ED69FB">
        <w:rPr>
          <w:rFonts w:cs="Times New Roman"/>
          <w:color w:val="000000" w:themeColor="text1"/>
        </w:rPr>
        <w:t xml:space="preserve"> is the objective function for the </w:t>
      </w:r>
      <m:oMath>
        <m:r>
          <w:rPr>
            <w:rFonts w:ascii="Cambria Math" w:hAnsi="Cambria Math" w:cs="Times New Roman"/>
            <w:color w:val="000000" w:themeColor="text1"/>
          </w:rPr>
          <m:t>i</m:t>
        </m:r>
      </m:oMath>
      <w:r w:rsidRPr="00ED69FB">
        <w:rPr>
          <w:rFonts w:cs="Times New Roman"/>
          <w:color w:val="000000" w:themeColor="text1"/>
        </w:rPr>
        <w:t xml:space="preserve">th country,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j</m:t>
            </m:r>
          </m:sub>
        </m:sSub>
      </m:oMath>
      <w:r w:rsidRPr="00ED69FB">
        <w:rPr>
          <w:rFonts w:cs="Times New Roman"/>
          <w:color w:val="000000" w:themeColor="text1"/>
        </w:rPr>
        <w:t xml:space="preserve"> is the density for the </w:t>
      </w:r>
      <m:oMath>
        <m:r>
          <w:rPr>
            <w:rFonts w:ascii="Cambria Math" w:hAnsi="Cambria Math" w:cs="Times New Roman"/>
            <w:color w:val="000000" w:themeColor="text1"/>
          </w:rPr>
          <m:t>j</m:t>
        </m:r>
      </m:oMath>
      <w:r w:rsidRPr="00ED69FB">
        <w:rPr>
          <w:rFonts w:cs="Times New Roman"/>
          <w:color w:val="000000" w:themeColor="text1"/>
        </w:rPr>
        <w:t>th element of the balance (i.e. produc</w:t>
      </w:r>
      <w:proofErr w:type="spellStart"/>
      <w:r w:rsidRPr="00ED69FB">
        <w:rPr>
          <w:rFonts w:cs="Times New Roman"/>
          <w:color w:val="000000" w:themeColor="text1"/>
        </w:rPr>
        <w:t>tion</w:t>
      </w:r>
      <w:proofErr w:type="spellEnd"/>
      <w:r w:rsidRPr="00ED69FB">
        <w:rPr>
          <w:rFonts w:cs="Times New Roman"/>
          <w:color w:val="000000" w:themeColor="text1"/>
        </w:rPr>
        <w:t xml:space="preserve">, imports, etc.)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is the chosen value for this </w:t>
      </w:r>
      <m:oMath>
        <m:r>
          <w:rPr>
            <w:rFonts w:ascii="Cambria Math" w:hAnsi="Cambria Math" w:cs="Times New Roman"/>
            <w:color w:val="000000" w:themeColor="text1"/>
          </w:rPr>
          <m:t>j</m:t>
        </m:r>
      </m:oMath>
      <w:r w:rsidRPr="00ED69FB">
        <w:rPr>
          <w:rFonts w:cs="Times New Roman"/>
          <w:color w:val="000000" w:themeColor="text1"/>
        </w:rPr>
        <w:t xml:space="preserve">th element.  The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are chosen in a way so as to maximize the objective function, and hence can be seen as the most likely values of the elements given the provided distributions.</w:t>
      </w:r>
    </w:p>
    <w:p w:rsidR="005C264E" w:rsidRPr="00ED69FB" w:rsidRDefault="005C264E" w:rsidP="00F101E1">
      <w:pPr>
        <w:pStyle w:val="Heading2"/>
      </w:pPr>
      <w:bookmarkStart w:id="9" w:name="_Toc421025838"/>
      <w:r w:rsidRPr="00ED69FB">
        <w:t>Constraints</w:t>
      </w:r>
      <w:bookmarkEnd w:id="9"/>
      <w:r w:rsidRPr="00ED69FB">
        <w:t xml:space="preserve"> </w:t>
      </w:r>
    </w:p>
    <w:p w:rsidR="005C264E" w:rsidRPr="00ED69FB" w:rsidRDefault="005C264E" w:rsidP="002D4DFE">
      <w:pPr>
        <w:jc w:val="both"/>
        <w:rPr>
          <w:rFonts w:cs="Times New Roman"/>
          <w:color w:val="000000" w:themeColor="text1"/>
        </w:rPr>
      </w:pPr>
      <w:r w:rsidRPr="00ED69FB">
        <w:rPr>
          <w:rFonts w:cs="Times New Roman"/>
          <w:color w:val="000000" w:themeColor="text1"/>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w:t>
      </w:r>
      <w:proofErr w:type="spellStart"/>
      <w:r w:rsidRPr="00ED69FB">
        <w:rPr>
          <w:rFonts w:cs="Times New Roman"/>
          <w:color w:val="000000" w:themeColor="text1"/>
        </w:rPr>
        <w:t>dSt</w:t>
      </w:r>
      <w:proofErr w:type="spellEnd"/>
      <w:r w:rsidRPr="00ED69FB">
        <w:rPr>
          <w:rFonts w:cs="Times New Roman"/>
          <w:color w:val="000000" w:themeColor="text1"/>
        </w:rPr>
        <w: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ED69FB">
        <w:rPr>
          <w:rStyle w:val="FootnoteReference"/>
          <w:rFonts w:cs="Times New Roman"/>
          <w:color w:val="000000" w:themeColor="text1"/>
        </w:rPr>
        <w:footnoteReference w:id="6"/>
      </w:r>
      <w:r w:rsidRPr="00ED69FB">
        <w:rPr>
          <w:rFonts w:cs="Times New Roman"/>
          <w:color w:val="000000" w:themeColor="text1"/>
        </w:rPr>
        <w:t xml:space="preserve">. </w:t>
      </w:r>
    </w:p>
    <w:p w:rsidR="005C264E" w:rsidRPr="00ED69FB" w:rsidRDefault="005C264E" w:rsidP="00F101E1">
      <w:pPr>
        <w:pStyle w:val="Heading2"/>
      </w:pPr>
      <w:bookmarkStart w:id="10" w:name="_Toc421025839"/>
      <w:r w:rsidRPr="00ED69FB">
        <w:t>Possible problems, infeasibilities</w:t>
      </w:r>
      <w:bookmarkEnd w:id="10"/>
    </w:p>
    <w:p w:rsidR="005C264E" w:rsidRPr="00ED69FB" w:rsidRDefault="005C264E" w:rsidP="002D4DFE">
      <w:pPr>
        <w:jc w:val="both"/>
        <w:rPr>
          <w:rFonts w:cs="Times New Roman"/>
          <w:color w:val="000000" w:themeColor="text1"/>
        </w:rPr>
      </w:pPr>
      <w:r w:rsidRPr="00ED69FB">
        <w:rPr>
          <w:rFonts w:cs="Times New Roman"/>
          <w:color w:val="000000" w:themeColor="text1"/>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5C264E" w:rsidRPr="00ED69FB" w:rsidRDefault="005C264E" w:rsidP="005C264E">
      <w:pPr>
        <w:rPr>
          <w:rFonts w:cs="Times New Roman"/>
          <w:color w:val="000000" w:themeColor="text1"/>
        </w:rPr>
      </w:pPr>
      <w:r w:rsidRPr="00ED69FB">
        <w:rPr>
          <w:rFonts w:cs="Times New Roman"/>
          <w:color w:val="000000" w:themeColor="text1"/>
        </w:rPr>
        <w:t>Different cases of constraints and infeasibilities can be distinguished:</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No solution with only a row constraint of supply equal to demand. If supply cannot be matched with utilization for any given row/commodity, the imbalance is larger than the aggregate measurement error and no combination of variables within their respective measurement errors would allow to establish an equilibrium. Obviously, this means that the bounds on the distributions are too stringent to establish the balance. In this case, one or several bounds need to be relaxed to ensure that a combination of the various variables </w:t>
      </w:r>
      <w:r w:rsidRPr="00ED69FB">
        <w:rPr>
          <w:rFonts w:cs="Times New Roman"/>
          <w:color w:val="000000" w:themeColor="text1"/>
        </w:rPr>
        <w:lastRenderedPageBreak/>
        <w:t xml:space="preserve">can be found to balance supply and demand. The need to respect official data may mean that only one or a few bounds can be enlarged or lifted. </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infeasibility for column constraints. Once a solution for every row has been established, we may encounter a problem with the column constraints.  For example, the year over year change in the DES may be larger than some reasonable threshold, and in such a case we will need to adjust the </w:t>
      </w:r>
      <w:proofErr w:type="spellStart"/>
      <w:r w:rsidRPr="00ED69FB">
        <w:rPr>
          <w:rFonts w:cs="Times New Roman"/>
          <w:color w:val="000000" w:themeColor="text1"/>
        </w:rPr>
        <w:t>elasticities</w:t>
      </w:r>
      <w:proofErr w:type="spellEnd"/>
      <w:r w:rsidRPr="00ED69FB">
        <w:rPr>
          <w:rFonts w:cs="Times New Roman"/>
          <w:color w:val="000000" w:themeColor="text1"/>
        </w:rPr>
        <w:t xml:space="preserve">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5C264E" w:rsidRPr="00ED69FB" w:rsidRDefault="005C264E" w:rsidP="00EB10E0">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and column level, infeasibility for multi-year constraints. The strategy here should be rather straightforward; it only involves lifting the limits of stock changes over time. Eventually all constraints should be met. </w:t>
      </w:r>
      <w:r w:rsidR="00EB10E0">
        <w:rPr>
          <w:rFonts w:cs="Times New Roman"/>
          <w:color w:val="000000" w:themeColor="text1"/>
        </w:rPr>
        <w:t xml:space="preserve">If not, </w:t>
      </w:r>
      <w:r w:rsidRPr="00ED69FB">
        <w:rPr>
          <w:rFonts w:cs="Times New Roman"/>
          <w:color w:val="000000" w:themeColor="text1"/>
        </w:rPr>
        <w:t>all other constraints would need to be lifted gradually to eventually render a solution. Lifting these additional constraints requires manual intervention and judgement as to what constraint should be considered most binding.</w:t>
      </w:r>
    </w:p>
    <w:p w:rsidR="005C264E" w:rsidRPr="00ED69FB" w:rsidRDefault="005C264E" w:rsidP="002D4DFE">
      <w:pPr>
        <w:pStyle w:val="ListParagraph"/>
        <w:numPr>
          <w:ilvl w:val="0"/>
          <w:numId w:val="4"/>
        </w:numPr>
        <w:jc w:val="both"/>
        <w:rPr>
          <w:rFonts w:cs="Times New Roman"/>
          <w:color w:val="000000" w:themeColor="text1"/>
        </w:rPr>
      </w:pPr>
      <w:r w:rsidRPr="00ED69FB">
        <w:rPr>
          <w:rFonts w:cs="Times New Roman"/>
          <w:color w:val="000000" w:themeColor="text1"/>
        </w:rPr>
        <w:t xml:space="preserve">All constraints met. In this case, the food balance sheet can be considered ready for an inspection by a food specialist and refined where and as necessary. </w:t>
      </w:r>
    </w:p>
    <w:p w:rsidR="005C264E" w:rsidRPr="00ED69FB" w:rsidRDefault="005C264E" w:rsidP="000027BC">
      <w:pPr>
        <w:pStyle w:val="Heading2"/>
        <w:keepNext w:val="0"/>
        <w:keepLines w:val="0"/>
      </w:pPr>
      <w:bookmarkStart w:id="11" w:name="_Toc421025840"/>
      <w:r w:rsidRPr="00ED69FB">
        <w:t>Review and evaluation</w:t>
      </w:r>
      <w:bookmarkEnd w:id="11"/>
    </w:p>
    <w:p w:rsidR="005C264E" w:rsidRPr="00ED69FB" w:rsidRDefault="005C264E" w:rsidP="000027BC">
      <w:pPr>
        <w:jc w:val="both"/>
        <w:rPr>
          <w:rFonts w:cs="Times New Roman"/>
          <w:color w:val="000000" w:themeColor="text1"/>
        </w:rPr>
      </w:pPr>
      <w:r w:rsidRPr="00ED69FB">
        <w:rPr>
          <w:rFonts w:cs="Times New Roman"/>
          <w:color w:val="000000" w:themeColor="text1"/>
        </w:rPr>
        <w:t xml:space="preserve">The new procedure amounts to a radical departure from all traditional balancing approaches. The previous approach, as well as all approaches implemented by other SUA compilers, is deterministic in nature. The new approach by contrast </w:t>
      </w:r>
      <w:r w:rsidR="00EB10E0">
        <w:rPr>
          <w:rFonts w:cs="Times New Roman"/>
          <w:color w:val="000000" w:themeColor="text1"/>
        </w:rPr>
        <w:t xml:space="preserve">tries to build on both the expected value of a variable and the accuracy with which it is measured. </w:t>
      </w:r>
      <w:r w:rsidRPr="00ED69FB">
        <w:rPr>
          <w:rFonts w:cs="Times New Roman"/>
          <w:color w:val="000000" w:themeColor="text1"/>
        </w:rPr>
        <w:t xml:space="preserve">It </w:t>
      </w:r>
      <w:r w:rsidR="00EB10E0">
        <w:rPr>
          <w:rFonts w:cs="Times New Roman"/>
          <w:color w:val="000000" w:themeColor="text1"/>
        </w:rPr>
        <w:t xml:space="preserve">then </w:t>
      </w:r>
      <w:r w:rsidRPr="00ED69FB">
        <w:rPr>
          <w:rFonts w:cs="Times New Roman"/>
          <w:color w:val="000000" w:themeColor="text1"/>
        </w:rPr>
        <w:t>identifies a most likely combination of variables whereby every variable can only vary within its bounds. It requires every variable to be identified not only with an expected value, but also with a measurement error or at least a likely range within which the element's value can vary. Ideally, these bounds/measurement errors are available from empirical measurements, e.g. from representative surveys measuring food consumption</w:t>
      </w:r>
      <w:r w:rsidRPr="00ED69FB">
        <w:rPr>
          <w:rStyle w:val="FootnoteReference"/>
          <w:rFonts w:cs="Times New Roman"/>
          <w:color w:val="000000" w:themeColor="text1"/>
        </w:rPr>
        <w:footnoteReference w:id="7"/>
      </w:r>
      <w:r w:rsidRPr="00ED69FB">
        <w:rPr>
          <w:rFonts w:cs="Times New Roman"/>
          <w:color w:val="000000" w:themeColor="text1"/>
        </w:rPr>
        <w:t xml:space="preserve"> or other forms of supply and utilization. </w:t>
      </w:r>
      <w:r w:rsidR="000027BC" w:rsidRPr="000027BC">
        <w:rPr>
          <w:rFonts w:cs="Times New Roman"/>
          <w:color w:val="000000" w:themeColor="text1"/>
        </w:rPr>
        <w:t>In effect, this system means that every variable of the balance is a balancing item, at least within the bounds of its likely value. The final value of every variable and the final combination of all variables is determined in the constrained optimization process outlined above.</w:t>
      </w:r>
    </w:p>
    <w:p w:rsidR="005C264E" w:rsidRPr="00ED69FB" w:rsidRDefault="00B90D56" w:rsidP="000027BC">
      <w:pPr>
        <w:rPr>
          <w:rFonts w:cs="Times New Roman"/>
          <w:color w:val="000000" w:themeColor="text1"/>
        </w:rPr>
      </w:pPr>
      <w:fldSimple w:instr=" REF _Ref419979972 \h  \* MERGEFORMAT ">
        <w:r w:rsidR="00A0291F" w:rsidRPr="00A0291F">
          <w:rPr>
            <w:rFonts w:cs="Times New Roman"/>
            <w:color w:val="000000" w:themeColor="text1"/>
            <w:szCs w:val="24"/>
          </w:rPr>
          <w:t>Figure 2</w:t>
        </w:r>
      </w:fldSimple>
      <w:r w:rsidR="005C264E" w:rsidRPr="00ED69FB">
        <w:rPr>
          <w:rFonts w:cs="Times New Roman"/>
          <w:color w:val="000000" w:themeColor="text1"/>
        </w:rPr>
        <w:t xml:space="preserve"> captures the basic set-up of expected values and associated distributions. It is based on the wheat balance for the US.</w:t>
      </w:r>
    </w:p>
    <w:p w:rsidR="005C264E" w:rsidRPr="00ED69FB" w:rsidRDefault="005C264E" w:rsidP="005C264E">
      <w:pPr>
        <w:keepNext/>
        <w:rPr>
          <w:rFonts w:cs="Times New Roman"/>
          <w:color w:val="000000" w:themeColor="text1"/>
        </w:rPr>
      </w:pPr>
      <w:r w:rsidRPr="00ED69FB">
        <w:rPr>
          <w:rFonts w:cs="Times New Roman"/>
          <w:noProof/>
          <w:color w:val="000000" w:themeColor="text1"/>
          <w:lang w:eastAsia="en-US"/>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p>
    <w:p w:rsidR="005C264E" w:rsidRPr="00ED69FB" w:rsidRDefault="005C264E" w:rsidP="005C264E">
      <w:pPr>
        <w:pStyle w:val="Caption"/>
        <w:rPr>
          <w:rFonts w:cs="Times New Roman"/>
          <w:b w:val="0"/>
          <w:bCs w:val="0"/>
          <w:color w:val="000000" w:themeColor="text1"/>
          <w:sz w:val="24"/>
          <w:szCs w:val="24"/>
        </w:rPr>
      </w:pPr>
      <w:bookmarkStart w:id="12" w:name="_Ref419979972"/>
      <w:bookmarkStart w:id="13" w:name="_Toc421026208"/>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2</w:t>
      </w:r>
      <w:r w:rsidR="00B90D56" w:rsidRPr="00ED69FB">
        <w:rPr>
          <w:rFonts w:cs="Times New Roman"/>
          <w:b w:val="0"/>
          <w:bCs w:val="0"/>
          <w:color w:val="000000" w:themeColor="text1"/>
          <w:sz w:val="24"/>
          <w:szCs w:val="24"/>
        </w:rPr>
        <w:fldChar w:fldCharType="end"/>
      </w:r>
      <w:bookmarkEnd w:id="12"/>
      <w:r w:rsidRPr="00ED69FB">
        <w:rPr>
          <w:rFonts w:cs="Times New Roman"/>
          <w:b w:val="0"/>
          <w:bCs w:val="0"/>
          <w:color w:val="000000" w:themeColor="text1"/>
          <w:sz w:val="24"/>
          <w:szCs w:val="24"/>
        </w:rPr>
        <w:t>: US wheat, unbalanced (top pane), balanced (bottom pane)</w:t>
      </w:r>
      <w:bookmarkEnd w:id="13"/>
      <w:r w:rsidRPr="00ED69FB">
        <w:rPr>
          <w:rFonts w:cs="Times New Roman"/>
          <w:b w:val="0"/>
          <w:bCs w:val="0"/>
          <w:color w:val="000000" w:themeColor="text1"/>
          <w:sz w:val="24"/>
          <w:szCs w:val="24"/>
        </w:rPr>
        <w:t xml:space="preserve"> </w:t>
      </w:r>
    </w:p>
    <w:p w:rsidR="005C264E" w:rsidRPr="00ED69FB" w:rsidRDefault="005C264E" w:rsidP="00F101E1">
      <w:pPr>
        <w:pStyle w:val="Heading2"/>
      </w:pPr>
      <w:bookmarkStart w:id="14" w:name="_Toc421025841"/>
      <w:r w:rsidRPr="00ED69FB">
        <w:t>Pros and cons</w:t>
      </w:r>
      <w:bookmarkEnd w:id="14"/>
    </w:p>
    <w:p w:rsidR="005C264E" w:rsidRPr="00ED69FB" w:rsidRDefault="005C264E" w:rsidP="002D38FF">
      <w:pPr>
        <w:jc w:val="both"/>
        <w:rPr>
          <w:rFonts w:cs="Times New Roman"/>
          <w:color w:val="000000" w:themeColor="text1"/>
        </w:rPr>
      </w:pPr>
      <w:r w:rsidRPr="00ED69FB">
        <w:rPr>
          <w:rFonts w:cs="Times New Roman"/>
          <w:color w:val="000000" w:themeColor="text1"/>
        </w:rPr>
        <w:t>The radical departure from traditional balancing provides numerous practical advantages and theoretical consistencies. But it also imposes greater computational burdens. The key advantages and disadvantages could be summarized as follows.</w:t>
      </w:r>
    </w:p>
    <w:p w:rsidR="005C264E" w:rsidRPr="00ED69FB" w:rsidRDefault="005C264E" w:rsidP="005C264E">
      <w:pPr>
        <w:rPr>
          <w:rFonts w:cs="Times New Roman"/>
          <w:color w:val="000000" w:themeColor="text1"/>
        </w:rPr>
      </w:pPr>
      <w:r w:rsidRPr="00ED69FB">
        <w:rPr>
          <w:rFonts w:cs="Times New Roman"/>
          <w:color w:val="000000" w:themeColor="text1"/>
        </w:rPr>
        <w:t xml:space="preserve">Pros </w:t>
      </w:r>
    </w:p>
    <w:p w:rsidR="005C264E" w:rsidRPr="00ED69FB" w:rsidRDefault="005C264E" w:rsidP="006500B3">
      <w:pPr>
        <w:pStyle w:val="ListParagraph"/>
        <w:numPr>
          <w:ilvl w:val="0"/>
          <w:numId w:val="2"/>
        </w:numPr>
        <w:jc w:val="both"/>
        <w:rPr>
          <w:rFonts w:cs="Times New Roman"/>
          <w:color w:val="000000" w:themeColor="text1"/>
        </w:rPr>
      </w:pPr>
      <w:r w:rsidRPr="00ED69FB">
        <w:rPr>
          <w:rFonts w:cs="Times New Roman"/>
          <w:color w:val="000000" w:themeColor="text1"/>
        </w:rPr>
        <w:t xml:space="preserve">No residual necessary. The problem that </w:t>
      </w:r>
      <w:r w:rsidR="002D38FF">
        <w:rPr>
          <w:rFonts w:cs="Times New Roman"/>
          <w:color w:val="000000" w:themeColor="text1"/>
        </w:rPr>
        <w:t>haunts</w:t>
      </w:r>
      <w:r w:rsidRPr="00ED69FB">
        <w:rPr>
          <w:rFonts w:cs="Times New Roman"/>
          <w:color w:val="000000" w:themeColor="text1"/>
        </w:rPr>
        <w:t xml:space="preserve">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w:t>
      </w:r>
      <w:r w:rsidR="006500B3">
        <w:rPr>
          <w:rFonts w:cs="Times New Roman"/>
          <w:color w:val="000000" w:themeColor="text1"/>
        </w:rPr>
        <w:t>reliability and plausibility would be questionable</w:t>
      </w:r>
      <w:r w:rsidRPr="00ED69FB">
        <w:rPr>
          <w:rFonts w:cs="Times New Roman"/>
          <w:color w:val="000000" w:themeColor="text1"/>
        </w:rPr>
        <w:t xml:space="preserve">. </w:t>
      </w:r>
      <w:r w:rsidR="006500B3">
        <w:rPr>
          <w:rFonts w:cs="Times New Roman"/>
          <w:color w:val="000000" w:themeColor="text1"/>
        </w:rPr>
        <w:t>S</w:t>
      </w:r>
      <w:r w:rsidRPr="00ED69FB">
        <w:rPr>
          <w:rFonts w:cs="Times New Roman"/>
          <w:color w:val="000000" w:themeColor="text1"/>
        </w:rPr>
        <w:t xml:space="preserve">uch </w:t>
      </w:r>
      <w:r w:rsidR="006500B3">
        <w:rPr>
          <w:rFonts w:cs="Times New Roman"/>
          <w:color w:val="000000" w:themeColor="text1"/>
        </w:rPr>
        <w:t xml:space="preserve">large </w:t>
      </w:r>
      <w:r w:rsidRPr="00ED69FB">
        <w:rPr>
          <w:rFonts w:cs="Times New Roman"/>
          <w:color w:val="000000" w:themeColor="text1"/>
        </w:rPr>
        <w:t>fluctuations would</w:t>
      </w:r>
      <w:r w:rsidR="006500B3">
        <w:rPr>
          <w:rFonts w:cs="Times New Roman"/>
          <w:color w:val="000000" w:themeColor="text1"/>
        </w:rPr>
        <w:t xml:space="preserve"> </w:t>
      </w:r>
      <w:r w:rsidRPr="00ED69FB">
        <w:rPr>
          <w:rFonts w:cs="Times New Roman"/>
          <w:color w:val="000000" w:themeColor="text1"/>
        </w:rPr>
        <w:t>n</w:t>
      </w:r>
      <w:r w:rsidR="006500B3">
        <w:rPr>
          <w:rFonts w:cs="Times New Roman"/>
          <w:color w:val="000000" w:themeColor="text1"/>
        </w:rPr>
        <w:t>o</w:t>
      </w:r>
      <w:r w:rsidRPr="00ED69FB">
        <w:rPr>
          <w:rFonts w:cs="Times New Roman"/>
          <w:color w:val="000000" w:themeColor="text1"/>
        </w:rPr>
        <w:t xml:space="preserve">t meet </w:t>
      </w:r>
      <w:r w:rsidR="006500B3">
        <w:rPr>
          <w:rFonts w:cs="Times New Roman"/>
          <w:color w:val="000000" w:themeColor="text1"/>
        </w:rPr>
        <w:t xml:space="preserve">the </w:t>
      </w:r>
      <w:r w:rsidRPr="00ED69FB">
        <w:rPr>
          <w:rFonts w:cs="Times New Roman"/>
          <w:color w:val="000000" w:themeColor="text1"/>
        </w:rPr>
        <w:t xml:space="preserve">a priori </w:t>
      </w:r>
      <w:r w:rsidR="006500B3">
        <w:rPr>
          <w:rFonts w:cs="Times New Roman"/>
          <w:color w:val="000000" w:themeColor="text1"/>
        </w:rPr>
        <w:t xml:space="preserve">expectations </w:t>
      </w:r>
      <w:r w:rsidRPr="00ED69FB">
        <w:rPr>
          <w:rFonts w:cs="Times New Roman"/>
          <w:color w:val="000000" w:themeColor="text1"/>
        </w:rPr>
        <w:t xml:space="preserve">that food consumption is moving over time in a rather smooth manner and that other elements notably stocks, feed use or waste would vary more significantly. </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 xml:space="preserve">Harnesses all information. Information about the quality of every variable, when and where available, is retained in the creation of the balance. For instance, if some variables of a balance are measured by high quality surveys, they will be maintained with their </w:t>
      </w:r>
      <w:r w:rsidRPr="00ED69FB">
        <w:rPr>
          <w:rFonts w:cs="Times New Roman"/>
          <w:color w:val="000000" w:themeColor="text1"/>
        </w:rPr>
        <w:lastRenderedPageBreak/>
        <w:t>exact value; conversely, variables that come without prior knowledge of accuracy, or a low degree of confidence, will be allowed to vary widely in the balancing process.</w:t>
      </w:r>
    </w:p>
    <w:p w:rsidR="005C264E" w:rsidRPr="00ED69FB" w:rsidRDefault="005C264E" w:rsidP="008169DC">
      <w:pPr>
        <w:pStyle w:val="ListParagraph"/>
        <w:numPr>
          <w:ilvl w:val="0"/>
          <w:numId w:val="2"/>
        </w:numPr>
        <w:jc w:val="both"/>
        <w:rPr>
          <w:rFonts w:cs="Times New Roman"/>
          <w:color w:val="000000" w:themeColor="text1"/>
        </w:rPr>
      </w:pPr>
      <w:r w:rsidRPr="00ED69FB">
        <w:rPr>
          <w:rFonts w:cs="Times New Roman"/>
          <w:color w:val="000000" w:themeColor="text1"/>
        </w:rPr>
        <w:t xml:space="preserve">Rules-based and reproducible process. The identification of every variable </w:t>
      </w:r>
      <w:r w:rsidR="008169DC">
        <w:rPr>
          <w:rFonts w:cs="Times New Roman"/>
          <w:color w:val="000000" w:themeColor="text1"/>
        </w:rPr>
        <w:t>follows</w:t>
      </w:r>
      <w:r w:rsidRPr="00ED69FB">
        <w:rPr>
          <w:rFonts w:cs="Times New Roman"/>
          <w:color w:val="000000" w:themeColor="text1"/>
        </w:rPr>
        <w:t xml:space="preserve"> a rules-based process. The same holds for the optimization process. This allows tracing decisions and reproducing results.</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Most likely outcome. The overall solution is a most likely outcome, based on a probability maximizing algorithm, not one of many possible (notionally infinite) solutions of an under-identified equation.</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Flexibility. At any stage and for every variable, both expected values and confidence intervals can be overwritten by expert knowledge. The optimization algorithm then runs within the bounds provided by experts.</w:t>
      </w:r>
    </w:p>
    <w:p w:rsidR="005C264E" w:rsidRPr="00ED69FB" w:rsidRDefault="005C264E" w:rsidP="008B1349">
      <w:pPr>
        <w:pStyle w:val="ListParagraph"/>
        <w:numPr>
          <w:ilvl w:val="0"/>
          <w:numId w:val="2"/>
        </w:numPr>
        <w:jc w:val="both"/>
        <w:rPr>
          <w:rFonts w:cs="Times New Roman"/>
          <w:color w:val="000000" w:themeColor="text1"/>
        </w:rPr>
      </w:pPr>
      <w:r w:rsidRPr="00ED69FB">
        <w:rPr>
          <w:rFonts w:cs="Times New Roman"/>
          <w:color w:val="000000" w:themeColor="text1"/>
        </w:rPr>
        <w:t xml:space="preserve">Multiple constraints.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w:t>
      </w:r>
      <w:proofErr w:type="spellStart"/>
      <w:r w:rsidRPr="00ED69FB">
        <w:rPr>
          <w:rFonts w:cs="Times New Roman"/>
          <w:color w:val="000000" w:themeColor="text1"/>
        </w:rPr>
        <w:t>drawdowns</w:t>
      </w:r>
      <w:proofErr w:type="spellEnd"/>
      <w:r w:rsidRPr="00ED69FB">
        <w:rPr>
          <w:rFonts w:cs="Times New Roman"/>
          <w:color w:val="000000" w:themeColor="text1"/>
        </w:rPr>
        <w:t xml:space="preserve">. </w:t>
      </w:r>
    </w:p>
    <w:p w:rsidR="005C264E" w:rsidRPr="00ED69FB" w:rsidRDefault="005C264E" w:rsidP="005C264E">
      <w:pPr>
        <w:rPr>
          <w:rFonts w:cs="Times New Roman"/>
          <w:color w:val="000000" w:themeColor="text1"/>
        </w:rPr>
      </w:pPr>
      <w:r w:rsidRPr="00ED69FB">
        <w:rPr>
          <w:rFonts w:cs="Times New Roman"/>
          <w:color w:val="000000" w:themeColor="text1"/>
        </w:rPr>
        <w:t>Cons</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Knowledge of prior information must be formalized</w:t>
      </w:r>
    </w:p>
    <w:p w:rsidR="005C264E" w:rsidRPr="00ED69FB" w:rsidRDefault="00A71A45" w:rsidP="008B1349">
      <w:pPr>
        <w:pStyle w:val="ListParagraph"/>
        <w:numPr>
          <w:ilvl w:val="0"/>
          <w:numId w:val="3"/>
        </w:numPr>
        <w:jc w:val="both"/>
        <w:rPr>
          <w:rFonts w:cs="Times New Roman"/>
          <w:color w:val="000000" w:themeColor="text1"/>
        </w:rPr>
      </w:pPr>
      <w:r>
        <w:rPr>
          <w:rFonts w:cs="Times New Roman"/>
          <w:color w:val="000000" w:themeColor="text1"/>
        </w:rPr>
        <w:t>Statistically complex procedure;</w:t>
      </w:r>
      <w:r w:rsidR="005C264E" w:rsidRPr="00ED69FB">
        <w:rPr>
          <w:rFonts w:cs="Times New Roman"/>
          <w:color w:val="000000" w:themeColor="text1"/>
        </w:rPr>
        <w:t xml:space="preserve"> data and IT intensive</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 xml:space="preserve">Multiple constraints. Imposing multiple constraints is both an advantage and a disadvantage. Such constraints can result in infeasibilities in the solution, or lead to border solutions, i.e. solution along the constraints. </w:t>
      </w:r>
    </w:p>
    <w:p w:rsidR="005C264E" w:rsidRPr="00ED69FB" w:rsidRDefault="005C264E" w:rsidP="008B1349">
      <w:pPr>
        <w:pStyle w:val="ListParagraph"/>
        <w:numPr>
          <w:ilvl w:val="0"/>
          <w:numId w:val="3"/>
        </w:numPr>
        <w:jc w:val="both"/>
        <w:rPr>
          <w:rFonts w:cs="Times New Roman"/>
          <w:color w:val="000000" w:themeColor="text1"/>
        </w:rPr>
      </w:pPr>
      <w:r w:rsidRPr="00ED69FB">
        <w:rPr>
          <w:rFonts w:cs="Times New Roman"/>
          <w:color w:val="000000" w:themeColor="text1"/>
        </w:rPr>
        <w:t>Additional effort is now required for each element.  Expected values and error distributions must be provided for each element, and this requires more advanced modelling than just estimating expected values.</w:t>
      </w:r>
    </w:p>
    <w:p w:rsidR="005C264E" w:rsidRDefault="005C264E" w:rsidP="005C264E">
      <w:pPr>
        <w:pStyle w:val="ListParagraph"/>
        <w:rPr>
          <w:rFonts w:cs="Times New Roman"/>
          <w:color w:val="000000" w:themeColor="text1"/>
        </w:rPr>
      </w:pPr>
    </w:p>
    <w:p w:rsidR="008B1349" w:rsidRPr="00ED69FB" w:rsidRDefault="008B1349" w:rsidP="005C264E">
      <w:pPr>
        <w:pStyle w:val="ListParagraph"/>
        <w:rPr>
          <w:rFonts w:cs="Times New Roman"/>
          <w:color w:val="000000" w:themeColor="text1"/>
        </w:rPr>
      </w:pPr>
    </w:p>
    <w:p w:rsidR="005C264E" w:rsidRPr="00ED69FB" w:rsidRDefault="005C264E" w:rsidP="005C264E">
      <w:pPr>
        <w:rPr>
          <w:rFonts w:cs="Times New Roman"/>
          <w:b/>
          <w:bCs/>
          <w:color w:val="000000" w:themeColor="text1"/>
        </w:rPr>
      </w:pPr>
      <w:r w:rsidRPr="00ED69FB">
        <w:rPr>
          <w:rFonts w:cs="Times New Roman"/>
          <w:b/>
          <w:bCs/>
          <w:color w:val="000000" w:themeColor="text1"/>
        </w:rPr>
        <w:t>Measurement errors</w:t>
      </w:r>
    </w:p>
    <w:p w:rsidR="005C264E" w:rsidRPr="00ED69FB" w:rsidRDefault="005C264E" w:rsidP="00735817">
      <w:pPr>
        <w:jc w:val="both"/>
        <w:rPr>
          <w:rFonts w:cs="Times New Roman"/>
          <w:bCs/>
          <w:color w:val="000000" w:themeColor="text1"/>
        </w:rPr>
      </w:pPr>
      <w:r w:rsidRPr="00ED69FB">
        <w:rPr>
          <w:rFonts w:cs="Times New Roman"/>
          <w:bCs/>
          <w:color w:val="000000" w:themeColor="text1"/>
        </w:rPr>
        <w:t xml:space="preserve">The measurement errors that are needed for the proposed method are metrics for the reliability of the mean. </w:t>
      </w:r>
      <w:r w:rsidR="00735817">
        <w:rPr>
          <w:rFonts w:cs="Times New Roman"/>
          <w:bCs/>
          <w:color w:val="000000" w:themeColor="text1"/>
        </w:rPr>
        <w:t>T</w:t>
      </w:r>
      <w:r w:rsidRPr="00ED69FB">
        <w:rPr>
          <w:rFonts w:cs="Times New Roman"/>
          <w:bCs/>
          <w:color w:val="000000" w:themeColor="text1"/>
        </w:rPr>
        <w:t xml:space="preserve">hey are not measures of the distribution of the variable itself (i.e. the statistical population). But as outlined above, the measurement errors can be derived from the distributions of these variables. For instance, it is not the distribution of food access in a population that provides the metrics needed for the balancing mechanism, but the measurement error of the mean of food consumption. </w:t>
      </w:r>
    </w:p>
    <w:p w:rsidR="005C264E" w:rsidRPr="00ED69FB" w:rsidRDefault="005C264E" w:rsidP="008B1349">
      <w:pPr>
        <w:jc w:val="both"/>
        <w:rPr>
          <w:rFonts w:cs="Times New Roman"/>
          <w:bCs/>
          <w:color w:val="000000" w:themeColor="text1"/>
        </w:rPr>
      </w:pPr>
      <w:r w:rsidRPr="00ED69FB">
        <w:rPr>
          <w:rFonts w:cs="Times New Roman"/>
          <w:bCs/>
          <w:color w:val="000000" w:themeColor="text1"/>
        </w:rPr>
        <w:lastRenderedPageBreak/>
        <w:t>There are different strategies to arrive at these measurement errors: they can be derived directly from primary data, guessed from metadata that come with secondary sources or be gleaned from the overall quality of measurement and statistical information inherent in the overall quality of a statistical system.  Some of these strategies are outlined in brief below:</w:t>
      </w:r>
    </w:p>
    <w:p w:rsidR="005C264E" w:rsidRPr="00ED69FB" w:rsidRDefault="005C264E" w:rsidP="008B1349">
      <w:pPr>
        <w:pStyle w:val="ListParagraph"/>
        <w:jc w:val="both"/>
        <w:rPr>
          <w:rFonts w:cs="Times New Roman"/>
          <w:color w:val="000000" w:themeColor="text1"/>
        </w:rPr>
      </w:pPr>
    </w:p>
    <w:p w:rsidR="005C264E" w:rsidRPr="00ED69FB" w:rsidRDefault="005C264E" w:rsidP="008B1349">
      <w:pPr>
        <w:jc w:val="both"/>
        <w:rPr>
          <w:rFonts w:cs="Times New Roman"/>
          <w:color w:val="000000" w:themeColor="text1"/>
        </w:rPr>
      </w:pPr>
      <w:r w:rsidRPr="00ED69FB">
        <w:rPr>
          <w:rFonts w:cs="Times New Roman"/>
          <w:color w:val="000000" w:themeColor="text1"/>
        </w:rPr>
        <w:t>Primary data: actual measurement of expected value and errors, confidence interval</w:t>
      </w:r>
    </w:p>
    <w:p w:rsidR="005C264E" w:rsidRPr="00ED69FB" w:rsidRDefault="005C264E" w:rsidP="00935927">
      <w:pPr>
        <w:jc w:val="both"/>
        <w:rPr>
          <w:rFonts w:cs="Times New Roman"/>
          <w:color w:val="000000" w:themeColor="text1"/>
        </w:rPr>
      </w:pPr>
      <w:r w:rsidRPr="00ED69FB">
        <w:rPr>
          <w:rFonts w:cs="Times New Roman"/>
          <w:color w:val="000000" w:themeColor="text1"/>
        </w:rPr>
        <w:t>In the ideal case, information is available for as many variables as possible from direct measurement, i.e. from primary data collection. It is important to note from the outset that the FAO Statistics Division does not collect primary data, nor is there much information available on measurement errors from other sources. It has, however, access to a limited set of primary data, mainly household income and expenditure surveys (HIES) from which the mean of food consumption and its measurement error can be derived. These data do not directly, or in any case not fully, comply with food availability as defined in FBSs. For instance, they do not fully cover out of home consumption of food</w:t>
      </w:r>
      <w:r w:rsidRPr="00ED69FB">
        <w:rPr>
          <w:rStyle w:val="FootnoteReference"/>
          <w:rFonts w:cs="Times New Roman"/>
          <w:color w:val="000000" w:themeColor="text1"/>
        </w:rPr>
        <w:footnoteReference w:id="8"/>
      </w:r>
      <w:r w:rsidRPr="00ED69FB">
        <w:rPr>
          <w:rFonts w:cs="Times New Roman"/>
          <w:color w:val="000000" w:themeColor="text1"/>
        </w:rPr>
        <w:t xml:space="preserve">. In some cases, out of home consumption of individual households is included (food consumption in restaurants, cafeterias, street food, etc.) but in no case do these surveys cover consumption in public households/locations such as hospitals, military, prisons, etc. </w:t>
      </w:r>
    </w:p>
    <w:p w:rsidR="005C264E" w:rsidRPr="00ED69FB" w:rsidRDefault="005C264E" w:rsidP="006944DA">
      <w:pPr>
        <w:jc w:val="both"/>
        <w:rPr>
          <w:rFonts w:cs="Times New Roman"/>
          <w:color w:val="000000" w:themeColor="text1"/>
        </w:rPr>
      </w:pPr>
      <w:r w:rsidRPr="00ED69FB">
        <w:rPr>
          <w:rFonts w:cs="Times New Roman"/>
          <w:color w:val="000000" w:themeColor="text1"/>
        </w:rPr>
        <w:t>Secondary data</w:t>
      </w:r>
      <w:r w:rsidR="006944DA">
        <w:rPr>
          <w:rFonts w:cs="Times New Roman"/>
          <w:color w:val="000000" w:themeColor="text1"/>
        </w:rPr>
        <w:t>:</w:t>
      </w:r>
      <w:r w:rsidRPr="00ED69FB">
        <w:rPr>
          <w:rFonts w:cs="Times New Roman"/>
          <w:color w:val="000000" w:themeColor="text1"/>
        </w:rPr>
        <w:t xml:space="preserve"> Official country notifications </w:t>
      </w:r>
    </w:p>
    <w:p w:rsidR="005C264E" w:rsidRPr="00ED69FB" w:rsidRDefault="005C264E" w:rsidP="008B1349">
      <w:pPr>
        <w:pStyle w:val="ListParagraph"/>
        <w:ind w:left="0"/>
        <w:jc w:val="both"/>
        <w:rPr>
          <w:rFonts w:cs="Times New Roman"/>
          <w:color w:val="000000" w:themeColor="text1"/>
        </w:rPr>
      </w:pPr>
      <w:r w:rsidRPr="00ED69FB">
        <w:rPr>
          <w:rFonts w:cs="Times New Roman"/>
          <w:color w:val="000000" w:themeColor="text1"/>
        </w:rPr>
        <w:t xml:space="preserve">While the FAO Statistics Division has only limited access to primary data for any of the FBS variables, it collects regular and ample information for many variables from country questionnaires, or other official and semi-official sources. The variables covered every year and for a large number of countries and commodities include production data as well as data for imports and exports. The former come from questionnaires, the latter </w:t>
      </w:r>
      <w:r w:rsidR="006944DA">
        <w:rPr>
          <w:rFonts w:cs="Times New Roman"/>
          <w:color w:val="000000" w:themeColor="text1"/>
        </w:rPr>
        <w:t xml:space="preserve">e.g. </w:t>
      </w:r>
      <w:r w:rsidRPr="00ED69FB">
        <w:rPr>
          <w:rFonts w:cs="Times New Roman"/>
          <w:color w:val="000000" w:themeColor="text1"/>
        </w:rPr>
        <w:t xml:space="preserve">from the UN </w:t>
      </w:r>
      <w:proofErr w:type="spellStart"/>
      <w:r w:rsidRPr="00ED69FB">
        <w:rPr>
          <w:rFonts w:cs="Times New Roman"/>
          <w:color w:val="000000" w:themeColor="text1"/>
        </w:rPr>
        <w:t>Comtrade</w:t>
      </w:r>
      <w:proofErr w:type="spellEnd"/>
      <w:r w:rsidRPr="00ED69FB">
        <w:rPr>
          <w:rFonts w:cs="Times New Roman"/>
          <w:color w:val="000000" w:themeColor="text1"/>
        </w:rPr>
        <w:t xml:space="preserve"> database</w:t>
      </w:r>
      <w:r w:rsidRPr="00ED69FB">
        <w:rPr>
          <w:rStyle w:val="FootnoteReference"/>
          <w:rFonts w:cs="Times New Roman"/>
          <w:color w:val="000000" w:themeColor="text1"/>
        </w:rPr>
        <w:footnoteReference w:id="9"/>
      </w:r>
      <w:r w:rsidRPr="00ED69FB">
        <w:rPr>
          <w:rFonts w:cs="Times New Roman"/>
          <w:color w:val="000000" w:themeColor="text1"/>
        </w:rPr>
        <w:t xml:space="preserve"> and thus ultimately from customs offices. Obviously, neither source provides direct measurement errors. But there is information that can be used to approximate measurement errors. </w:t>
      </w:r>
    </w:p>
    <w:p w:rsidR="005C264E" w:rsidRPr="00ED69FB" w:rsidRDefault="005C264E" w:rsidP="008B1349">
      <w:pPr>
        <w:pStyle w:val="ListParagraph"/>
        <w:numPr>
          <w:ilvl w:val="0"/>
          <w:numId w:val="5"/>
        </w:numPr>
        <w:jc w:val="both"/>
        <w:rPr>
          <w:rFonts w:cs="Times New Roman"/>
          <w:color w:val="000000" w:themeColor="text1"/>
        </w:rPr>
      </w:pPr>
      <w:r w:rsidRPr="00ED69FB">
        <w:rPr>
          <w:rFonts w:cs="Times New Roman"/>
          <w:color w:val="000000" w:themeColor="text1"/>
        </w:rPr>
        <w:t xml:space="preserve">For production estimates, officially provided data should be assumed to have no or small measurement errors. For countries with weak statistical systems, and where balances cannot be brought into equilibrium, a deviation from official data can be justified, provided that there is enough evidence to justify such a deviation. This means that official data could be overwritten in line with an allowance that captures the quality of the statistical system. Such information can be gleaned various sources, most conveniently from the Country Assessment Questionnaires (CAQs) processed by the Global Strategy to improve Rural and Agricultural Statistics. </w:t>
      </w:r>
    </w:p>
    <w:p w:rsidR="005C264E" w:rsidRPr="00ED69FB" w:rsidRDefault="005C264E" w:rsidP="00935927">
      <w:pPr>
        <w:pStyle w:val="ListParagraph"/>
        <w:numPr>
          <w:ilvl w:val="0"/>
          <w:numId w:val="5"/>
        </w:numPr>
        <w:jc w:val="both"/>
        <w:rPr>
          <w:rFonts w:cs="Times New Roman"/>
          <w:color w:val="000000" w:themeColor="text1"/>
        </w:rPr>
      </w:pPr>
      <w:r w:rsidRPr="00ED69FB">
        <w:rPr>
          <w:rFonts w:cs="Times New Roman"/>
          <w:color w:val="000000" w:themeColor="text1"/>
        </w:rPr>
        <w:lastRenderedPageBreak/>
        <w:t>For trade estimates, a fully balanced global trade matrix</w:t>
      </w:r>
      <w:r w:rsidR="00935927">
        <w:rPr>
          <w:rFonts w:cs="Times New Roman"/>
          <w:color w:val="000000" w:themeColor="text1"/>
        </w:rPr>
        <w:t xml:space="preserve"> is provided, based on </w:t>
      </w:r>
      <w:r w:rsidRPr="00ED69FB">
        <w:rPr>
          <w:rFonts w:cs="Times New Roman"/>
          <w:color w:val="000000" w:themeColor="text1"/>
        </w:rPr>
        <w:t xml:space="preserve">a </w:t>
      </w:r>
      <w:r w:rsidR="00935927">
        <w:rPr>
          <w:rFonts w:cs="Times New Roman"/>
          <w:color w:val="000000" w:themeColor="text1"/>
        </w:rPr>
        <w:t xml:space="preserve">new </w:t>
      </w:r>
      <w:r w:rsidRPr="00ED69FB">
        <w:rPr>
          <w:rFonts w:cs="Times New Roman"/>
          <w:color w:val="000000" w:themeColor="text1"/>
        </w:rPr>
        <w:t>procedure that brings world exports and imports for every commodity into equilibrium</w:t>
      </w:r>
      <w:r w:rsidRPr="00ED69FB">
        <w:rPr>
          <w:rStyle w:val="FootnoteReference"/>
          <w:rFonts w:cs="Times New Roman"/>
          <w:color w:val="000000" w:themeColor="text1"/>
        </w:rPr>
        <w:footnoteReference w:id="10"/>
      </w:r>
      <w:r w:rsidRPr="00ED69FB">
        <w:rPr>
          <w:rFonts w:cs="Times New Roman"/>
          <w:color w:val="000000" w:themeColor="text1"/>
        </w:rPr>
        <w:t>. This process uses information about the quality of data reporting by every country and based on this creates an endorsement factor. The information from the endorsement factors is a good first approximation of the reliability of trade information, and can thus be used to derive measurement errors for the FBS balancing system.</w:t>
      </w:r>
    </w:p>
    <w:p w:rsidR="005C264E" w:rsidRPr="00ED69FB" w:rsidRDefault="005C264E" w:rsidP="008B1349">
      <w:pPr>
        <w:pStyle w:val="ListParagraph"/>
        <w:numPr>
          <w:ilvl w:val="0"/>
          <w:numId w:val="5"/>
        </w:numPr>
        <w:jc w:val="both"/>
        <w:rPr>
          <w:rFonts w:cs="Times New Roman"/>
          <w:color w:val="000000" w:themeColor="text1"/>
        </w:rPr>
      </w:pPr>
      <w:r w:rsidRPr="00ED69FB">
        <w:rPr>
          <w:rFonts w:cs="Times New Roman"/>
          <w:color w:val="000000" w:themeColor="text1"/>
        </w:rPr>
        <w:t xml:space="preserve">Imputing data. The FAO Statistics Division imputes data when they are not available from primary sources or, importantly, country questionnaires. This holds for variables for which no questionnaires are dispatched, or for data not covered in questionnaires; it also includes imputed data for countries not replying to questionnaires at all. Again, there are two basic cases to be distinguished with regard to gauging the measurement error. Some imputation methods actually provide an estimate for the measurement error. This is, for instance, the case for feed use. Others do not provide any estimate for the accuracy of the estimate or such measurement errors are difficult to extract from the method (e.g. the imputation of production). In these cases, the only gauge for the measurement error can come from the reliability of a country’s statistical system. </w:t>
      </w:r>
    </w:p>
    <w:p w:rsidR="005C264E" w:rsidRPr="00ED69FB" w:rsidRDefault="005C264E" w:rsidP="008B1349">
      <w:pPr>
        <w:pStyle w:val="Heading2"/>
        <w:jc w:val="both"/>
      </w:pPr>
      <w:bookmarkStart w:id="15" w:name="_Toc421025842"/>
      <w:r w:rsidRPr="00ED69FB">
        <w:t>A hierarchical system of flags</w:t>
      </w:r>
      <w:bookmarkEnd w:id="15"/>
    </w:p>
    <w:p w:rsidR="005C264E" w:rsidRPr="00ED69FB" w:rsidRDefault="005C264E" w:rsidP="008B1349">
      <w:pPr>
        <w:jc w:val="both"/>
        <w:rPr>
          <w:rFonts w:cs="Times New Roman"/>
          <w:color w:val="000000" w:themeColor="text1"/>
        </w:rPr>
      </w:pPr>
      <w:r w:rsidRPr="00ED69FB">
        <w:rPr>
          <w:rFonts w:cs="Times New Roman"/>
          <w:color w:val="000000" w:themeColor="text1"/>
        </w:rPr>
        <w:t>The FAO Statistics Division documents the different sources and imputation methods in a complex and comprehensive metadata system and has, based on this system, developed a hierarchical system of flags. These flags indicate, for instance, whether a data point comes from an official source, whether it is a semi-official estimate, an FAO estimate (imputed data) and so on. Where measurement errors are unavailable, these flags have been used in general to establish measurement errors.</w:t>
      </w:r>
    </w:p>
    <w:p w:rsidR="00911720" w:rsidRPr="00911720" w:rsidRDefault="005C264E" w:rsidP="00911720">
      <w:pPr>
        <w:jc w:val="both"/>
        <w:rPr>
          <w:rFonts w:cs="Times New Roman"/>
          <w:color w:val="000000" w:themeColor="text1"/>
          <w:szCs w:val="24"/>
        </w:rPr>
      </w:pPr>
      <w:r w:rsidRPr="00ED69FB">
        <w:rPr>
          <w:rFonts w:cs="Times New Roman"/>
          <w:color w:val="000000" w:themeColor="text1"/>
        </w:rPr>
        <w:t xml:space="preserve">Five levels of confidence are distinguished as default values for measurement around an expected value. The highest confidence is placed on official estimates, which would be taken as point estimates without confidence interval, while the lowest confidence is placed on missing data. All confidence estimates are further modified by an allowance for the quality of a country’s statistical system, which results in an overall hierarchy from official data coming from countries with excellent statistical systems to imputed or missing data from countries with very weak </w:t>
      </w:r>
      <w:r w:rsidRPr="00A10E81">
        <w:rPr>
          <w:rFonts w:cs="Times New Roman"/>
          <w:color w:val="000000" w:themeColor="text1"/>
        </w:rPr>
        <w:t xml:space="preserve">statistical systems. </w:t>
      </w:r>
      <w:r w:rsidR="000930DD" w:rsidRPr="00911720">
        <w:rPr>
          <w:rFonts w:cs="Times New Roman"/>
          <w:color w:val="000000" w:themeColor="text1"/>
          <w:szCs w:val="24"/>
        </w:rPr>
        <w:t>An example</w:t>
      </w:r>
      <w:r w:rsidR="00911720">
        <w:rPr>
          <w:rFonts w:cs="Times New Roman"/>
          <w:color w:val="000000" w:themeColor="text1"/>
          <w:szCs w:val="24"/>
        </w:rPr>
        <w:t>,</w:t>
      </w:r>
      <w:r w:rsidR="000930DD" w:rsidRPr="00911720">
        <w:rPr>
          <w:rFonts w:cs="Times New Roman"/>
          <w:color w:val="000000" w:themeColor="text1"/>
          <w:szCs w:val="24"/>
        </w:rPr>
        <w:t xml:space="preserve"> categorizing these levels of confidence is provided below</w:t>
      </w:r>
      <w:r w:rsidR="00911720">
        <w:rPr>
          <w:rFonts w:cs="Times New Roman"/>
          <w:color w:val="000000" w:themeColor="text1"/>
          <w:szCs w:val="24"/>
        </w:rPr>
        <w:t>:</w:t>
      </w:r>
    </w:p>
    <w:p w:rsidR="00A10E81" w:rsidRPr="00911720" w:rsidRDefault="00911720" w:rsidP="00911720">
      <w:pPr>
        <w:pStyle w:val="Caption"/>
        <w:rPr>
          <w:rFonts w:cs="Times New Roman"/>
          <w:color w:val="auto"/>
          <w:sz w:val="24"/>
          <w:szCs w:val="24"/>
        </w:rPr>
      </w:pPr>
      <w:bookmarkStart w:id="16" w:name="_Toc421026236"/>
      <w:r w:rsidRPr="00911720">
        <w:rPr>
          <w:b w:val="0"/>
          <w:bCs w:val="0"/>
          <w:color w:val="auto"/>
          <w:sz w:val="24"/>
          <w:szCs w:val="24"/>
        </w:rPr>
        <w:t xml:space="preserve">Table </w:t>
      </w:r>
      <w:r w:rsidR="00B90D56" w:rsidRPr="00911720">
        <w:rPr>
          <w:b w:val="0"/>
          <w:bCs w:val="0"/>
          <w:color w:val="auto"/>
          <w:sz w:val="24"/>
          <w:szCs w:val="24"/>
        </w:rPr>
        <w:fldChar w:fldCharType="begin"/>
      </w:r>
      <w:r w:rsidRPr="00911720">
        <w:rPr>
          <w:b w:val="0"/>
          <w:bCs w:val="0"/>
          <w:color w:val="auto"/>
          <w:sz w:val="24"/>
          <w:szCs w:val="24"/>
        </w:rPr>
        <w:instrText xml:space="preserve"> SEQ Table \* ARABIC </w:instrText>
      </w:r>
      <w:r w:rsidR="00B90D56" w:rsidRPr="00911720">
        <w:rPr>
          <w:b w:val="0"/>
          <w:bCs w:val="0"/>
          <w:color w:val="auto"/>
          <w:sz w:val="24"/>
          <w:szCs w:val="24"/>
        </w:rPr>
        <w:fldChar w:fldCharType="separate"/>
      </w:r>
      <w:r w:rsidR="00A0291F">
        <w:rPr>
          <w:b w:val="0"/>
          <w:bCs w:val="0"/>
          <w:noProof/>
          <w:color w:val="auto"/>
          <w:sz w:val="24"/>
          <w:szCs w:val="24"/>
        </w:rPr>
        <w:t>1</w:t>
      </w:r>
      <w:r w:rsidR="00B90D56" w:rsidRPr="00911720">
        <w:rPr>
          <w:b w:val="0"/>
          <w:bCs w:val="0"/>
          <w:color w:val="auto"/>
          <w:sz w:val="24"/>
          <w:szCs w:val="24"/>
        </w:rPr>
        <w:fldChar w:fldCharType="end"/>
      </w:r>
      <w:r w:rsidR="00A10E81" w:rsidRPr="00911720">
        <w:rPr>
          <w:rStyle w:val="Strong"/>
          <w:rFonts w:cs="Times New Roman"/>
          <w:b/>
          <w:bCs/>
          <w:sz w:val="24"/>
          <w:szCs w:val="24"/>
        </w:rPr>
        <w:t>:</w:t>
      </w:r>
      <w:r w:rsidR="00A10E81" w:rsidRPr="00911720">
        <w:rPr>
          <w:rStyle w:val="Strong"/>
          <w:rFonts w:cs="Times New Roman"/>
          <w:sz w:val="24"/>
          <w:szCs w:val="24"/>
        </w:rPr>
        <w:t xml:space="preserve"> Confidence </w:t>
      </w:r>
      <w:r>
        <w:rPr>
          <w:rStyle w:val="Strong"/>
          <w:rFonts w:cs="Times New Roman"/>
          <w:sz w:val="24"/>
          <w:szCs w:val="24"/>
        </w:rPr>
        <w:t xml:space="preserve">levels based on FAOSTAT </w:t>
      </w:r>
      <w:r w:rsidR="00A10E81" w:rsidRPr="00911720">
        <w:rPr>
          <w:rStyle w:val="Strong"/>
          <w:rFonts w:cs="Times New Roman"/>
          <w:sz w:val="24"/>
          <w:szCs w:val="24"/>
        </w:rPr>
        <w:t>flags</w:t>
      </w:r>
      <w:bookmarkEnd w:id="16"/>
    </w:p>
    <w:tbl>
      <w:tblPr>
        <w:tblStyle w:val="MediumShading1-Accent11"/>
        <w:tblW w:w="6750" w:type="dxa"/>
        <w:tblInd w:w="108" w:type="dxa"/>
        <w:tblLook w:val="04A0"/>
      </w:tblPr>
      <w:tblGrid>
        <w:gridCol w:w="1890"/>
        <w:gridCol w:w="1620"/>
        <w:gridCol w:w="3240"/>
      </w:tblGrid>
      <w:tr w:rsidR="00A10E81" w:rsidRPr="00A10E81" w:rsidTr="00911720">
        <w:trPr>
          <w:cnfStyle w:val="100000000000"/>
        </w:trPr>
        <w:tc>
          <w:tcPr>
            <w:cnfStyle w:val="001000000000"/>
            <w:tcW w:w="1890" w:type="dxa"/>
          </w:tcPr>
          <w:p w:rsidR="00A10E81" w:rsidRPr="00911720" w:rsidRDefault="00A10E81" w:rsidP="00911720">
            <w:pPr>
              <w:pStyle w:val="TableContents"/>
              <w:jc w:val="center"/>
              <w:rPr>
                <w:rFonts w:ascii="Times New Roman" w:hAnsi="Times New Roman" w:cs="Times New Roman"/>
                <w:szCs w:val="22"/>
              </w:rPr>
            </w:pPr>
            <w:r w:rsidRPr="00911720">
              <w:rPr>
                <w:rFonts w:ascii="Times New Roman" w:hAnsi="Times New Roman" w:cs="Times New Roman"/>
                <w:szCs w:val="22"/>
              </w:rPr>
              <w:t>Source</w:t>
            </w:r>
          </w:p>
        </w:tc>
        <w:tc>
          <w:tcPr>
            <w:tcW w:w="1620" w:type="dxa"/>
          </w:tcPr>
          <w:p w:rsidR="00A10E81" w:rsidRPr="00911720" w:rsidRDefault="00A10E81" w:rsidP="00911720">
            <w:pPr>
              <w:pStyle w:val="TableContents"/>
              <w:jc w:val="center"/>
              <w:cnfStyle w:val="100000000000"/>
              <w:rPr>
                <w:rFonts w:ascii="Times New Roman" w:hAnsi="Times New Roman" w:cs="Times New Roman"/>
                <w:szCs w:val="22"/>
              </w:rPr>
            </w:pPr>
            <w:r w:rsidRPr="00911720">
              <w:rPr>
                <w:rFonts w:ascii="Times New Roman" w:hAnsi="Times New Roman" w:cs="Times New Roman"/>
                <w:szCs w:val="22"/>
              </w:rPr>
              <w:t>Confidence</w:t>
            </w:r>
          </w:p>
        </w:tc>
        <w:tc>
          <w:tcPr>
            <w:tcW w:w="3240" w:type="dxa"/>
          </w:tcPr>
          <w:p w:rsidR="00A10E81" w:rsidRPr="00911720" w:rsidRDefault="00A10E81" w:rsidP="00911720">
            <w:pPr>
              <w:pStyle w:val="TableContents"/>
              <w:jc w:val="center"/>
              <w:cnfStyle w:val="100000000000"/>
              <w:rPr>
                <w:rFonts w:ascii="Times New Roman" w:hAnsi="Times New Roman" w:cs="Times New Roman"/>
                <w:szCs w:val="22"/>
              </w:rPr>
            </w:pPr>
            <w:r w:rsidRPr="00911720">
              <w:rPr>
                <w:rFonts w:ascii="Times New Roman" w:hAnsi="Times New Roman" w:cs="Times New Roman"/>
                <w:szCs w:val="22"/>
              </w:rPr>
              <w:t>Implied Measurement Error</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Official</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1.0</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0.0%</w:t>
            </w:r>
          </w:p>
        </w:tc>
      </w:tr>
      <w:tr w:rsidR="00A10E81" w:rsidRPr="00A10E81" w:rsidTr="00911720">
        <w:trPr>
          <w:cnfStyle w:val="00000001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Semi-official</w:t>
            </w:r>
          </w:p>
        </w:tc>
        <w:tc>
          <w:tcPr>
            <w:tcW w:w="162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0.9</w:t>
            </w:r>
          </w:p>
        </w:tc>
        <w:tc>
          <w:tcPr>
            <w:tcW w:w="324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10%</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Imputed</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0.85</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15%</w:t>
            </w:r>
          </w:p>
        </w:tc>
      </w:tr>
      <w:tr w:rsidR="00A10E81" w:rsidRPr="00A10E81" w:rsidTr="00911720">
        <w:trPr>
          <w:cnfStyle w:val="00000001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Estimated</w:t>
            </w:r>
          </w:p>
        </w:tc>
        <w:tc>
          <w:tcPr>
            <w:tcW w:w="162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0.6</w:t>
            </w:r>
          </w:p>
        </w:tc>
        <w:tc>
          <w:tcPr>
            <w:tcW w:w="3240" w:type="dxa"/>
          </w:tcPr>
          <w:p w:rsidR="00A10E81" w:rsidRPr="00911720" w:rsidRDefault="00A10E81" w:rsidP="00911720">
            <w:pPr>
              <w:pStyle w:val="TableContents"/>
              <w:jc w:val="center"/>
              <w:cnfStyle w:val="000000010000"/>
              <w:rPr>
                <w:rFonts w:ascii="Times New Roman" w:hAnsi="Times New Roman" w:cs="Times New Roman"/>
                <w:szCs w:val="22"/>
              </w:rPr>
            </w:pPr>
            <w:r w:rsidRPr="00911720">
              <w:rPr>
                <w:rFonts w:ascii="Times New Roman" w:hAnsi="Times New Roman" w:cs="Times New Roman"/>
                <w:szCs w:val="22"/>
              </w:rPr>
              <w:t>40%</w:t>
            </w:r>
          </w:p>
        </w:tc>
      </w:tr>
      <w:tr w:rsidR="00A10E81" w:rsidRPr="00A10E81" w:rsidTr="00911720">
        <w:trPr>
          <w:cnfStyle w:val="000000100000"/>
        </w:trPr>
        <w:tc>
          <w:tcPr>
            <w:cnfStyle w:val="001000000000"/>
            <w:tcW w:w="1890" w:type="dxa"/>
          </w:tcPr>
          <w:p w:rsidR="00A10E81" w:rsidRPr="00911720" w:rsidRDefault="00A10E81" w:rsidP="0088280A">
            <w:pPr>
              <w:pStyle w:val="TableContents"/>
              <w:rPr>
                <w:rFonts w:ascii="Times New Roman" w:hAnsi="Times New Roman" w:cs="Times New Roman"/>
                <w:b w:val="0"/>
                <w:szCs w:val="22"/>
              </w:rPr>
            </w:pPr>
            <w:r w:rsidRPr="00911720">
              <w:rPr>
                <w:rFonts w:ascii="Times New Roman" w:hAnsi="Times New Roman" w:cs="Times New Roman"/>
                <w:szCs w:val="22"/>
              </w:rPr>
              <w:t>Missing</w:t>
            </w:r>
          </w:p>
        </w:tc>
        <w:tc>
          <w:tcPr>
            <w:tcW w:w="162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NA</w:t>
            </w:r>
          </w:p>
        </w:tc>
        <w:tc>
          <w:tcPr>
            <w:tcW w:w="3240" w:type="dxa"/>
          </w:tcPr>
          <w:p w:rsidR="00A10E81" w:rsidRPr="00911720" w:rsidRDefault="00A10E81" w:rsidP="00911720">
            <w:pPr>
              <w:pStyle w:val="TableContents"/>
              <w:jc w:val="center"/>
              <w:cnfStyle w:val="000000100000"/>
              <w:rPr>
                <w:rFonts w:ascii="Times New Roman" w:hAnsi="Times New Roman" w:cs="Times New Roman"/>
                <w:szCs w:val="22"/>
              </w:rPr>
            </w:pPr>
            <w:r w:rsidRPr="00911720">
              <w:rPr>
                <w:rFonts w:ascii="Times New Roman" w:hAnsi="Times New Roman" w:cs="Times New Roman"/>
                <w:szCs w:val="22"/>
              </w:rPr>
              <w:t>NA</w:t>
            </w:r>
          </w:p>
        </w:tc>
      </w:tr>
    </w:tbl>
    <w:p w:rsidR="000930DD" w:rsidRPr="00A10E81" w:rsidRDefault="000930DD" w:rsidP="008B1349">
      <w:pPr>
        <w:spacing w:after="160" w:line="259" w:lineRule="auto"/>
        <w:jc w:val="both"/>
        <w:rPr>
          <w:rFonts w:cs="Times New Roman"/>
          <w:color w:val="000000" w:themeColor="text1"/>
          <w:sz w:val="22"/>
        </w:rPr>
      </w:pPr>
    </w:p>
    <w:p w:rsidR="001B4CBE" w:rsidRPr="00911720" w:rsidRDefault="00A10E81" w:rsidP="008B1349">
      <w:pPr>
        <w:jc w:val="both"/>
        <w:rPr>
          <w:rFonts w:eastAsiaTheme="majorEastAsia" w:cs="Times New Roman"/>
          <w:b/>
          <w:bCs/>
          <w:color w:val="000000" w:themeColor="text1"/>
          <w:sz w:val="28"/>
          <w:szCs w:val="28"/>
          <w:lang w:val="en-GB"/>
        </w:rPr>
      </w:pPr>
      <w:r w:rsidRPr="00911720">
        <w:rPr>
          <w:rFonts w:cs="Times New Roman"/>
          <w:color w:val="000000" w:themeColor="text1"/>
          <w:szCs w:val="24"/>
        </w:rPr>
        <w:t>Thus, for example, a Semi-Official estimate will have an implied measurement error of 10%, and this means that the standard deviation of the distribution for this element will be 10% of the element's estimated value.</w:t>
      </w:r>
      <w:r w:rsidRPr="00911720">
        <w:rPr>
          <w:rFonts w:cs="Times New Roman"/>
          <w:color w:val="000000" w:themeColor="text1"/>
          <w:sz w:val="28"/>
          <w:szCs w:val="28"/>
        </w:rPr>
        <w:t xml:space="preserve"> </w:t>
      </w:r>
      <w:r w:rsidR="001B4CBE" w:rsidRPr="00911720">
        <w:rPr>
          <w:rFonts w:eastAsiaTheme="majorEastAsia" w:cs="Times New Roman"/>
          <w:b/>
          <w:bCs/>
          <w:color w:val="000000" w:themeColor="text1"/>
          <w:sz w:val="28"/>
          <w:szCs w:val="28"/>
          <w:lang w:val="en-GB"/>
        </w:rPr>
        <w:br w:type="page"/>
      </w:r>
    </w:p>
    <w:p w:rsidR="001B4CBE" w:rsidRPr="00ED69FB" w:rsidRDefault="001B4CBE" w:rsidP="001B4CBE">
      <w:pPr>
        <w:pStyle w:val="Heading1"/>
        <w:jc w:val="both"/>
        <w:rPr>
          <w:rFonts w:ascii="Times New Roman" w:hAnsi="Times New Roman" w:cs="Times New Roman"/>
          <w:color w:val="000000" w:themeColor="text1"/>
        </w:rPr>
      </w:pPr>
      <w:bookmarkStart w:id="17" w:name="_Toc421025843"/>
      <w:r w:rsidRPr="00ED69FB">
        <w:rPr>
          <w:rFonts w:ascii="Times New Roman" w:hAnsi="Times New Roman" w:cs="Times New Roman"/>
          <w:color w:val="000000" w:themeColor="text1"/>
        </w:rPr>
        <w:lastRenderedPageBreak/>
        <w:t>Standardization</w:t>
      </w:r>
      <w:bookmarkEnd w:id="17"/>
    </w:p>
    <w:p w:rsidR="001B4CBE" w:rsidRPr="00ED69FB" w:rsidRDefault="001B4CBE" w:rsidP="00F101E1">
      <w:pPr>
        <w:pStyle w:val="Heading2"/>
      </w:pPr>
      <w:bookmarkStart w:id="18" w:name="_Toc421025844"/>
      <w:r w:rsidRPr="00ED69FB">
        <w:t>FBS and SUAs</w:t>
      </w:r>
      <w:bookmarkEnd w:id="18"/>
    </w:p>
    <w:p w:rsidR="001B4CBE" w:rsidRPr="00ED69FB" w:rsidRDefault="001B4CBE" w:rsidP="001B4CBE">
      <w:pPr>
        <w:jc w:val="both"/>
        <w:rPr>
          <w:rFonts w:cs="Times New Roman"/>
          <w:color w:val="000000" w:themeColor="text1"/>
        </w:rPr>
      </w:pP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In general</w:t>
      </w:r>
      <w:r w:rsidRPr="00ED69FB">
        <w:rPr>
          <w:rStyle w:val="FootnoteReference"/>
          <w:rFonts w:cs="Times New Roman"/>
          <w:color w:val="000000" w:themeColor="text1"/>
          <w:szCs w:val="24"/>
        </w:rPr>
        <w:footnoteReference w:id="11"/>
      </w:r>
      <w:r w:rsidRPr="00ED69FB">
        <w:rPr>
          <w:rFonts w:cs="Times New Roman"/>
          <w:color w:val="000000" w:themeColor="text1"/>
          <w:szCs w:val="24"/>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w:t>
      </w:r>
      <w:r w:rsidR="00EE151B">
        <w:rPr>
          <w:rFonts w:cs="Times New Roman"/>
          <w:color w:val="000000" w:themeColor="text1"/>
          <w:szCs w:val="24"/>
        </w:rPr>
        <w:t>, in principle,</w:t>
      </w:r>
      <w:r w:rsidRPr="00ED69FB">
        <w:rPr>
          <w:rFonts w:cs="Times New Roman"/>
          <w:color w:val="000000" w:themeColor="text1"/>
          <w:szCs w:val="24"/>
        </w:rPr>
        <w:t xml:space="preserve"> seed use of wheat. In many cases, information </w:t>
      </w:r>
      <w:r w:rsidR="00EE151B">
        <w:rPr>
          <w:rFonts w:cs="Times New Roman"/>
          <w:color w:val="000000" w:themeColor="text1"/>
          <w:szCs w:val="24"/>
        </w:rPr>
        <w:t xml:space="preserve">in terms of </w:t>
      </w:r>
      <w:r w:rsidRPr="00ED69FB">
        <w:rPr>
          <w:rFonts w:cs="Times New Roman"/>
          <w:color w:val="000000" w:themeColor="text1"/>
          <w:szCs w:val="24"/>
        </w:rPr>
        <w:t xml:space="preserve">primary </w:t>
      </w:r>
      <w:r w:rsidR="00EE151B">
        <w:rPr>
          <w:rFonts w:cs="Times New Roman"/>
          <w:color w:val="000000" w:themeColor="text1"/>
          <w:szCs w:val="24"/>
        </w:rPr>
        <w:t xml:space="preserve">equivalents </w:t>
      </w:r>
      <w:r w:rsidRPr="00ED69FB">
        <w:rPr>
          <w:rFonts w:cs="Times New Roman"/>
          <w:color w:val="000000" w:themeColor="text1"/>
          <w:szCs w:val="24"/>
        </w:rPr>
        <w:t>is not</w:t>
      </w:r>
      <w:r w:rsidR="00EE151B">
        <w:rPr>
          <w:rFonts w:cs="Times New Roman"/>
          <w:color w:val="000000" w:themeColor="text1"/>
          <w:szCs w:val="24"/>
        </w:rPr>
        <w:t>,</w:t>
      </w:r>
      <w:r w:rsidRPr="00ED69FB">
        <w:rPr>
          <w:rFonts w:cs="Times New Roman"/>
          <w:color w:val="000000" w:themeColor="text1"/>
          <w:szCs w:val="24"/>
        </w:rPr>
        <w:t xml:space="preserve"> or only </w:t>
      </w:r>
      <w:r w:rsidR="00EE151B">
        <w:rPr>
          <w:rFonts w:cs="Times New Roman"/>
          <w:color w:val="000000" w:themeColor="text1"/>
          <w:szCs w:val="24"/>
        </w:rPr>
        <w:t xml:space="preserve">partially </w:t>
      </w:r>
      <w:r w:rsidRPr="00ED69FB">
        <w:rPr>
          <w:rFonts w:cs="Times New Roman"/>
          <w:color w:val="000000" w:themeColor="text1"/>
          <w:szCs w:val="24"/>
        </w:rPr>
        <w:t>available. Imports or exports of wheat, for instance, take place in the form of wheat, but also in the form of different wheat products such as flour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bread or pastry (2</w:t>
      </w:r>
      <w:r w:rsidRPr="00ED69FB">
        <w:rPr>
          <w:rFonts w:cs="Times New Roman"/>
          <w:color w:val="000000" w:themeColor="text1"/>
          <w:szCs w:val="24"/>
          <w:vertAlign w:val="superscript"/>
        </w:rPr>
        <w:t>nd</w:t>
      </w:r>
      <w:r w:rsidRPr="00ED69FB">
        <w:rPr>
          <w:rFonts w:cs="Times New Roman"/>
          <w:color w:val="000000" w:themeColor="text1"/>
          <w:szCs w:val="24"/>
        </w:rPr>
        <w:t xml:space="preserve"> level of processing) or even more processed forms. </w:t>
      </w: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 xml:space="preserve">Some variables of the balance may be exclusively available in </w:t>
      </w:r>
      <w:r w:rsidR="00EE151B">
        <w:rPr>
          <w:rFonts w:cs="Times New Roman"/>
          <w:color w:val="000000" w:themeColor="text1"/>
          <w:szCs w:val="24"/>
        </w:rPr>
        <w:t xml:space="preserve">their </w:t>
      </w:r>
      <w:r w:rsidRPr="00ED69FB">
        <w:rPr>
          <w:rFonts w:cs="Times New Roman"/>
          <w:color w:val="000000" w:themeColor="text1"/>
          <w:szCs w:val="24"/>
        </w:rPr>
        <w:t xml:space="preserve">processed </w:t>
      </w:r>
      <w:r w:rsidR="00EE151B">
        <w:rPr>
          <w:rFonts w:cs="Times New Roman"/>
          <w:color w:val="000000" w:themeColor="text1"/>
          <w:szCs w:val="24"/>
        </w:rPr>
        <w:t>forms</w:t>
      </w:r>
      <w:r w:rsidRPr="00ED69FB">
        <w:rPr>
          <w:rFonts w:cs="Times New Roman"/>
          <w:color w:val="000000" w:themeColor="text1"/>
          <w:szCs w:val="24"/>
        </w:rPr>
        <w:t xml:space="preserve">. Food of wheat, for instance, only exists in the form of flour, or in the form of flour products such as bread, noodles, pastry or biscuits. Wheat is practically never eaten as such, the same holds for all other cereals and indeed many primary products. </w:t>
      </w:r>
    </w:p>
    <w:p w:rsidR="001B4CBE" w:rsidRPr="00ED69FB" w:rsidRDefault="001B4CBE" w:rsidP="00EE151B">
      <w:pPr>
        <w:jc w:val="both"/>
        <w:rPr>
          <w:rFonts w:cs="Times New Roman"/>
          <w:color w:val="000000" w:themeColor="text1"/>
          <w:szCs w:val="24"/>
        </w:rPr>
      </w:pPr>
      <w:r w:rsidRPr="00ED69FB">
        <w:rPr>
          <w:rFonts w:cs="Times New Roman"/>
          <w:color w:val="000000" w:themeColor="text1"/>
          <w:szCs w:val="24"/>
        </w:rPr>
        <w:t xml:space="preserve">Given the fact that all variables of the balance (bar production) occur in practice in </w:t>
      </w:r>
      <w:r w:rsidR="00731077">
        <w:rPr>
          <w:rFonts w:cs="Times New Roman"/>
          <w:color w:val="000000" w:themeColor="text1"/>
          <w:szCs w:val="24"/>
        </w:rPr>
        <w:t xml:space="preserve">forms </w:t>
      </w:r>
      <w:r w:rsidRPr="00ED69FB">
        <w:rPr>
          <w:rFonts w:cs="Times New Roman"/>
          <w:color w:val="000000" w:themeColor="text1"/>
          <w:szCs w:val="24"/>
        </w:rPr>
        <w:t xml:space="preserve">other than their primary </w:t>
      </w:r>
      <w:r w:rsidR="00731077">
        <w:rPr>
          <w:rFonts w:cs="Times New Roman"/>
          <w:color w:val="000000" w:themeColor="text1"/>
          <w:szCs w:val="24"/>
        </w:rPr>
        <w:t>one</w:t>
      </w:r>
      <w:r w:rsidRPr="00ED69FB">
        <w:rPr>
          <w:rFonts w:cs="Times New Roman"/>
          <w:color w:val="000000" w:themeColor="text1"/>
          <w:szCs w:val="24"/>
        </w:rPr>
        <w:t>, all variables need to be converted back to their primary equivalents. This allows comparison</w:t>
      </w:r>
      <w:r w:rsidR="00EE151B">
        <w:rPr>
          <w:rFonts w:cs="Times New Roman"/>
          <w:color w:val="000000" w:themeColor="text1"/>
          <w:szCs w:val="24"/>
        </w:rPr>
        <w:t>s</w:t>
      </w:r>
      <w:r w:rsidRPr="00ED69FB">
        <w:rPr>
          <w:rFonts w:cs="Times New Roman"/>
          <w:color w:val="000000" w:themeColor="text1"/>
          <w:szCs w:val="24"/>
        </w:rPr>
        <w:t xml:space="preserve"> of the various variables with each other, and eventually the union of them together into a balance. Differently put,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w:t>
      </w:r>
      <w:r w:rsidR="00EE151B">
        <w:rPr>
          <w:rFonts w:cs="Times New Roman"/>
          <w:color w:val="000000" w:themeColor="text1"/>
          <w:szCs w:val="24"/>
        </w:rPr>
        <w:t xml:space="preserve">The </w:t>
      </w:r>
      <w:r w:rsidRPr="00ED69FB">
        <w:rPr>
          <w:rFonts w:cs="Times New Roman"/>
          <w:color w:val="000000" w:themeColor="text1"/>
          <w:szCs w:val="24"/>
        </w:rPr>
        <w:t xml:space="preserve">different processing steps </w:t>
      </w:r>
      <w:r w:rsidR="00EE151B">
        <w:rPr>
          <w:rFonts w:cs="Times New Roman"/>
          <w:color w:val="000000" w:themeColor="text1"/>
          <w:szCs w:val="24"/>
        </w:rPr>
        <w:t xml:space="preserve">in the food chain create </w:t>
      </w:r>
      <w:r w:rsidRPr="00ED69FB">
        <w:rPr>
          <w:rFonts w:cs="Times New Roman"/>
          <w:color w:val="000000" w:themeColor="text1"/>
          <w:szCs w:val="24"/>
        </w:rPr>
        <w:t xml:space="preserve">many processed products, </w:t>
      </w:r>
      <w:r w:rsidR="00EE151B">
        <w:rPr>
          <w:rFonts w:cs="Times New Roman"/>
          <w:color w:val="000000" w:themeColor="text1"/>
          <w:szCs w:val="24"/>
        </w:rPr>
        <w:t xml:space="preserve">which all need to be “rolled-up” into </w:t>
      </w:r>
      <w:r w:rsidRPr="00ED69FB">
        <w:rPr>
          <w:rFonts w:cs="Times New Roman"/>
          <w:color w:val="000000" w:themeColor="text1"/>
          <w:szCs w:val="24"/>
        </w:rPr>
        <w:t>the</w:t>
      </w:r>
      <w:r w:rsidR="00EE151B">
        <w:rPr>
          <w:rFonts w:cs="Times New Roman"/>
          <w:color w:val="000000" w:themeColor="text1"/>
          <w:szCs w:val="24"/>
        </w:rPr>
        <w:t>ir</w:t>
      </w:r>
      <w:r w:rsidRPr="00ED69FB">
        <w:rPr>
          <w:rFonts w:cs="Times New Roman"/>
          <w:color w:val="000000" w:themeColor="text1"/>
          <w:szCs w:val="24"/>
        </w:rPr>
        <w:t xml:space="preserve"> primary </w:t>
      </w:r>
      <w:r w:rsidR="00EE151B">
        <w:rPr>
          <w:rFonts w:cs="Times New Roman"/>
          <w:color w:val="000000" w:themeColor="text1"/>
          <w:szCs w:val="24"/>
        </w:rPr>
        <w:t>equivalents</w:t>
      </w:r>
      <w:r w:rsidRPr="00ED69FB">
        <w:rPr>
          <w:rFonts w:cs="Times New Roman"/>
          <w:color w:val="000000" w:themeColor="text1"/>
          <w:szCs w:val="24"/>
        </w:rPr>
        <w:t xml:space="preserve">. </w:t>
      </w:r>
      <w:r w:rsidR="00EE151B">
        <w:rPr>
          <w:rFonts w:cs="Times New Roman"/>
          <w:color w:val="000000" w:themeColor="text1"/>
          <w:szCs w:val="24"/>
        </w:rPr>
        <w:t xml:space="preserve">Supply and use of these processed products are also put into balances, which </w:t>
      </w:r>
      <w:r w:rsidRPr="00ED69FB">
        <w:rPr>
          <w:rFonts w:cs="Times New Roman"/>
          <w:color w:val="000000" w:themeColor="text1"/>
          <w:szCs w:val="24"/>
        </w:rPr>
        <w:t>are</w:t>
      </w:r>
      <w:r w:rsidR="00EE151B">
        <w:rPr>
          <w:rFonts w:cs="Times New Roman"/>
          <w:color w:val="000000" w:themeColor="text1"/>
          <w:szCs w:val="24"/>
        </w:rPr>
        <w:t xml:space="preserve"> here </w:t>
      </w:r>
      <w:r w:rsidRPr="00ED69FB">
        <w:rPr>
          <w:rFonts w:cs="Times New Roman"/>
          <w:color w:val="000000" w:themeColor="text1"/>
          <w:szCs w:val="24"/>
        </w:rPr>
        <w:t xml:space="preserve">referred to as </w:t>
      </w:r>
      <w:r w:rsidR="00EE151B">
        <w:rPr>
          <w:rFonts w:cs="Times New Roman"/>
          <w:color w:val="000000" w:themeColor="text1"/>
          <w:szCs w:val="24"/>
        </w:rPr>
        <w:t>S</w:t>
      </w:r>
      <w:r w:rsidRPr="00ED69FB">
        <w:rPr>
          <w:rFonts w:cs="Times New Roman"/>
          <w:color w:val="000000" w:themeColor="text1"/>
          <w:szCs w:val="24"/>
        </w:rPr>
        <w:t xml:space="preserve">upply </w:t>
      </w:r>
      <w:r w:rsidR="00EE151B">
        <w:rPr>
          <w:rFonts w:cs="Times New Roman"/>
          <w:color w:val="000000" w:themeColor="text1"/>
          <w:szCs w:val="24"/>
        </w:rPr>
        <w:t>U</w:t>
      </w:r>
      <w:r w:rsidRPr="00ED69FB">
        <w:rPr>
          <w:rFonts w:cs="Times New Roman"/>
          <w:color w:val="000000" w:themeColor="text1"/>
          <w:szCs w:val="24"/>
        </w:rPr>
        <w:t xml:space="preserve">tilization </w:t>
      </w:r>
      <w:r w:rsidR="00EE151B">
        <w:rPr>
          <w:rFonts w:cs="Times New Roman"/>
          <w:color w:val="000000" w:themeColor="text1"/>
          <w:szCs w:val="24"/>
        </w:rPr>
        <w:t>A</w:t>
      </w:r>
      <w:r w:rsidRPr="00ED69FB">
        <w:rPr>
          <w:rFonts w:cs="Times New Roman"/>
          <w:color w:val="000000" w:themeColor="text1"/>
          <w:szCs w:val="24"/>
        </w:rPr>
        <w:t>ccounts (SUAs)</w:t>
      </w:r>
      <w:r w:rsidR="00EE151B">
        <w:rPr>
          <w:rFonts w:cs="Times New Roman"/>
          <w:color w:val="000000" w:themeColor="text1"/>
          <w:szCs w:val="24"/>
        </w:rPr>
        <w:t>, at least by the FAO Statistics Division</w:t>
      </w:r>
      <w:r w:rsidRPr="00ED69FB">
        <w:rPr>
          <w:rFonts w:cs="Times New Roman"/>
          <w:color w:val="000000" w:themeColor="text1"/>
          <w:szCs w:val="24"/>
        </w:rPr>
        <w:t>. Even if the naming convention reflects tradition rather than statistical or economic rationale, it has been maintained here for the sake of simplicity and continuity.</w:t>
      </w:r>
    </w:p>
    <w:p w:rsidR="001B4CBE" w:rsidRPr="00ED69FB" w:rsidRDefault="001B4CBE" w:rsidP="00813217">
      <w:pPr>
        <w:jc w:val="both"/>
        <w:rPr>
          <w:rFonts w:cs="Times New Roman"/>
          <w:color w:val="000000" w:themeColor="text1"/>
          <w:szCs w:val="24"/>
        </w:rPr>
      </w:pPr>
      <w:r w:rsidRPr="00ED69FB">
        <w:rPr>
          <w:rFonts w:cs="Times New Roman"/>
          <w:color w:val="000000" w:themeColor="text1"/>
          <w:szCs w:val="24"/>
        </w:rPr>
        <w:t xml:space="preserve">The new methodology has adopted the standardization method of the previous method in principle. It largely maintains </w:t>
      </w:r>
      <w:r w:rsidR="00813217">
        <w:rPr>
          <w:rFonts w:cs="Times New Roman"/>
          <w:color w:val="000000" w:themeColor="text1"/>
          <w:szCs w:val="24"/>
        </w:rPr>
        <w:t xml:space="preserve">existing </w:t>
      </w:r>
      <w:r w:rsidRPr="00ED69FB">
        <w:rPr>
          <w:rFonts w:cs="Times New Roman"/>
          <w:color w:val="000000" w:themeColor="text1"/>
          <w:szCs w:val="24"/>
        </w:rPr>
        <w:t>processing stream</w:t>
      </w:r>
      <w:r w:rsidR="00813217">
        <w:rPr>
          <w:rFonts w:cs="Times New Roman"/>
          <w:color w:val="000000" w:themeColor="text1"/>
          <w:szCs w:val="24"/>
        </w:rPr>
        <w:t>s</w:t>
      </w:r>
      <w:r w:rsidRPr="00ED69FB">
        <w:rPr>
          <w:rFonts w:cs="Times New Roman"/>
          <w:color w:val="000000" w:themeColor="text1"/>
          <w:szCs w:val="24"/>
        </w:rPr>
        <w:t xml:space="preserve"> and thus the same commodity tree structure. The standardization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have been re-written in the R language and a number of </w:t>
      </w:r>
      <w:r w:rsidR="00813217">
        <w:rPr>
          <w:rFonts w:cs="Times New Roman"/>
          <w:color w:val="000000" w:themeColor="text1"/>
          <w:szCs w:val="24"/>
        </w:rPr>
        <w:t>problems</w:t>
      </w:r>
      <w:r w:rsidRPr="00ED69FB">
        <w:rPr>
          <w:rFonts w:cs="Times New Roman"/>
          <w:color w:val="000000" w:themeColor="text1"/>
          <w:szCs w:val="24"/>
        </w:rPr>
        <w:t xml:space="preserve">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lastRenderedPageBreak/>
        <w:t>Extraction rates (ERs).</w:t>
      </w:r>
      <w:r w:rsidRPr="00ED69FB">
        <w:rPr>
          <w:rFonts w:cs="Times New Roman"/>
          <w:color w:val="000000" w:themeColor="text1"/>
          <w:szCs w:val="24"/>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w:t>
      </w:r>
      <w:proofErr w:type="spellStart"/>
      <w:r w:rsidRPr="00ED69FB">
        <w:rPr>
          <w:rFonts w:cs="Times New Roman"/>
          <w:color w:val="000000" w:themeColor="text1"/>
          <w:szCs w:val="24"/>
        </w:rPr>
        <w:t>tonne</w:t>
      </w:r>
      <w:proofErr w:type="spellEnd"/>
      <w:r w:rsidRPr="00ED69FB">
        <w:rPr>
          <w:rFonts w:cs="Times New Roman"/>
          <w:color w:val="000000" w:themeColor="text1"/>
          <w:szCs w:val="24"/>
        </w:rPr>
        <w:t xml:space="preserv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w:t>
      </w:r>
      <w:r w:rsidR="00813217">
        <w:rPr>
          <w:rFonts w:cs="Times New Roman"/>
          <w:color w:val="000000" w:themeColor="text1"/>
          <w:szCs w:val="24"/>
        </w:rPr>
        <w:t>,</w:t>
      </w:r>
      <w:r w:rsidRPr="00ED69FB">
        <w:rPr>
          <w:rFonts w:cs="Times New Roman"/>
          <w:color w:val="000000" w:themeColor="text1"/>
          <w:szCs w:val="24"/>
        </w:rPr>
        <w:t xml:space="preserve"> this rendered lower extraction rates. In the case of wheat, this is simply a reflection of the fact that the degree of purity in CPC is higher, i.e. wheat is defined without </w:t>
      </w:r>
      <w:proofErr w:type="spellStart"/>
      <w:r w:rsidRPr="00ED69FB">
        <w:rPr>
          <w:rFonts w:cs="Times New Roman"/>
          <w:color w:val="000000" w:themeColor="text1"/>
          <w:szCs w:val="24"/>
        </w:rPr>
        <w:t>groats</w:t>
      </w:r>
      <w:proofErr w:type="spellEnd"/>
      <w:r w:rsidRPr="00ED69FB">
        <w:rPr>
          <w:rFonts w:cs="Times New Roman"/>
          <w:color w:val="000000" w:themeColor="text1"/>
          <w:szCs w:val="24"/>
        </w:rPr>
        <w:t xml:space="preserve"> and pellets. The second is the recognition of the fact that some ERs are far from their expected values and not grounded in any empirical evidence. Such extreme values have been reviewed and, where necessary, adjusted.</w:t>
      </w:r>
    </w:p>
    <w:p w:rsidR="001B4CBE" w:rsidRPr="00ED69FB" w:rsidRDefault="001B4CBE" w:rsidP="00AA769B">
      <w:pPr>
        <w:jc w:val="both"/>
        <w:rPr>
          <w:rFonts w:cs="Times New Roman"/>
          <w:color w:val="000000" w:themeColor="text1"/>
          <w:szCs w:val="24"/>
        </w:rPr>
      </w:pPr>
      <w:r w:rsidRPr="00ED69FB">
        <w:rPr>
          <w:rFonts w:cs="Times New Roman"/>
          <w:color w:val="000000" w:themeColor="text1"/>
          <w:szCs w:val="24"/>
        </w:rPr>
        <w:t xml:space="preserve">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w:t>
      </w:r>
      <w:r w:rsidR="00AA769B">
        <w:rPr>
          <w:rFonts w:cs="Times New Roman"/>
          <w:color w:val="000000" w:themeColor="text1"/>
          <w:szCs w:val="24"/>
        </w:rPr>
        <w:t xml:space="preserve">endogenous extraction rates </w:t>
      </w:r>
      <w:r w:rsidRPr="00ED69FB">
        <w:rPr>
          <w:rFonts w:cs="Times New Roman"/>
          <w:color w:val="000000" w:themeColor="text1"/>
          <w:szCs w:val="24"/>
        </w:rPr>
        <w:t xml:space="preserve">are largely limited to developed countries and </w:t>
      </w:r>
      <w:r w:rsidR="00AA769B">
        <w:rPr>
          <w:rFonts w:cs="Times New Roman"/>
          <w:color w:val="000000" w:themeColor="text1"/>
          <w:szCs w:val="24"/>
        </w:rPr>
        <w:t xml:space="preserve">a limited number of </w:t>
      </w:r>
      <w:r w:rsidRPr="00ED69FB">
        <w:rPr>
          <w:rFonts w:cs="Times New Roman"/>
          <w:color w:val="000000" w:themeColor="text1"/>
          <w:szCs w:val="24"/>
        </w:rPr>
        <w:t>products, this process often created implicit extraction rates with highly unlikely values. For Japan</w:t>
      </w:r>
      <w:r w:rsidR="00AA769B">
        <w:rPr>
          <w:rFonts w:cs="Times New Roman"/>
          <w:color w:val="000000" w:themeColor="text1"/>
          <w:szCs w:val="24"/>
        </w:rPr>
        <w:t>’s cereal sector</w:t>
      </w:r>
      <w:r w:rsidRPr="00ED69FB">
        <w:rPr>
          <w:rFonts w:cs="Times New Roman"/>
          <w:color w:val="000000" w:themeColor="text1"/>
          <w:szCs w:val="24"/>
        </w:rPr>
        <w:t>,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t>Nutrient conversion factors.</w:t>
      </w:r>
      <w:r w:rsidRPr="00ED69FB">
        <w:rPr>
          <w:rFonts w:cs="Times New Roman"/>
          <w:color w:val="000000" w:themeColor="text1"/>
          <w:szCs w:val="24"/>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1B4CBE" w:rsidRPr="00ED69FB" w:rsidRDefault="001B4CBE" w:rsidP="001B4CBE">
      <w:pPr>
        <w:jc w:val="both"/>
        <w:rPr>
          <w:rFonts w:cs="Times New Roman"/>
          <w:color w:val="000000" w:themeColor="text1"/>
          <w:szCs w:val="24"/>
        </w:rPr>
      </w:pPr>
      <w:r w:rsidRPr="00ED69FB">
        <w:rPr>
          <w:rFonts w:cs="Times New Roman"/>
          <w:i/>
          <w:iCs/>
          <w:color w:val="000000" w:themeColor="text1"/>
          <w:szCs w:val="24"/>
        </w:rPr>
        <w:t xml:space="preserve">Shares for different uses. </w:t>
      </w:r>
      <w:r w:rsidRPr="00ED69FB">
        <w:rPr>
          <w:rFonts w:cs="Times New Roman"/>
          <w:color w:val="000000" w:themeColor="text1"/>
          <w:szCs w:val="24"/>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w:t>
      </w:r>
      <w:r w:rsidRPr="00ED69FB">
        <w:rPr>
          <w:rFonts w:cs="Times New Roman"/>
          <w:color w:val="000000" w:themeColor="text1"/>
          <w:szCs w:val="24"/>
        </w:rPr>
        <w:lastRenderedPageBreak/>
        <w:t xml:space="preserve">factors that drive them, rather than applying simple shares to availability. This means that shares in the previous methodology </w:t>
      </w:r>
      <w:r w:rsidR="00AA769B">
        <w:rPr>
          <w:rFonts w:cs="Times New Roman"/>
          <w:color w:val="000000" w:themeColor="text1"/>
          <w:szCs w:val="24"/>
        </w:rPr>
        <w:t xml:space="preserve">(e.g. for feed or waste) </w:t>
      </w:r>
      <w:r w:rsidRPr="00ED69FB">
        <w:rPr>
          <w:rFonts w:cs="Times New Roman"/>
          <w:color w:val="000000" w:themeColor="text1"/>
          <w:szCs w:val="24"/>
        </w:rPr>
        <w:t xml:space="preserve">are no longer required. The shares of food that enter a manufacturing process outside the normal commodity trees are a notable exception. </w:t>
      </w:r>
    </w:p>
    <w:p w:rsidR="001B4CBE" w:rsidRPr="00ED69FB" w:rsidRDefault="001B4CBE" w:rsidP="00DB30E8">
      <w:pPr>
        <w:jc w:val="both"/>
        <w:rPr>
          <w:rFonts w:cs="Times New Roman"/>
          <w:color w:val="000000" w:themeColor="text1"/>
          <w:szCs w:val="24"/>
        </w:rPr>
      </w:pPr>
      <w:r w:rsidRPr="00ED69FB">
        <w:rPr>
          <w:rFonts w:cs="Times New Roman"/>
          <w:i/>
          <w:iCs/>
          <w:color w:val="000000" w:themeColor="text1"/>
          <w:szCs w:val="24"/>
        </w:rPr>
        <w:t xml:space="preserve">Shares for food manufacture. </w:t>
      </w:r>
      <w:r w:rsidRPr="00ED69FB">
        <w:rPr>
          <w:rFonts w:cs="Times New Roman"/>
          <w:color w:val="000000" w:themeColor="text1"/>
          <w:szCs w:val="24"/>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1B4CBE" w:rsidRPr="00ED69FB" w:rsidRDefault="001B4CBE" w:rsidP="00F101E1">
      <w:pPr>
        <w:pStyle w:val="Heading2"/>
      </w:pPr>
      <w:bookmarkStart w:id="19" w:name="_Toc421025845"/>
      <w:r w:rsidRPr="00ED69FB">
        <w:t>SUAs and processed products</w:t>
      </w:r>
      <w:bookmarkEnd w:id="19"/>
    </w:p>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Every primary product is the basis for a broad variety of processed products and these are again the basis for the combination with other primary and processed products. 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ED69FB">
        <w:rPr>
          <w:rStyle w:val="FootnoteReference"/>
          <w:rFonts w:cs="Times New Roman"/>
          <w:color w:val="000000" w:themeColor="text1"/>
          <w:szCs w:val="24"/>
        </w:rPr>
        <w:footnoteReference w:id="12"/>
      </w:r>
      <w:r w:rsidRPr="00ED69FB">
        <w:rPr>
          <w:rFonts w:cs="Times New Roman"/>
          <w:color w:val="000000" w:themeColor="text1"/>
          <w:szCs w:val="24"/>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1B4CBE" w:rsidRPr="00ED69FB" w:rsidRDefault="001B4CBE" w:rsidP="00F101E1">
      <w:pPr>
        <w:pStyle w:val="Heading2"/>
      </w:pPr>
      <w:bookmarkStart w:id="20" w:name="_Toc421025846"/>
      <w:r w:rsidRPr="00ED69FB">
        <w:t>SUAs and commodity trees</w:t>
      </w:r>
      <w:bookmarkEnd w:id="20"/>
    </w:p>
    <w:p w:rsidR="001B4CBE" w:rsidRDefault="001B4CBE" w:rsidP="008B5CE9">
      <w:pPr>
        <w:jc w:val="both"/>
        <w:rPr>
          <w:rFonts w:cs="Times New Roman"/>
          <w:color w:val="000000" w:themeColor="text1"/>
          <w:szCs w:val="24"/>
        </w:rPr>
      </w:pPr>
      <w:r w:rsidRPr="00ED69FB">
        <w:rPr>
          <w:rFonts w:cs="Times New Roman"/>
          <w:color w:val="000000" w:themeColor="text1"/>
          <w:szCs w:val="24"/>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w:t>
      </w:r>
      <w:r w:rsidRPr="00ED69FB">
        <w:rPr>
          <w:rFonts w:cs="Times New Roman"/>
          <w:color w:val="000000" w:themeColor="text1"/>
          <w:szCs w:val="24"/>
        </w:rPr>
        <w:lastRenderedPageBreak/>
        <w:t>different levels and products are connected through the extraction rates</w:t>
      </w:r>
      <w:r w:rsidR="007F00E6">
        <w:rPr>
          <w:rFonts w:cs="Times New Roman"/>
          <w:color w:val="000000" w:themeColor="text1"/>
          <w:szCs w:val="24"/>
        </w:rPr>
        <w:t xml:space="preserve"> (see </w:t>
      </w:r>
      <w:fldSimple w:instr=" REF _Ref421004099 \h  \* MERGEFORMAT ">
        <w:r w:rsidR="00A0291F" w:rsidRPr="00A0291F">
          <w:rPr>
            <w:szCs w:val="24"/>
          </w:rPr>
          <w:t>Figure 3</w:t>
        </w:r>
      </w:fldSimple>
      <w:r w:rsidR="008B5CE9" w:rsidRPr="008B5CE9">
        <w:rPr>
          <w:rFonts w:cs="Times New Roman"/>
          <w:color w:val="000000" w:themeColor="text1"/>
          <w:szCs w:val="24"/>
        </w:rPr>
        <w:t xml:space="preserve"> below</w:t>
      </w:r>
      <w:r w:rsidR="008B5CE9">
        <w:rPr>
          <w:rFonts w:cs="Times New Roman"/>
          <w:color w:val="000000" w:themeColor="text1"/>
          <w:szCs w:val="24"/>
        </w:rPr>
        <w:t xml:space="preserve"> and other examples in </w:t>
      </w:r>
      <w:r w:rsidR="007F00E6">
        <w:rPr>
          <w:rFonts w:cs="Times New Roman"/>
          <w:color w:val="000000" w:themeColor="text1"/>
          <w:szCs w:val="24"/>
        </w:rPr>
        <w:t>section on classification)</w:t>
      </w:r>
      <w:r w:rsidRPr="00ED69FB">
        <w:rPr>
          <w:rFonts w:cs="Times New Roman"/>
          <w:color w:val="000000" w:themeColor="text1"/>
          <w:szCs w:val="24"/>
        </w:rPr>
        <w:t xml:space="preserve">. </w:t>
      </w:r>
    </w:p>
    <w:p w:rsidR="008B5CE9" w:rsidRDefault="008B5CE9" w:rsidP="008B5CE9">
      <w:pPr>
        <w:keepNext/>
        <w:jc w:val="both"/>
      </w:pPr>
      <w:r>
        <w:rPr>
          <w:rFonts w:cs="Times New Roman"/>
          <w:noProof/>
          <w:color w:val="000000" w:themeColor="text1"/>
          <w:szCs w:val="24"/>
          <w:lang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8B5CE9" w:rsidRPr="00955686" w:rsidRDefault="008B5CE9" w:rsidP="008B5CE9">
      <w:pPr>
        <w:pStyle w:val="Caption"/>
        <w:jc w:val="both"/>
        <w:rPr>
          <w:rFonts w:cs="Times New Roman"/>
          <w:b w:val="0"/>
          <w:bCs w:val="0"/>
          <w:color w:val="auto"/>
          <w:sz w:val="22"/>
          <w:szCs w:val="32"/>
        </w:rPr>
      </w:pPr>
      <w:bookmarkStart w:id="21" w:name="_Ref421004099"/>
      <w:bookmarkStart w:id="22" w:name="_Toc421026209"/>
      <w:r w:rsidRPr="00955686">
        <w:rPr>
          <w:b w:val="0"/>
          <w:bCs w:val="0"/>
          <w:color w:val="auto"/>
          <w:sz w:val="22"/>
          <w:szCs w:val="22"/>
        </w:rPr>
        <w:t xml:space="preserve">Figure </w:t>
      </w:r>
      <w:r w:rsidR="00B90D56" w:rsidRPr="00955686">
        <w:rPr>
          <w:b w:val="0"/>
          <w:bCs w:val="0"/>
          <w:color w:val="auto"/>
          <w:sz w:val="22"/>
          <w:szCs w:val="22"/>
        </w:rPr>
        <w:fldChar w:fldCharType="begin"/>
      </w:r>
      <w:r w:rsidRPr="00955686">
        <w:rPr>
          <w:b w:val="0"/>
          <w:bCs w:val="0"/>
          <w:color w:val="auto"/>
          <w:sz w:val="22"/>
          <w:szCs w:val="22"/>
        </w:rPr>
        <w:instrText xml:space="preserve"> SEQ Figure \* ARABIC </w:instrText>
      </w:r>
      <w:r w:rsidR="00B90D56" w:rsidRPr="00955686">
        <w:rPr>
          <w:b w:val="0"/>
          <w:bCs w:val="0"/>
          <w:color w:val="auto"/>
          <w:sz w:val="22"/>
          <w:szCs w:val="22"/>
        </w:rPr>
        <w:fldChar w:fldCharType="separate"/>
      </w:r>
      <w:r w:rsidR="00A0291F">
        <w:rPr>
          <w:b w:val="0"/>
          <w:bCs w:val="0"/>
          <w:noProof/>
          <w:color w:val="auto"/>
          <w:sz w:val="22"/>
          <w:szCs w:val="22"/>
        </w:rPr>
        <w:t>3</w:t>
      </w:r>
      <w:r w:rsidR="00B90D56" w:rsidRPr="00955686">
        <w:rPr>
          <w:b w:val="0"/>
          <w:bCs w:val="0"/>
          <w:color w:val="auto"/>
          <w:sz w:val="22"/>
          <w:szCs w:val="22"/>
        </w:rPr>
        <w:fldChar w:fldCharType="end"/>
      </w:r>
      <w:bookmarkEnd w:id="21"/>
      <w:r w:rsidRPr="00955686">
        <w:rPr>
          <w:b w:val="0"/>
          <w:bCs w:val="0"/>
          <w:color w:val="auto"/>
          <w:sz w:val="22"/>
          <w:szCs w:val="22"/>
        </w:rPr>
        <w:t>: Standardization of wheat, processing flows</w:t>
      </w:r>
      <w:bookmarkEnd w:id="22"/>
    </w:p>
    <w:p w:rsidR="001B4CBE" w:rsidRPr="00ED69FB" w:rsidRDefault="001B4CBE" w:rsidP="001B4CBE">
      <w:pPr>
        <w:keepNext/>
        <w:keepLines/>
        <w:widowControl w:val="0"/>
        <w:jc w:val="both"/>
        <w:rPr>
          <w:rFonts w:cs="Times New Roman"/>
          <w:color w:val="000000" w:themeColor="text1"/>
          <w:szCs w:val="24"/>
        </w:rPr>
      </w:pPr>
      <w:r w:rsidRPr="00ED69FB">
        <w:rPr>
          <w:rFonts w:cs="Times New Roman"/>
          <w:color w:val="000000" w:themeColor="text1"/>
          <w:szCs w:val="24"/>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by-product of flour milling is connected to the feed balance (see section on feed use). </w:t>
      </w:r>
    </w:p>
    <w:p w:rsidR="001B4CBE" w:rsidRPr="00ED69FB" w:rsidRDefault="001B4CBE" w:rsidP="005B1762">
      <w:pPr>
        <w:jc w:val="both"/>
        <w:rPr>
          <w:rFonts w:cs="Times New Roman"/>
          <w:color w:val="000000" w:themeColor="text1"/>
          <w:szCs w:val="24"/>
        </w:rPr>
      </w:pPr>
      <w:r w:rsidRPr="00ED69FB">
        <w:rPr>
          <w:rFonts w:cs="Times New Roman"/>
          <w:color w:val="000000" w:themeColor="text1"/>
          <w:szCs w:val="24"/>
        </w:rPr>
        <w:t xml:space="preserve">A review of the existing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revealed a number of issues. They included programming errors, breaks in the structure of the trees</w:t>
      </w:r>
      <w:r w:rsidR="00731077">
        <w:rPr>
          <w:rFonts w:cs="Times New Roman"/>
          <w:color w:val="000000" w:themeColor="text1"/>
          <w:szCs w:val="24"/>
        </w:rPr>
        <w:t>, hardcoded and undocumented exceptions,</w:t>
      </w:r>
      <w:r w:rsidR="00731077" w:rsidRPr="00ED69FB">
        <w:rPr>
          <w:rFonts w:cs="Times New Roman"/>
          <w:color w:val="000000" w:themeColor="text1"/>
          <w:szCs w:val="24"/>
        </w:rPr>
        <w:t xml:space="preserve"> </w:t>
      </w:r>
      <w:r w:rsidRPr="00ED69FB">
        <w:rPr>
          <w:rFonts w:cs="Times New Roman"/>
          <w:color w:val="000000" w:themeColor="text1"/>
          <w:szCs w:val="24"/>
        </w:rPr>
        <w:t xml:space="preserve"> or as outlined</w:t>
      </w:r>
      <w:r w:rsidR="00731077">
        <w:rPr>
          <w:rFonts w:cs="Times New Roman"/>
          <w:color w:val="000000" w:themeColor="text1"/>
          <w:szCs w:val="24"/>
        </w:rPr>
        <w:t xml:space="preserve"> above</w:t>
      </w:r>
      <w:r w:rsidRPr="00ED69FB">
        <w:rPr>
          <w:rFonts w:cs="Times New Roman"/>
          <w:color w:val="000000" w:themeColor="text1"/>
          <w:szCs w:val="24"/>
        </w:rPr>
        <w:t xml:space="preserve">, inappropriate conversion factors. These problems become most visible when </w:t>
      </w:r>
      <w:r w:rsidRPr="00ED69FB">
        <w:rPr>
          <w:rFonts w:cs="Times New Roman"/>
          <w:color w:val="000000" w:themeColor="text1"/>
          <w:szCs w:val="24"/>
        </w:rPr>
        <w:lastRenderedPageBreak/>
        <w:t xml:space="preserve">standardization leads to obviously wrong results, most notably negative utilization. </w:t>
      </w:r>
      <w:fldSimple w:instr=" REF _Ref420067962 \h  \* MERGEFORMAT ">
        <w:r w:rsidR="00A0291F" w:rsidRPr="00A0291F">
          <w:rPr>
            <w:rFonts w:cs="Times New Roman"/>
            <w:color w:val="000000" w:themeColor="text1"/>
            <w:szCs w:val="24"/>
          </w:rPr>
          <w:t>Figure 4</w:t>
        </w:r>
      </w:fldSimple>
      <w:r w:rsidRPr="00ED69FB">
        <w:rPr>
          <w:rFonts w:cs="Times New Roman"/>
          <w:color w:val="000000" w:themeColor="text1"/>
          <w:szCs w:val="24"/>
        </w:rPr>
        <w:t xml:space="preserve"> below provides just one example of how wrong standardization has led to increasing negative utilization for Argentina’s palm oil economy. </w:t>
      </w:r>
      <w:r w:rsidR="001D490C">
        <w:rPr>
          <w:rFonts w:cs="Times New Roman"/>
          <w:color w:val="000000" w:themeColor="text1"/>
          <w:szCs w:val="24"/>
        </w:rPr>
        <w:t xml:space="preserve">Many </w:t>
      </w:r>
      <w:r w:rsidRPr="00ED69FB">
        <w:rPr>
          <w:rFonts w:cs="Times New Roman"/>
          <w:color w:val="000000" w:themeColor="text1"/>
          <w:szCs w:val="24"/>
        </w:rPr>
        <w:t>similar cases exist. These are the visible signs of obvious problems</w:t>
      </w:r>
      <w:r w:rsidR="005B1762">
        <w:rPr>
          <w:rFonts w:cs="Times New Roman"/>
          <w:color w:val="000000" w:themeColor="text1"/>
          <w:szCs w:val="24"/>
        </w:rPr>
        <w:t xml:space="preserve">; others </w:t>
      </w:r>
      <w:r w:rsidRPr="00ED69FB">
        <w:rPr>
          <w:rFonts w:cs="Times New Roman"/>
          <w:color w:val="000000" w:themeColor="text1"/>
          <w:szCs w:val="24"/>
        </w:rPr>
        <w:t xml:space="preserve">are less readily identifiable, as they do not </w:t>
      </w:r>
      <w:r w:rsidR="001D490C">
        <w:rPr>
          <w:rFonts w:cs="Times New Roman"/>
          <w:color w:val="000000" w:themeColor="text1"/>
          <w:szCs w:val="24"/>
        </w:rPr>
        <w:t xml:space="preserve">result in negative utilization. The </w:t>
      </w:r>
      <w:r w:rsidR="007F00E6">
        <w:rPr>
          <w:rFonts w:cs="Times New Roman"/>
          <w:color w:val="000000" w:themeColor="text1"/>
          <w:szCs w:val="24"/>
        </w:rPr>
        <w:t xml:space="preserve">current revisions tried </w:t>
      </w:r>
      <w:r w:rsidR="001D490C">
        <w:rPr>
          <w:rFonts w:cs="Times New Roman"/>
          <w:color w:val="000000" w:themeColor="text1"/>
          <w:szCs w:val="24"/>
        </w:rPr>
        <w:t>to identify as many of these case</w:t>
      </w:r>
      <w:r w:rsidR="007F00E6">
        <w:rPr>
          <w:rFonts w:cs="Times New Roman"/>
          <w:color w:val="000000" w:themeColor="text1"/>
          <w:szCs w:val="24"/>
        </w:rPr>
        <w:t>s</w:t>
      </w:r>
      <w:r w:rsidR="001D490C">
        <w:rPr>
          <w:rFonts w:cs="Times New Roman"/>
          <w:color w:val="000000" w:themeColor="text1"/>
          <w:szCs w:val="24"/>
        </w:rPr>
        <w:t xml:space="preserve"> as possible </w:t>
      </w:r>
      <w:r w:rsidR="007F00E6">
        <w:rPr>
          <w:rFonts w:cs="Times New Roman"/>
          <w:color w:val="000000" w:themeColor="text1"/>
          <w:szCs w:val="24"/>
        </w:rPr>
        <w:t xml:space="preserve">and address them by using appropriate shares, identical commodity trees for different variables/elements of the balance and </w:t>
      </w:r>
      <w:r w:rsidR="00731077">
        <w:rPr>
          <w:rFonts w:cs="Times New Roman"/>
          <w:color w:val="000000" w:themeColor="text1"/>
          <w:szCs w:val="24"/>
        </w:rPr>
        <w:t xml:space="preserve">more reasonable </w:t>
      </w:r>
      <w:r w:rsidR="007F00E6">
        <w:rPr>
          <w:rFonts w:cs="Times New Roman"/>
          <w:color w:val="000000" w:themeColor="text1"/>
          <w:szCs w:val="24"/>
        </w:rPr>
        <w:t xml:space="preserve">extraction rates. </w:t>
      </w:r>
    </w:p>
    <w:p w:rsidR="001B4CBE" w:rsidRPr="00ED69FB" w:rsidRDefault="001B4CBE" w:rsidP="001B4CBE">
      <w:pPr>
        <w:keepNext/>
        <w:jc w:val="both"/>
        <w:rPr>
          <w:rFonts w:cs="Times New Roman"/>
          <w:color w:val="000000" w:themeColor="text1"/>
          <w:szCs w:val="24"/>
        </w:rPr>
      </w:pPr>
      <w:r w:rsidRPr="00ED69FB">
        <w:rPr>
          <w:rFonts w:cs="Times New Roman"/>
          <w:noProof/>
          <w:color w:val="000000" w:themeColor="text1"/>
          <w:szCs w:val="24"/>
          <w:lang w:eastAsia="en-US"/>
        </w:rPr>
        <w:drawing>
          <wp:inline distT="0" distB="0" distL="0" distR="0">
            <wp:extent cx="5768340" cy="3444240"/>
            <wp:effectExtent l="0" t="0" r="381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B4CBE" w:rsidRPr="00ED69FB" w:rsidRDefault="001B4CBE" w:rsidP="001B4CBE">
      <w:pPr>
        <w:pStyle w:val="Caption"/>
        <w:spacing w:line="276" w:lineRule="auto"/>
        <w:jc w:val="both"/>
        <w:rPr>
          <w:rFonts w:cs="Times New Roman"/>
          <w:b w:val="0"/>
          <w:color w:val="000000" w:themeColor="text1"/>
          <w:sz w:val="24"/>
          <w:szCs w:val="24"/>
        </w:rPr>
      </w:pPr>
      <w:bookmarkStart w:id="23" w:name="_Ref420067962"/>
      <w:bookmarkStart w:id="24" w:name="_Toc420402581"/>
      <w:bookmarkStart w:id="25" w:name="_Toc420745884"/>
      <w:bookmarkStart w:id="26" w:name="_Ref420913719"/>
      <w:bookmarkStart w:id="27" w:name="_Toc421026210"/>
      <w:r w:rsidRPr="00ED69FB">
        <w:rPr>
          <w:rFonts w:cs="Times New Roman"/>
          <w:b w:val="0"/>
          <w:color w:val="000000" w:themeColor="text1"/>
          <w:sz w:val="24"/>
          <w:szCs w:val="24"/>
        </w:rPr>
        <w:t xml:space="preserve">Figure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4</w:t>
      </w:r>
      <w:r w:rsidR="00B90D56" w:rsidRPr="00ED69FB">
        <w:rPr>
          <w:rFonts w:cs="Times New Roman"/>
          <w:b w:val="0"/>
          <w:color w:val="000000" w:themeColor="text1"/>
          <w:sz w:val="24"/>
          <w:szCs w:val="24"/>
        </w:rPr>
        <w:fldChar w:fldCharType="end"/>
      </w:r>
      <w:bookmarkEnd w:id="23"/>
      <w:r w:rsidRPr="00ED69FB">
        <w:rPr>
          <w:rFonts w:cs="Times New Roman"/>
          <w:b w:val="0"/>
          <w:color w:val="000000" w:themeColor="text1"/>
          <w:sz w:val="24"/>
          <w:szCs w:val="24"/>
        </w:rPr>
        <w:t>: Standardization and negative utilization</w:t>
      </w:r>
      <w:bookmarkEnd w:id="24"/>
      <w:bookmarkEnd w:id="25"/>
      <w:bookmarkEnd w:id="26"/>
      <w:bookmarkEnd w:id="27"/>
      <w:r w:rsidRPr="00ED69FB">
        <w:rPr>
          <w:rFonts w:cs="Times New Roman"/>
          <w:b w:val="0"/>
          <w:color w:val="000000" w:themeColor="text1"/>
          <w:sz w:val="24"/>
          <w:szCs w:val="24"/>
        </w:rPr>
        <w:t xml:space="preserve"> </w:t>
      </w:r>
    </w:p>
    <w:p w:rsidR="001B4CBE" w:rsidRPr="00ED69FB" w:rsidRDefault="001B4CBE" w:rsidP="001B4CBE">
      <w:pPr>
        <w:jc w:val="both"/>
        <w:rPr>
          <w:rFonts w:cs="Times New Roman"/>
          <w:color w:val="000000" w:themeColor="text1"/>
        </w:rPr>
      </w:pPr>
    </w:p>
    <w:p w:rsidR="001B4CBE" w:rsidRPr="00ED69FB" w:rsidRDefault="001B4CBE" w:rsidP="00F101E1">
      <w:pPr>
        <w:pStyle w:val="Heading2"/>
      </w:pPr>
      <w:bookmarkStart w:id="28" w:name="_Toc421025847"/>
      <w:r w:rsidRPr="00ED69FB">
        <w:t>Standardization and trade</w:t>
      </w:r>
      <w:bookmarkEnd w:id="28"/>
    </w:p>
    <w:p w:rsidR="001B4CBE" w:rsidRPr="00ED69FB" w:rsidRDefault="001B4CBE" w:rsidP="000410BB">
      <w:pPr>
        <w:jc w:val="both"/>
        <w:rPr>
          <w:rFonts w:cs="Times New Roman"/>
          <w:color w:val="000000" w:themeColor="text1"/>
          <w:szCs w:val="24"/>
        </w:rPr>
      </w:pPr>
      <w:r w:rsidRPr="00ED69FB">
        <w:rPr>
          <w:rFonts w:cs="Times New Roman"/>
          <w:color w:val="000000" w:themeColor="text1"/>
          <w:szCs w:val="24"/>
        </w:rPr>
        <w:t>Notionally, all variables of the balance are to be standardized</w:t>
      </w:r>
      <w:r w:rsidR="000410BB">
        <w:rPr>
          <w:rFonts w:cs="Times New Roman"/>
          <w:color w:val="000000" w:themeColor="text1"/>
          <w:szCs w:val="24"/>
        </w:rPr>
        <w:t xml:space="preserve">, i.e. </w:t>
      </w:r>
      <w:r w:rsidRPr="00ED69FB">
        <w:rPr>
          <w:rFonts w:cs="Times New Roman"/>
          <w:color w:val="000000" w:themeColor="text1"/>
          <w:szCs w:val="24"/>
        </w:rPr>
        <w:t xml:space="preserve">all </w:t>
      </w:r>
      <w:r w:rsidR="000410BB">
        <w:rPr>
          <w:rFonts w:cs="Times New Roman"/>
          <w:color w:val="000000" w:themeColor="text1"/>
          <w:szCs w:val="24"/>
        </w:rPr>
        <w:t xml:space="preserve">underlying </w:t>
      </w:r>
      <w:r w:rsidRPr="00ED69FB">
        <w:rPr>
          <w:rFonts w:cs="Times New Roman"/>
          <w:color w:val="000000" w:themeColor="text1"/>
          <w:szCs w:val="24"/>
        </w:rPr>
        <w:t>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1B4CBE" w:rsidRPr="00ED69FB" w:rsidRDefault="001B4CBE" w:rsidP="000410BB">
      <w:pPr>
        <w:jc w:val="both"/>
        <w:rPr>
          <w:rFonts w:cs="Times New Roman"/>
          <w:color w:val="000000" w:themeColor="text1"/>
          <w:szCs w:val="24"/>
        </w:rPr>
      </w:pPr>
      <w:r w:rsidRPr="00ED69FB">
        <w:rPr>
          <w:rFonts w:cs="Times New Roman"/>
          <w:i/>
          <w:iCs/>
          <w:color w:val="000000" w:themeColor="text1"/>
          <w:szCs w:val="24"/>
        </w:rPr>
        <w:t>Product specificity</w:t>
      </w:r>
      <w:r w:rsidRPr="00ED69FB">
        <w:rPr>
          <w:rFonts w:cs="Times New Roman"/>
          <w:color w:val="000000" w:themeColor="text1"/>
          <w:szCs w:val="24"/>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w:t>
      </w:r>
      <w:r w:rsidRPr="00ED69FB">
        <w:rPr>
          <w:rFonts w:cs="Times New Roman"/>
          <w:color w:val="000000" w:themeColor="text1"/>
          <w:szCs w:val="24"/>
        </w:rPr>
        <w:lastRenderedPageBreak/>
        <w:t xml:space="preserve">for many fruits and vegetables, other meats, and even cereals.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these subtleties could not be implemented in the current </w:t>
      </w:r>
      <w:r w:rsidR="000410BB">
        <w:rPr>
          <w:rFonts w:cs="Times New Roman"/>
          <w:color w:val="000000" w:themeColor="text1"/>
          <w:szCs w:val="24"/>
        </w:rPr>
        <w:t>revisions</w:t>
      </w:r>
      <w:r w:rsidRPr="00ED69FB">
        <w:rPr>
          <w:rFonts w:cs="Times New Roman"/>
          <w:color w:val="000000" w:themeColor="text1"/>
          <w:szCs w:val="24"/>
        </w:rPr>
        <w:t xml:space="preserve"> of the system.</w:t>
      </w:r>
    </w:p>
    <w:p w:rsidR="000410BB" w:rsidRDefault="000410BB" w:rsidP="00F101E1">
      <w:pPr>
        <w:pStyle w:val="Heading2"/>
      </w:pPr>
    </w:p>
    <w:p w:rsidR="001B4CBE" w:rsidRPr="00ED69FB" w:rsidRDefault="001B4CBE" w:rsidP="00F101E1">
      <w:pPr>
        <w:pStyle w:val="Heading2"/>
      </w:pPr>
      <w:bookmarkStart w:id="29" w:name="_Toc421025848"/>
      <w:r w:rsidRPr="00ED69FB">
        <w:t>The Standardization Algorithm</w:t>
      </w:r>
      <w:bookmarkEnd w:id="29"/>
    </w:p>
    <w:p w:rsidR="001B4CBE" w:rsidRDefault="001B4CBE" w:rsidP="001B4CBE">
      <w:pPr>
        <w:jc w:val="both"/>
        <w:rPr>
          <w:ins w:id="30" w:author="browningj" w:date="2015-07-06T09:59:00Z"/>
          <w:rFonts w:cs="Times New Roman"/>
          <w:color w:val="000000" w:themeColor="text1"/>
          <w:szCs w:val="24"/>
        </w:rPr>
      </w:pPr>
      <w:r w:rsidRPr="00ED69FB">
        <w:rPr>
          <w:rFonts w:cs="Times New Roman"/>
          <w:color w:val="000000" w:themeColor="text1"/>
          <w:szCs w:val="24"/>
        </w:rPr>
        <w:t>The specifics of the standardization process are outlined below:</w:t>
      </w:r>
    </w:p>
    <w:p w:rsidR="001A48C3" w:rsidRDefault="009A164F" w:rsidP="001A48C3">
      <w:pPr>
        <w:pStyle w:val="ListParagraph"/>
        <w:numPr>
          <w:ilvl w:val="0"/>
          <w:numId w:val="29"/>
        </w:numPr>
        <w:jc w:val="both"/>
        <w:rPr>
          <w:ins w:id="31" w:author="browningj" w:date="2015-07-06T11:55:00Z"/>
          <w:rFonts w:cs="Times New Roman"/>
          <w:color w:val="000000" w:themeColor="text1"/>
          <w:szCs w:val="24"/>
        </w:rPr>
      </w:pPr>
      <w:ins w:id="32" w:author="browningj" w:date="2015-07-06T09:59:00Z">
        <w:r>
          <w:rPr>
            <w:rFonts w:cs="Times New Roman"/>
            <w:color w:val="000000" w:themeColor="text1"/>
            <w:szCs w:val="24"/>
          </w:rPr>
          <w:t>All commodities are standardized to the first processed level.</w:t>
        </w:r>
      </w:ins>
    </w:p>
    <w:p w:rsidR="009136AA" w:rsidRDefault="001A48C3" w:rsidP="001A48C3">
      <w:pPr>
        <w:pStyle w:val="ListParagraph"/>
        <w:numPr>
          <w:ilvl w:val="1"/>
          <w:numId w:val="29"/>
        </w:numPr>
        <w:jc w:val="both"/>
        <w:rPr>
          <w:ins w:id="33" w:author="browningj" w:date="2015-07-06T12:03:00Z"/>
          <w:rFonts w:cs="Times New Roman"/>
          <w:color w:val="000000" w:themeColor="text1"/>
          <w:szCs w:val="24"/>
        </w:rPr>
      </w:pPr>
      <w:ins w:id="34" w:author="browningj" w:date="2015-07-06T11:50:00Z">
        <w:r w:rsidRPr="001A48C3">
          <w:rPr>
            <w:rFonts w:cs="Times New Roman"/>
            <w:color w:val="000000" w:themeColor="text1"/>
            <w:szCs w:val="24"/>
          </w:rPr>
          <w:t>Primary products are standardized "down" into the first processing level via the shares and extraction rates.</w:t>
        </w:r>
      </w:ins>
    </w:p>
    <w:p w:rsidR="009136AA" w:rsidRDefault="009136AA" w:rsidP="009136AA">
      <w:pPr>
        <w:pStyle w:val="ListParagraph"/>
        <w:numPr>
          <w:ilvl w:val="2"/>
          <w:numId w:val="29"/>
        </w:numPr>
        <w:jc w:val="both"/>
        <w:rPr>
          <w:ins w:id="35" w:author="browningj" w:date="2015-07-06T12:09:00Z"/>
          <w:rFonts w:cs="Times New Roman"/>
          <w:color w:val="000000" w:themeColor="text1"/>
          <w:szCs w:val="24"/>
        </w:rPr>
      </w:pPr>
      <w:ins w:id="36" w:author="browningj" w:date="2015-07-06T12:03:00Z">
        <w:r>
          <w:rPr>
            <w:rFonts w:cs="Times New Roman"/>
            <w:color w:val="000000" w:themeColor="text1"/>
            <w:szCs w:val="24"/>
          </w:rPr>
          <w:t>I</w:t>
        </w:r>
      </w:ins>
      <w:ins w:id="37" w:author="browningj" w:date="2015-07-06T12:00:00Z">
        <w:r w:rsidR="005F47A3">
          <w:rPr>
            <w:rFonts w:cs="Times New Roman"/>
            <w:color w:val="000000" w:themeColor="text1"/>
            <w:szCs w:val="24"/>
          </w:rPr>
          <w:t xml:space="preserve">f official production of a processed product is known, the shares should be adjusted </w:t>
        </w:r>
      </w:ins>
      <w:ins w:id="38" w:author="browningj" w:date="2015-07-06T12:01:00Z">
        <w:r w:rsidR="005F47A3">
          <w:rPr>
            <w:rFonts w:cs="Times New Roman"/>
            <w:color w:val="000000" w:themeColor="text1"/>
            <w:szCs w:val="24"/>
          </w:rPr>
          <w:t>to reflect this (keeping all other proportions fixed).</w:t>
        </w:r>
      </w:ins>
    </w:p>
    <w:p w:rsidR="009136AA" w:rsidRPr="009136AA" w:rsidRDefault="009136AA" w:rsidP="009136AA">
      <w:pPr>
        <w:pStyle w:val="ListParagraph"/>
        <w:numPr>
          <w:ilvl w:val="2"/>
          <w:numId w:val="29"/>
        </w:numPr>
        <w:jc w:val="both"/>
        <w:rPr>
          <w:ins w:id="39" w:author="browningj" w:date="2015-07-06T12:09:00Z"/>
          <w:rFonts w:cs="Times New Roman"/>
          <w:color w:val="000000" w:themeColor="text1"/>
          <w:szCs w:val="24"/>
          <w:rPrChange w:id="40" w:author="browningj" w:date="2015-07-06T12:09:00Z">
            <w:rPr>
              <w:ins w:id="41" w:author="browningj" w:date="2015-07-06T12:09:00Z"/>
              <w:rFonts w:cs="Times New Roman"/>
              <w:color w:val="000000" w:themeColor="text1"/>
            </w:rPr>
          </w:rPrChange>
        </w:rPr>
      </w:pPr>
      <w:ins w:id="42" w:author="browningj" w:date="2015-07-06T12:03:00Z">
        <w:r w:rsidRPr="009136AA">
          <w:rPr>
            <w:rFonts w:cs="Times New Roman"/>
            <w:color w:val="000000" w:themeColor="text1"/>
            <w:szCs w:val="24"/>
          </w:rPr>
          <w:t>A</w:t>
        </w:r>
      </w:ins>
      <w:ins w:id="43" w:author="browningj" w:date="2015-07-06T12:02:00Z">
        <w:r w:rsidR="005F47A3" w:rsidRPr="009136AA">
          <w:rPr>
            <w:rFonts w:cs="Times New Roman"/>
            <w:color w:val="000000" w:themeColor="text1"/>
            <w:szCs w:val="24"/>
          </w:rPr>
          <w:t xml:space="preserve"> primary product may be eaten as such, and this </w:t>
        </w:r>
      </w:ins>
      <w:ins w:id="44" w:author="browningj" w:date="2015-07-06T12:03:00Z">
        <w:r w:rsidRPr="009136AA">
          <w:rPr>
            <w:rFonts w:cs="Times New Roman"/>
            <w:color w:val="000000" w:themeColor="text1"/>
            <w:szCs w:val="24"/>
          </w:rPr>
          <w:t>should</w:t>
        </w:r>
      </w:ins>
      <w:ins w:id="45" w:author="browningj" w:date="2015-07-06T12:02:00Z">
        <w:r w:rsidR="005F47A3" w:rsidRPr="009136AA">
          <w:rPr>
            <w:rFonts w:cs="Times New Roman"/>
            <w:color w:val="000000" w:themeColor="text1"/>
            <w:szCs w:val="24"/>
          </w:rPr>
          <w:t xml:space="preserve"> be reflected in th</w:t>
        </w:r>
        <w:r w:rsidR="005F47A3" w:rsidRPr="009136AA">
          <w:rPr>
            <w:rFonts w:cs="Times New Roman"/>
            <w:color w:val="000000" w:themeColor="text1"/>
            <w:szCs w:val="24"/>
            <w:rPrChange w:id="46" w:author="browningj" w:date="2015-07-06T12:09:00Z">
              <w:rPr>
                <w:rFonts w:cs="Times New Roman"/>
                <w:color w:val="000000" w:themeColor="text1"/>
                <w:szCs w:val="24"/>
              </w:rPr>
            </w:rPrChange>
          </w:rPr>
          <w:t>e shares.</w:t>
        </w:r>
      </w:ins>
    </w:p>
    <w:p w:rsidR="009136AA" w:rsidRPr="009136AA" w:rsidRDefault="009136AA" w:rsidP="009136AA">
      <w:pPr>
        <w:pStyle w:val="ListParagraph"/>
        <w:numPr>
          <w:ilvl w:val="2"/>
          <w:numId w:val="29"/>
        </w:numPr>
        <w:jc w:val="both"/>
        <w:rPr>
          <w:ins w:id="47" w:author="browningj" w:date="2015-07-06T11:55:00Z"/>
          <w:rFonts w:cs="Times New Roman"/>
          <w:color w:val="000000" w:themeColor="text1"/>
          <w:szCs w:val="24"/>
        </w:rPr>
      </w:pPr>
      <w:ins w:id="48" w:author="browningj" w:date="2015-07-06T12:08:00Z">
        <w:r w:rsidRPr="009136AA">
          <w:rPr>
            <w:rFonts w:cs="Times New Roman"/>
            <w:color w:val="000000" w:themeColor="text1"/>
          </w:rPr>
          <w:t xml:space="preserve">For example, suppose we want to create wheat flour production from wheat. We may have 90% of wheat being processed </w:t>
        </w:r>
      </w:ins>
      <w:ins w:id="49" w:author="browningj" w:date="2015-07-06T12:09:00Z">
        <w:r>
          <w:rPr>
            <w:rFonts w:cs="Times New Roman"/>
            <w:color w:val="000000" w:themeColor="text1"/>
          </w:rPr>
          <w:t xml:space="preserve">to flour </w:t>
        </w:r>
      </w:ins>
      <w:ins w:id="50" w:author="browningj" w:date="2015-07-06T12:08:00Z">
        <w:r w:rsidRPr="009136AA">
          <w:rPr>
            <w:rFonts w:cs="Times New Roman"/>
            <w:color w:val="000000" w:themeColor="text1"/>
          </w:rPr>
          <w:t>(</w:t>
        </w:r>
      </w:ins>
      <w:ins w:id="51" w:author="browningj" w:date="2015-07-06T12:09:00Z">
        <w:r>
          <w:rPr>
            <w:rFonts w:cs="Times New Roman"/>
            <w:color w:val="000000" w:themeColor="text1"/>
          </w:rPr>
          <w:t>share = 90%</w:t>
        </w:r>
      </w:ins>
      <w:ins w:id="52" w:author="browningj" w:date="2015-07-06T12:08:00Z">
        <w:r w:rsidRPr="009136AA">
          <w:rPr>
            <w:rFonts w:cs="Times New Roman"/>
            <w:color w:val="000000" w:themeColor="text1"/>
          </w:rPr>
          <w:t>), and an 80% extraction rate of wheat to flour. Then, if we had 100 thousand tons of wheat, we would convert this to 100(90%)(80%) = 68.4 thousand tons of flour.</w:t>
        </w:r>
      </w:ins>
    </w:p>
    <w:p w:rsidR="001A48C3" w:rsidRPr="001A48C3" w:rsidRDefault="001A48C3" w:rsidP="001A48C3">
      <w:pPr>
        <w:pStyle w:val="ListParagraph"/>
        <w:numPr>
          <w:ilvl w:val="1"/>
          <w:numId w:val="29"/>
        </w:numPr>
        <w:jc w:val="both"/>
        <w:rPr>
          <w:ins w:id="53" w:author="browningj" w:date="2015-07-06T11:50:00Z"/>
          <w:rFonts w:cs="Times New Roman"/>
          <w:color w:val="000000" w:themeColor="text1"/>
          <w:szCs w:val="24"/>
        </w:rPr>
      </w:pPr>
      <w:ins w:id="54" w:author="browningj" w:date="2015-07-06T11:50:00Z">
        <w:r w:rsidRPr="001A48C3">
          <w:rPr>
            <w:rFonts w:cs="Times New Roman"/>
            <w:color w:val="000000" w:themeColor="text1"/>
            <w:szCs w:val="24"/>
          </w:rPr>
          <w:t>Second level processing, third level processing, etc. products are standardized "up" to the first level processing products by dividing by extraction rates.  In almost all cases, this should be a standardization of the trade element alone; no other element is typically available at SUA level.</w:t>
        </w:r>
      </w:ins>
    </w:p>
    <w:p w:rsidR="001A48C3" w:rsidRDefault="001A48C3" w:rsidP="001A48C3">
      <w:pPr>
        <w:pStyle w:val="ListParagraph"/>
        <w:numPr>
          <w:ilvl w:val="0"/>
          <w:numId w:val="29"/>
        </w:numPr>
        <w:jc w:val="both"/>
        <w:rPr>
          <w:ins w:id="55" w:author="browningj" w:date="2015-07-06T11:52:00Z"/>
          <w:rFonts w:cs="Times New Roman"/>
          <w:color w:val="000000" w:themeColor="text1"/>
          <w:szCs w:val="24"/>
        </w:rPr>
      </w:pPr>
      <w:ins w:id="56" w:author="browningj" w:date="2015-07-06T11:51:00Z">
        <w:r>
          <w:rPr>
            <w:rFonts w:cs="Times New Roman"/>
            <w:color w:val="000000" w:themeColor="text1"/>
            <w:szCs w:val="24"/>
          </w:rPr>
          <w:t xml:space="preserve">Nutrient information </w:t>
        </w:r>
      </w:ins>
      <w:ins w:id="57" w:author="browningj" w:date="2015-07-06T11:52:00Z">
        <w:r>
          <w:rPr>
            <w:rFonts w:cs="Times New Roman"/>
            <w:color w:val="000000" w:themeColor="text1"/>
            <w:szCs w:val="24"/>
          </w:rPr>
          <w:t>is computed.</w:t>
        </w:r>
      </w:ins>
    </w:p>
    <w:p w:rsidR="001A48C3" w:rsidRDefault="001A48C3" w:rsidP="001A48C3">
      <w:pPr>
        <w:pStyle w:val="ListParagraph"/>
        <w:numPr>
          <w:ilvl w:val="0"/>
          <w:numId w:val="29"/>
        </w:numPr>
        <w:jc w:val="both"/>
        <w:rPr>
          <w:ins w:id="58" w:author="browningj" w:date="2015-07-06T11:54:00Z"/>
          <w:rFonts w:cs="Times New Roman"/>
          <w:color w:val="000000" w:themeColor="text1"/>
          <w:szCs w:val="24"/>
        </w:rPr>
      </w:pPr>
      <w:ins w:id="59" w:author="browningj" w:date="2015-07-06T11:52:00Z">
        <w:r>
          <w:rPr>
            <w:rFonts w:cs="Times New Roman"/>
            <w:color w:val="000000" w:themeColor="text1"/>
            <w:szCs w:val="24"/>
          </w:rPr>
          <w:t>Quantities and calories are standardized back to the primary level.</w:t>
        </w:r>
      </w:ins>
    </w:p>
    <w:p w:rsidR="001A48C3" w:rsidRDefault="001A48C3" w:rsidP="001A48C3">
      <w:pPr>
        <w:pStyle w:val="ListParagraph"/>
        <w:numPr>
          <w:ilvl w:val="1"/>
          <w:numId w:val="29"/>
        </w:numPr>
        <w:jc w:val="both"/>
        <w:rPr>
          <w:ins w:id="60" w:author="browningj" w:date="2015-07-06T12:03:00Z"/>
          <w:rFonts w:cs="Times New Roman"/>
          <w:color w:val="000000" w:themeColor="text1"/>
          <w:szCs w:val="24"/>
        </w:rPr>
      </w:pPr>
      <w:ins w:id="61" w:author="browningj" w:date="2015-07-06T11:56:00Z">
        <w:r>
          <w:rPr>
            <w:rFonts w:cs="Times New Roman"/>
            <w:color w:val="000000" w:themeColor="text1"/>
            <w:szCs w:val="24"/>
          </w:rPr>
          <w:t xml:space="preserve">Different commodity trees may be used at this point.  For example, beers and sugars will standardize into commodities other than their parents, and </w:t>
        </w:r>
      </w:ins>
      <w:ins w:id="62" w:author="browningj" w:date="2015-07-06T11:57:00Z">
        <w:r>
          <w:rPr>
            <w:rFonts w:cs="Times New Roman"/>
            <w:color w:val="000000" w:themeColor="text1"/>
            <w:szCs w:val="24"/>
          </w:rPr>
          <w:t>by-products (such as bran and germ) may standardize into other utilizations (feed, in this case).</w:t>
        </w:r>
      </w:ins>
    </w:p>
    <w:p w:rsidR="009136AA" w:rsidRDefault="009136AA" w:rsidP="009136AA">
      <w:pPr>
        <w:pStyle w:val="ListParagraph"/>
        <w:numPr>
          <w:ilvl w:val="1"/>
          <w:numId w:val="29"/>
        </w:numPr>
        <w:jc w:val="both"/>
        <w:rPr>
          <w:ins w:id="63" w:author="browningj" w:date="2015-07-06T12:30:00Z"/>
          <w:rFonts w:cs="Times New Roman"/>
          <w:color w:val="000000" w:themeColor="text1"/>
          <w:szCs w:val="24"/>
        </w:rPr>
      </w:pPr>
      <w:ins w:id="64" w:author="browningj" w:date="2015-07-06T12:03:00Z">
        <w:r w:rsidRPr="009136AA">
          <w:rPr>
            <w:rFonts w:cs="Times New Roman"/>
            <w:color w:val="000000" w:themeColor="text1"/>
            <w:szCs w:val="24"/>
          </w:rPr>
          <w:t>It is possible tha</w:t>
        </w:r>
      </w:ins>
      <w:ins w:id="65" w:author="browningj" w:date="2015-07-06T12:04:00Z">
        <w:r w:rsidRPr="009136AA">
          <w:rPr>
            <w:rFonts w:cs="Times New Roman"/>
            <w:color w:val="000000" w:themeColor="text1"/>
            <w:szCs w:val="24"/>
          </w:rPr>
          <w:t>t one process produces multiple products that are all standardized ba</w:t>
        </w:r>
        <w:r w:rsidRPr="009136AA">
          <w:rPr>
            <w:rFonts w:cs="Times New Roman"/>
            <w:color w:val="000000" w:themeColor="text1"/>
            <w:szCs w:val="24"/>
            <w:rPrChange w:id="66" w:author="browningj" w:date="2015-07-06T12:08:00Z">
              <w:rPr>
                <w:rFonts w:cs="Times New Roman"/>
                <w:color w:val="000000" w:themeColor="text1"/>
                <w:szCs w:val="24"/>
              </w:rPr>
            </w:rPrChange>
          </w:rPr>
          <w:t>ck to the original paren</w:t>
        </w:r>
      </w:ins>
      <w:ins w:id="67" w:author="browningj" w:date="2015-07-06T12:05:00Z">
        <w:r w:rsidRPr="009136AA">
          <w:rPr>
            <w:rFonts w:cs="Times New Roman"/>
            <w:color w:val="000000" w:themeColor="text1"/>
            <w:szCs w:val="24"/>
            <w:rPrChange w:id="68" w:author="browningj" w:date="2015-07-06T12:08:00Z">
              <w:rPr>
                <w:rFonts w:cs="Times New Roman"/>
                <w:color w:val="000000" w:themeColor="text1"/>
                <w:szCs w:val="24"/>
              </w:rPr>
            </w:rPrChange>
          </w:rPr>
          <w:t>t.  F</w:t>
        </w:r>
      </w:ins>
      <w:ins w:id="69" w:author="browningj" w:date="2015-07-06T12:04:00Z">
        <w:r w:rsidRPr="009136AA">
          <w:rPr>
            <w:rFonts w:cs="Times New Roman"/>
            <w:color w:val="000000" w:themeColor="text1"/>
            <w:szCs w:val="24"/>
            <w:rPrChange w:id="70" w:author="browningj" w:date="2015-07-06T12:08:00Z">
              <w:rPr>
                <w:rFonts w:cs="Times New Roman"/>
                <w:color w:val="000000" w:themeColor="text1"/>
                <w:szCs w:val="24"/>
              </w:rPr>
            </w:rPrChange>
          </w:rPr>
          <w:t xml:space="preserve">or example, </w:t>
        </w:r>
      </w:ins>
      <w:ins w:id="71" w:author="browningj" w:date="2015-07-06T12:05:00Z">
        <w:r w:rsidRPr="009136AA">
          <w:rPr>
            <w:rFonts w:cs="Times New Roman"/>
            <w:color w:val="000000" w:themeColor="text1"/>
            <w:szCs w:val="24"/>
            <w:rPrChange w:id="72" w:author="browningj" w:date="2015-07-06T12:08:00Z">
              <w:rPr>
                <w:rFonts w:cs="Times New Roman"/>
                <w:color w:val="000000" w:themeColor="text1"/>
                <w:szCs w:val="24"/>
              </w:rPr>
            </w:rPrChange>
          </w:rPr>
          <w:t>pineapples can be processed into pineapple juice (single stre</w:t>
        </w:r>
      </w:ins>
      <w:ins w:id="73" w:author="browningj" w:date="2015-07-06T12:06:00Z">
        <w:r w:rsidRPr="009136AA">
          <w:rPr>
            <w:rFonts w:cs="Times New Roman"/>
            <w:color w:val="000000" w:themeColor="text1"/>
            <w:szCs w:val="24"/>
            <w:rPrChange w:id="74" w:author="browningj" w:date="2015-07-06T12:08:00Z">
              <w:rPr>
                <w:rFonts w:cs="Times New Roman"/>
                <w:color w:val="000000" w:themeColor="text1"/>
                <w:szCs w:val="24"/>
              </w:rPr>
            </w:rPrChange>
          </w:rPr>
          <w:t>ngth), canned pineapples, and fruit pulp for feed.  Canned pineapples and pineapple juice should both be standardized back to pineapples, and thus weights must be chosen</w:t>
        </w:r>
      </w:ins>
      <w:ins w:id="75" w:author="browningj" w:date="2015-07-06T12:07:00Z">
        <w:r w:rsidRPr="009136AA">
          <w:rPr>
            <w:rFonts w:cs="Times New Roman"/>
            <w:color w:val="000000" w:themeColor="text1"/>
            <w:szCs w:val="24"/>
            <w:rPrChange w:id="76" w:author="browningj" w:date="2015-07-06T12:08:00Z">
              <w:rPr>
                <w:rFonts w:cs="Times New Roman"/>
                <w:color w:val="000000" w:themeColor="text1"/>
                <w:szCs w:val="24"/>
              </w:rPr>
            </w:rPrChange>
          </w:rPr>
          <w:t xml:space="preserve"> to avoid double counting.</w:t>
        </w:r>
      </w:ins>
    </w:p>
    <w:p w:rsidR="00B307A3" w:rsidRPr="00B307A3" w:rsidRDefault="00077B44" w:rsidP="00B307A3">
      <w:pPr>
        <w:pStyle w:val="ListParagraph"/>
        <w:numPr>
          <w:ilvl w:val="1"/>
          <w:numId w:val="29"/>
        </w:numPr>
        <w:jc w:val="both"/>
        <w:rPr>
          <w:ins w:id="77" w:author="browningj" w:date="2015-07-06T12:32:00Z"/>
          <w:rFonts w:cs="Times New Roman"/>
          <w:color w:val="000000" w:themeColor="text1"/>
          <w:rPrChange w:id="78" w:author="browningj" w:date="2015-07-06T12:32:00Z">
            <w:rPr>
              <w:ins w:id="79" w:author="browningj" w:date="2015-07-06T12:32:00Z"/>
              <w:rFonts w:cs="Times New Roman"/>
              <w:color w:val="000000" w:themeColor="text1"/>
              <w:szCs w:val="24"/>
            </w:rPr>
          </w:rPrChange>
        </w:rPr>
      </w:pPr>
      <w:ins w:id="80" w:author="browningj" w:date="2015-07-06T12:30:00Z">
        <w:r w:rsidRPr="00B307A3">
          <w:rPr>
            <w:rFonts w:cs="Times New Roman"/>
            <w:color w:val="000000" w:themeColor="text1"/>
            <w:szCs w:val="24"/>
          </w:rPr>
          <w:t>Calories are s</w:t>
        </w:r>
      </w:ins>
      <w:ins w:id="81" w:author="browningj" w:date="2015-07-06T12:31:00Z">
        <w:r w:rsidRPr="00B307A3">
          <w:rPr>
            <w:rFonts w:cs="Times New Roman"/>
            <w:color w:val="000000" w:themeColor="text1"/>
            <w:szCs w:val="24"/>
            <w:rPrChange w:id="82" w:author="browningj" w:date="2015-07-06T12:32:00Z">
              <w:rPr>
                <w:rFonts w:cs="Times New Roman"/>
                <w:color w:val="000000" w:themeColor="text1"/>
                <w:szCs w:val="24"/>
              </w:rPr>
            </w:rPrChange>
          </w:rPr>
          <w:t>tandardized by simply adding them, while quantities must be first divided by the extraction rate before the addition occurs.</w:t>
        </w:r>
      </w:ins>
    </w:p>
    <w:p w:rsidR="00B307A3" w:rsidRPr="00B307A3" w:rsidRDefault="00B307A3" w:rsidP="00B307A3">
      <w:pPr>
        <w:pStyle w:val="ListParagraph"/>
        <w:numPr>
          <w:ilvl w:val="1"/>
          <w:numId w:val="29"/>
        </w:numPr>
        <w:jc w:val="both"/>
        <w:rPr>
          <w:ins w:id="83" w:author="browningj" w:date="2015-07-06T12:34:00Z"/>
          <w:rFonts w:cs="Times New Roman"/>
          <w:color w:val="000000" w:themeColor="text1"/>
          <w:szCs w:val="24"/>
          <w:rPrChange w:id="84" w:author="browningj" w:date="2015-07-06T12:34:00Z">
            <w:rPr>
              <w:ins w:id="85" w:author="browningj" w:date="2015-07-06T12:34:00Z"/>
              <w:rFonts w:cs="Times New Roman"/>
              <w:color w:val="000000" w:themeColor="text1"/>
            </w:rPr>
          </w:rPrChange>
        </w:rPr>
      </w:pPr>
      <w:ins w:id="86" w:author="browningj" w:date="2015-07-06T12:32:00Z">
        <w:r w:rsidRPr="00B307A3">
          <w:rPr>
            <w:rFonts w:cs="Times New Roman"/>
            <w:color w:val="000000" w:themeColor="text1"/>
            <w:rPrChange w:id="87" w:author="browningj" w:date="2015-07-06T12:34:00Z">
              <w:rPr>
                <w:rFonts w:cs="Times New Roman"/>
                <w:color w:val="000000" w:themeColor="text1"/>
              </w:rPr>
            </w:rPrChange>
          </w:rPr>
          <w:t xml:space="preserve">Some products (oils, juices, beers, etc.) can be created from multiple parents. In this case, the products must be rolled up into various parents, and the appropriate allocation to parents is not clear. Allocation is determined based on availability. </w:t>
        </w:r>
        <w:r w:rsidRPr="00B307A3">
          <w:rPr>
            <w:rFonts w:cs="Times New Roman"/>
            <w:color w:val="000000" w:themeColor="text1"/>
            <w:rPrChange w:id="88" w:author="browningj" w:date="2015-07-06T12:34:00Z">
              <w:rPr>
                <w:rFonts w:cs="Times New Roman"/>
                <w:color w:val="000000" w:themeColor="text1"/>
              </w:rPr>
            </w:rPrChange>
          </w:rPr>
          <w:lastRenderedPageBreak/>
          <w:t>However, in some cases we need to be able to specify that preference be given to certain parents. An example of this could be beer where preference should be given to barley over, say, bananas, wheat, etc.</w:t>
        </w:r>
      </w:ins>
    </w:p>
    <w:p w:rsidR="00B307A3" w:rsidRPr="00B307A3" w:rsidRDefault="00B307A3" w:rsidP="00B307A3">
      <w:pPr>
        <w:pStyle w:val="ListParagraph"/>
        <w:numPr>
          <w:ilvl w:val="1"/>
          <w:numId w:val="29"/>
        </w:numPr>
        <w:jc w:val="both"/>
        <w:rPr>
          <w:ins w:id="89" w:author="browningj" w:date="2015-07-06T12:08:00Z"/>
          <w:rFonts w:cs="Times New Roman"/>
          <w:color w:val="000000" w:themeColor="text1"/>
          <w:szCs w:val="24"/>
        </w:rPr>
      </w:pPr>
      <w:ins w:id="90" w:author="browningj" w:date="2015-07-06T12:32:00Z">
        <w:r w:rsidRPr="00B307A3">
          <w:rPr>
            <w:rFonts w:cs="Times New Roman"/>
            <w:color w:val="000000" w:themeColor="text1"/>
          </w:rPr>
          <w:t>Production is not be standardized. For primary products, production is already expressed in primary equivalents</w:t>
        </w:r>
      </w:ins>
      <w:ins w:id="91" w:author="browningj" w:date="2015-07-06T12:34:00Z">
        <w:r>
          <w:rPr>
            <w:rFonts w:cs="Times New Roman"/>
            <w:color w:val="000000" w:themeColor="text1"/>
          </w:rPr>
          <w:t>;</w:t>
        </w:r>
      </w:ins>
      <w:ins w:id="92" w:author="browningj" w:date="2015-07-06T12:32:00Z">
        <w:r w:rsidRPr="00B307A3">
          <w:rPr>
            <w:rFonts w:cs="Times New Roman"/>
            <w:color w:val="000000" w:themeColor="text1"/>
          </w:rPr>
          <w:t xml:space="preserve"> for a processed commodity, production comes directly from food of the "parent" commodity, and so essentially it is already accounted for. </w:t>
        </w:r>
      </w:ins>
      <w:ins w:id="93" w:author="browningj" w:date="2015-07-06T12:34:00Z">
        <w:r>
          <w:rPr>
            <w:rFonts w:cs="Times New Roman"/>
            <w:color w:val="000000" w:themeColor="text1"/>
          </w:rPr>
          <w:t xml:space="preserve"> </w:t>
        </w:r>
      </w:ins>
      <w:ins w:id="94" w:author="browningj" w:date="2015-07-06T12:32:00Z">
        <w:r w:rsidRPr="00B307A3">
          <w:rPr>
            <w:rFonts w:cs="Times New Roman"/>
            <w:color w:val="000000" w:themeColor="text1"/>
          </w:rPr>
          <w:t>All other elements need to be standardized.</w:t>
        </w:r>
      </w:ins>
    </w:p>
    <w:p w:rsidR="001A48C3" w:rsidRDefault="001A48C3" w:rsidP="001A48C3">
      <w:pPr>
        <w:pStyle w:val="ListParagraph"/>
        <w:numPr>
          <w:ilvl w:val="0"/>
          <w:numId w:val="29"/>
        </w:numPr>
        <w:jc w:val="both"/>
        <w:rPr>
          <w:ins w:id="95" w:author="browningj" w:date="2015-07-06T11:58:00Z"/>
          <w:rFonts w:cs="Times New Roman"/>
          <w:color w:val="000000" w:themeColor="text1"/>
          <w:szCs w:val="24"/>
        </w:rPr>
      </w:pPr>
      <w:ins w:id="96" w:author="browningj" w:date="2015-07-06T11:57:00Z">
        <w:r>
          <w:rPr>
            <w:rFonts w:cs="Times New Roman"/>
            <w:color w:val="000000" w:themeColor="text1"/>
            <w:szCs w:val="24"/>
          </w:rPr>
          <w:t xml:space="preserve">The quantities </w:t>
        </w:r>
      </w:ins>
      <w:ins w:id="97" w:author="browningj" w:date="2015-07-06T11:58:00Z">
        <w:r>
          <w:rPr>
            <w:rFonts w:cs="Times New Roman"/>
            <w:color w:val="000000" w:themeColor="text1"/>
            <w:szCs w:val="24"/>
          </w:rPr>
          <w:t>and nutrient values are balanced at the primary level.</w:t>
        </w:r>
      </w:ins>
    </w:p>
    <w:p w:rsidR="001A48C3" w:rsidRDefault="001A48C3" w:rsidP="001A48C3">
      <w:pPr>
        <w:pStyle w:val="ListParagraph"/>
        <w:numPr>
          <w:ilvl w:val="1"/>
          <w:numId w:val="29"/>
        </w:numPr>
        <w:jc w:val="both"/>
        <w:rPr>
          <w:ins w:id="98" w:author="browningj" w:date="2015-07-06T11:55:00Z"/>
          <w:rFonts w:cs="Times New Roman"/>
          <w:color w:val="000000" w:themeColor="text1"/>
          <w:szCs w:val="24"/>
        </w:rPr>
      </w:pPr>
      <w:ins w:id="99" w:author="browningj" w:date="2015-07-06T11:58:00Z">
        <w:r>
          <w:rPr>
            <w:rFonts w:cs="Times New Roman"/>
            <w:color w:val="000000" w:themeColor="text1"/>
            <w:szCs w:val="24"/>
          </w:rPr>
          <w:t>If some el</w:t>
        </w:r>
      </w:ins>
      <w:ins w:id="100" w:author="browningj" w:date="2015-07-06T11:59:00Z">
        <w:r>
          <w:rPr>
            <w:rFonts w:cs="Times New Roman"/>
            <w:color w:val="000000" w:themeColor="text1"/>
            <w:szCs w:val="24"/>
          </w:rPr>
          <w:t>ements of the balance are missing (i.e. our modules have failed to impute them), then these values should be imputed using the old FBS methodology (as a ratio of production, total supply, etc.).</w:t>
        </w:r>
      </w:ins>
    </w:p>
    <w:p w:rsidR="001A48C3" w:rsidRPr="001A48C3" w:rsidRDefault="001A48C3" w:rsidP="001A48C3">
      <w:pPr>
        <w:pStyle w:val="ListParagraph"/>
        <w:numPr>
          <w:ilvl w:val="0"/>
          <w:numId w:val="29"/>
        </w:numPr>
        <w:jc w:val="both"/>
        <w:rPr>
          <w:rFonts w:cs="Times New Roman"/>
          <w:color w:val="000000" w:themeColor="text1"/>
          <w:szCs w:val="24"/>
        </w:rPr>
      </w:pPr>
      <w:ins w:id="101" w:author="browningj" w:date="2015-07-06T11:52:00Z">
        <w:r w:rsidRPr="001A48C3">
          <w:rPr>
            <w:rFonts w:cs="Times New Roman"/>
            <w:color w:val="000000" w:themeColor="text1"/>
            <w:szCs w:val="24"/>
          </w:rPr>
          <w:t>Quantities and calories are standardized into the corresponding FBS aggregates, and in almost all cases this is a simple summation of quantities and calories.</w:t>
        </w:r>
      </w:ins>
    </w:p>
    <w:p w:rsidR="001B4CBE" w:rsidRPr="00ED69FB" w:rsidDel="009A164F" w:rsidRDefault="001B4CBE" w:rsidP="001B4CBE">
      <w:pPr>
        <w:pStyle w:val="Compact"/>
        <w:numPr>
          <w:ilvl w:val="0"/>
          <w:numId w:val="8"/>
        </w:numPr>
        <w:spacing w:line="276" w:lineRule="auto"/>
        <w:jc w:val="both"/>
        <w:rPr>
          <w:del w:id="102" w:author="browningj" w:date="2015-07-06T09:58:00Z"/>
          <w:rFonts w:cs="Times New Roman"/>
          <w:color w:val="000000" w:themeColor="text1"/>
        </w:rPr>
      </w:pPr>
      <w:del w:id="103" w:author="browningj" w:date="2015-07-06T09:58:00Z">
        <w:r w:rsidRPr="00ED69FB" w:rsidDel="009A164F">
          <w:rPr>
            <w:rFonts w:cs="Times New Roman"/>
            <w:color w:val="000000" w:themeColor="text1"/>
          </w:rPr>
          <w:delText>We start with the primary commodities: wheat, barley, milk, etc.</w:delText>
        </w:r>
      </w:del>
    </w:p>
    <w:p w:rsidR="001B4CBE" w:rsidRPr="00ED69FB" w:rsidDel="009A164F" w:rsidRDefault="001B4CBE" w:rsidP="001B4CBE">
      <w:pPr>
        <w:pStyle w:val="Compact"/>
        <w:numPr>
          <w:ilvl w:val="1"/>
          <w:numId w:val="9"/>
        </w:numPr>
        <w:spacing w:line="276" w:lineRule="auto"/>
        <w:jc w:val="both"/>
        <w:rPr>
          <w:del w:id="104" w:author="browningj" w:date="2015-07-06T09:58:00Z"/>
          <w:rFonts w:cs="Times New Roman"/>
          <w:color w:val="000000" w:themeColor="text1"/>
        </w:rPr>
      </w:pPr>
      <w:del w:id="105" w:author="browningj" w:date="2015-07-06T09:58:00Z">
        <w:r w:rsidRPr="00ED69FB" w:rsidDel="009A164F">
          <w:rPr>
            <w:rFonts w:cs="Times New Roman"/>
            <w:color w:val="000000" w:themeColor="text1"/>
          </w:rPr>
          <w:delText>If some elements of the balance are missing (i.e. our modules have failed to impute them), then these values should be imputed using the old FBS methodology (as a ratio of production, total supply, etc.).</w:delText>
        </w:r>
      </w:del>
    </w:p>
    <w:p w:rsidR="001B4CBE" w:rsidRPr="00ED69FB" w:rsidDel="009A164F" w:rsidRDefault="001B4CBE" w:rsidP="001B4CBE">
      <w:pPr>
        <w:pStyle w:val="Compact"/>
        <w:numPr>
          <w:ilvl w:val="1"/>
          <w:numId w:val="9"/>
        </w:numPr>
        <w:spacing w:line="276" w:lineRule="auto"/>
        <w:jc w:val="both"/>
        <w:rPr>
          <w:del w:id="106" w:author="browningj" w:date="2015-07-06T09:58:00Z"/>
          <w:rFonts w:cs="Times New Roman"/>
          <w:color w:val="000000" w:themeColor="text1"/>
        </w:rPr>
      </w:pPr>
      <w:del w:id="107" w:author="browningj" w:date="2015-07-06T09:58:00Z">
        <w:r w:rsidRPr="00ED69FB" w:rsidDel="009A164F">
          <w:rPr>
            <w:rFonts w:cs="Times New Roman"/>
            <w:color w:val="000000" w:themeColor="text1"/>
          </w:rPr>
          <w:delText>Now, we must balance at this primary level. The details of the balancing algorithm have been provided in the preceding section.</w:delText>
        </w:r>
      </w:del>
    </w:p>
    <w:p w:rsidR="001B4CBE" w:rsidRPr="00ED69FB" w:rsidDel="009A164F" w:rsidRDefault="001B4CBE" w:rsidP="001B4CBE">
      <w:pPr>
        <w:pStyle w:val="Compact"/>
        <w:numPr>
          <w:ilvl w:val="0"/>
          <w:numId w:val="8"/>
        </w:numPr>
        <w:spacing w:line="276" w:lineRule="auto"/>
        <w:jc w:val="both"/>
        <w:rPr>
          <w:del w:id="108" w:author="browningj" w:date="2015-07-06T09:58:00Z"/>
          <w:rFonts w:cs="Times New Roman"/>
          <w:color w:val="000000" w:themeColor="text1"/>
        </w:rPr>
      </w:pPr>
      <w:del w:id="109" w:author="browningj" w:date="2015-07-06T09:58:00Z">
        <w:r w:rsidRPr="00ED69FB" w:rsidDel="009A164F">
          <w:rPr>
            <w:rFonts w:cs="Times New Roman"/>
            <w:color w:val="000000" w:themeColor="text1"/>
          </w:rPr>
          <w:delText>After balancing, we have the amount allocated to food for processing for the primary commodity.  This is being converted into production at the first processed level (flour, butter, etc.) if the values at that level are missing, otherwise the official data are used. This conversion is done in the following way:</w:delText>
        </w:r>
      </w:del>
    </w:p>
    <w:p w:rsidR="001B4CBE" w:rsidRPr="00ED69FB" w:rsidDel="009A164F" w:rsidRDefault="001B4CBE" w:rsidP="001B4CBE">
      <w:pPr>
        <w:pStyle w:val="Compact"/>
        <w:numPr>
          <w:ilvl w:val="1"/>
          <w:numId w:val="10"/>
        </w:numPr>
        <w:spacing w:line="276" w:lineRule="auto"/>
        <w:jc w:val="both"/>
        <w:rPr>
          <w:del w:id="110" w:author="browningj" w:date="2015-07-06T09:58:00Z"/>
          <w:rFonts w:cs="Times New Roman"/>
          <w:color w:val="000000" w:themeColor="text1"/>
        </w:rPr>
      </w:pPr>
      <w:del w:id="111" w:author="browningj" w:date="2015-07-06T09:58:00Z">
        <w:r w:rsidRPr="00ED69FB" w:rsidDel="009A164F">
          <w:rPr>
            <w:rFonts w:cs="Times New Roman"/>
            <w:color w:val="000000" w:themeColor="text1"/>
          </w:rPr>
          <w:delText>Some of the primary commodity may be consumed as such (e.g. eggs, groundnuts or soybeans for confectionary use), and hence the percent going to processing should be determined and a quantity then removed from food for processing.</w:delText>
        </w:r>
      </w:del>
    </w:p>
    <w:p w:rsidR="001B4CBE" w:rsidRPr="00ED69FB" w:rsidDel="009A164F" w:rsidRDefault="001B4CBE" w:rsidP="001B4CBE">
      <w:pPr>
        <w:pStyle w:val="Compact"/>
        <w:numPr>
          <w:ilvl w:val="1"/>
          <w:numId w:val="10"/>
        </w:numPr>
        <w:spacing w:line="276" w:lineRule="auto"/>
        <w:jc w:val="both"/>
        <w:rPr>
          <w:del w:id="112" w:author="browningj" w:date="2015-07-06T09:58:00Z"/>
          <w:rFonts w:cs="Times New Roman"/>
          <w:color w:val="000000" w:themeColor="text1"/>
        </w:rPr>
      </w:pPr>
      <w:del w:id="113" w:author="browningj" w:date="2015-07-06T09:58:00Z">
        <w:r w:rsidRPr="00ED69FB" w:rsidDel="009A164F">
          <w:rPr>
            <w:rFonts w:cs="Times New Roman"/>
            <w:color w:val="000000" w:themeColor="text1"/>
          </w:rPr>
          <w:delText>The shares are applied to allocate the amount processed into the various processed products.</w:delText>
        </w:r>
      </w:del>
    </w:p>
    <w:p w:rsidR="001B4CBE" w:rsidRPr="00ED69FB" w:rsidDel="009A164F" w:rsidRDefault="001B4CBE" w:rsidP="001B4CBE">
      <w:pPr>
        <w:pStyle w:val="Compact"/>
        <w:numPr>
          <w:ilvl w:val="1"/>
          <w:numId w:val="10"/>
        </w:numPr>
        <w:spacing w:line="276" w:lineRule="auto"/>
        <w:jc w:val="both"/>
        <w:rPr>
          <w:del w:id="114" w:author="browningj" w:date="2015-07-06T09:58:00Z"/>
          <w:rFonts w:cs="Times New Roman"/>
          <w:color w:val="000000" w:themeColor="text1"/>
        </w:rPr>
      </w:pPr>
      <w:del w:id="115" w:author="browningj" w:date="2015-07-06T09:58:00Z">
        <w:r w:rsidRPr="00ED69FB" w:rsidDel="009A164F">
          <w:rPr>
            <w:rFonts w:cs="Times New Roman"/>
            <w:color w:val="000000" w:themeColor="text1"/>
          </w:rPr>
          <w:delText>The extraction rate is then applied to convert the quantity of the primary commodity into quantity of the processed commodity. For example, suppose we want to create wheat flour production from wheat. We may have 90% of wheat being processed (and 10% left as such), 95% of processed wheat that is allocated to flour and 5% allocated to beer, and an 80% extraction rate of wheat to flour. Then, if we had 100 thousand tons of wheat, we would convert this to 100(90%)(95%)(80%) = 68.4 thousand tons of flour.</w:delText>
        </w:r>
      </w:del>
    </w:p>
    <w:p w:rsidR="001B4CBE" w:rsidRPr="00ED69FB" w:rsidDel="009A164F" w:rsidRDefault="001B4CBE" w:rsidP="001B4CBE">
      <w:pPr>
        <w:pStyle w:val="Compact"/>
        <w:numPr>
          <w:ilvl w:val="0"/>
          <w:numId w:val="8"/>
        </w:numPr>
        <w:spacing w:line="276" w:lineRule="auto"/>
        <w:jc w:val="both"/>
        <w:rPr>
          <w:del w:id="116" w:author="browningj" w:date="2015-07-06T09:58:00Z"/>
          <w:rFonts w:cs="Times New Roman"/>
          <w:color w:val="000000" w:themeColor="text1"/>
        </w:rPr>
      </w:pPr>
      <w:del w:id="117" w:author="browningj" w:date="2015-07-06T09:58:00Z">
        <w:r w:rsidRPr="00ED69FB" w:rsidDel="009A164F">
          <w:rPr>
            <w:rFonts w:cs="Times New Roman"/>
            <w:color w:val="000000" w:themeColor="text1"/>
          </w:rPr>
          <w:delText xml:space="preserve">In the above step, all elements as specified by the commodity tree structure must be created. For example, bran and germ are also created when wheat is processed into flour. These are not elements with separate shares but should be thought of as by-products in the production of flour. </w:delText>
        </w:r>
      </w:del>
    </w:p>
    <w:p w:rsidR="001B4CBE" w:rsidRPr="00ED69FB" w:rsidDel="009A164F" w:rsidRDefault="001B4CBE" w:rsidP="001B4CBE">
      <w:pPr>
        <w:pStyle w:val="Compact"/>
        <w:numPr>
          <w:ilvl w:val="0"/>
          <w:numId w:val="8"/>
        </w:numPr>
        <w:spacing w:line="276" w:lineRule="auto"/>
        <w:jc w:val="both"/>
        <w:rPr>
          <w:del w:id="118" w:author="browningj" w:date="2015-07-06T09:58:00Z"/>
          <w:rFonts w:cs="Times New Roman"/>
          <w:color w:val="000000" w:themeColor="text1"/>
        </w:rPr>
      </w:pPr>
      <w:del w:id="119" w:author="browningj" w:date="2015-07-06T09:58:00Z">
        <w:r w:rsidRPr="00ED69FB" w:rsidDel="009A164F">
          <w:rPr>
            <w:rFonts w:cs="Times New Roman"/>
            <w:color w:val="000000" w:themeColor="text1"/>
          </w:rPr>
          <w:lastRenderedPageBreak/>
          <w:delText>We now balance at the first processed level. However, we must standardize all further processed commodities back to this commodity in this balance in order to ensure we have accounted for any imbalances further down the commodity tree.</w:delText>
        </w:r>
      </w:del>
    </w:p>
    <w:p w:rsidR="001B4CBE" w:rsidRPr="00ED69FB" w:rsidDel="009A164F" w:rsidRDefault="001B4CBE" w:rsidP="001B4CBE">
      <w:pPr>
        <w:pStyle w:val="Compact"/>
        <w:numPr>
          <w:ilvl w:val="0"/>
          <w:numId w:val="8"/>
        </w:numPr>
        <w:spacing w:line="276" w:lineRule="auto"/>
        <w:jc w:val="both"/>
        <w:rPr>
          <w:del w:id="120" w:author="browningj" w:date="2015-07-06T09:58:00Z"/>
          <w:rFonts w:cs="Times New Roman"/>
          <w:color w:val="000000" w:themeColor="text1"/>
        </w:rPr>
      </w:pPr>
      <w:del w:id="121" w:author="browningj" w:date="2015-07-06T09:58:00Z">
        <w:r w:rsidRPr="00ED69FB" w:rsidDel="009A164F">
          <w:rPr>
            <w:rFonts w:cs="Times New Roman"/>
            <w:color w:val="000000" w:themeColor="text1"/>
          </w:rPr>
          <w:delText>We can now compute nutrient information (calories, proteins, fats) from quantities.</w:delText>
        </w:r>
      </w:del>
    </w:p>
    <w:p w:rsidR="001B4CBE" w:rsidRPr="00ED69FB" w:rsidDel="009A164F" w:rsidRDefault="001B4CBE" w:rsidP="001B4CBE">
      <w:pPr>
        <w:pStyle w:val="Compact"/>
        <w:numPr>
          <w:ilvl w:val="0"/>
          <w:numId w:val="8"/>
        </w:numPr>
        <w:spacing w:line="276" w:lineRule="auto"/>
        <w:jc w:val="both"/>
        <w:rPr>
          <w:del w:id="122" w:author="browningj" w:date="2015-07-06T09:58:00Z"/>
          <w:rFonts w:cs="Times New Roman"/>
          <w:color w:val="000000" w:themeColor="text1"/>
        </w:rPr>
      </w:pPr>
      <w:del w:id="123" w:author="browningj" w:date="2015-07-06T09:58:00Z">
        <w:r w:rsidRPr="00ED69FB" w:rsidDel="009A164F">
          <w:rPr>
            <w:rFonts w:cs="Times New Roman"/>
            <w:color w:val="000000" w:themeColor="text1"/>
          </w:rPr>
          <w:delText>After the calculation of calories, all quantities must be converted back up to their primary equivalents. We start at the lowest nodes and divide by extraction rates to compute parent quantities. Calories, on the other hand, can be added directly in the standardization process. However, there are several special cases/important notes:</w:delText>
        </w:r>
      </w:del>
    </w:p>
    <w:p w:rsidR="001B4CBE" w:rsidRPr="00ED69FB" w:rsidDel="009A164F" w:rsidRDefault="001B4CBE" w:rsidP="001B4CBE">
      <w:pPr>
        <w:pStyle w:val="Compact"/>
        <w:numPr>
          <w:ilvl w:val="1"/>
          <w:numId w:val="9"/>
        </w:numPr>
        <w:spacing w:line="276" w:lineRule="auto"/>
        <w:jc w:val="both"/>
        <w:rPr>
          <w:del w:id="124" w:author="browningj" w:date="2015-07-06T09:58:00Z"/>
          <w:rFonts w:cs="Times New Roman"/>
          <w:color w:val="000000" w:themeColor="text1"/>
        </w:rPr>
      </w:pPr>
      <w:del w:id="125" w:author="browningj" w:date="2015-07-06T09:58:00Z">
        <w:r w:rsidRPr="00ED69FB" w:rsidDel="009A164F">
          <w:rPr>
            <w:rFonts w:cs="Times New Roman"/>
            <w:color w:val="000000" w:themeColor="text1"/>
          </w:rPr>
          <w:delText>With "by-products" (for example, wheat bran and germ) we do not standardize quantities as they are already accounted for in the main product standardization. However, standardization of calories/fats/proteins is performed for all products by adding the calorie/fat/protein values.</w:delText>
        </w:r>
      </w:del>
    </w:p>
    <w:p w:rsidR="001B4CBE" w:rsidRPr="00ED69FB" w:rsidDel="00B307A3" w:rsidRDefault="001B4CBE" w:rsidP="001B4CBE">
      <w:pPr>
        <w:pStyle w:val="Compact"/>
        <w:numPr>
          <w:ilvl w:val="1"/>
          <w:numId w:val="9"/>
        </w:numPr>
        <w:spacing w:line="276" w:lineRule="auto"/>
        <w:jc w:val="both"/>
        <w:rPr>
          <w:del w:id="126" w:author="browningj" w:date="2015-07-06T12:32:00Z"/>
          <w:rFonts w:cs="Times New Roman"/>
          <w:color w:val="000000" w:themeColor="text1"/>
        </w:rPr>
      </w:pPr>
      <w:del w:id="127" w:author="browningj" w:date="2015-07-06T12:32:00Z">
        <w:r w:rsidRPr="00ED69FB" w:rsidDel="00B307A3">
          <w:rPr>
            <w:rFonts w:cs="Times New Roman"/>
            <w:color w:val="000000" w:themeColor="text1"/>
          </w:rPr>
          <w:delText>Some products (oils, juices, beers, etc.) can be created from multiple parents. In this case, the products must be rolled up into various parents, and the appropriate allocation to parents is not clear. Allocation is determined based on availability. However, in some cases we need to be able to specify that preference be given to certain parents. An example of this could be beer where preference should be given to barley over, say, bananas, wheat, etc.</w:delText>
        </w:r>
      </w:del>
    </w:p>
    <w:p w:rsidR="009A164F" w:rsidRPr="009A164F" w:rsidDel="00B307A3" w:rsidRDefault="001B4CBE" w:rsidP="009A164F">
      <w:pPr>
        <w:pStyle w:val="Compact"/>
        <w:numPr>
          <w:ilvl w:val="1"/>
          <w:numId w:val="9"/>
        </w:numPr>
        <w:spacing w:line="276" w:lineRule="auto"/>
        <w:jc w:val="both"/>
        <w:rPr>
          <w:del w:id="128" w:author="browningj" w:date="2015-07-06T12:32:00Z"/>
          <w:rFonts w:cs="Times New Roman"/>
          <w:color w:val="000000" w:themeColor="text1"/>
        </w:rPr>
      </w:pPr>
      <w:del w:id="129" w:author="browningj" w:date="2015-07-06T12:32:00Z">
        <w:r w:rsidRPr="00ED69FB" w:rsidDel="00B307A3">
          <w:rPr>
            <w:rFonts w:cs="Times New Roman"/>
            <w:color w:val="000000" w:themeColor="text1"/>
          </w:rPr>
          <w:delText>Production is not be standardized. For primary products, production is already expressed in primary equivalents, for a processed commodity, production comes directly from food of the "parent" commodity, and so essentially it is already accounted for. All other elements need to be standardized.</w:delText>
        </w:r>
        <w:bookmarkStart w:id="130" w:name="example"/>
        <w:bookmarkEnd w:id="130"/>
      </w:del>
    </w:p>
    <w:p w:rsidR="001B4CBE" w:rsidRPr="009A164F" w:rsidRDefault="001B4CBE" w:rsidP="009A164F">
      <w:pPr>
        <w:jc w:val="both"/>
        <w:rPr>
          <w:rStyle w:val="Strong"/>
          <w:rFonts w:eastAsiaTheme="majorEastAsia" w:cs="Times New Roman"/>
          <w:b w:val="0"/>
          <w:bCs w:val="0"/>
          <w:color w:val="000000" w:themeColor="text1"/>
        </w:rPr>
      </w:pPr>
      <w:r w:rsidRPr="009A164F">
        <w:rPr>
          <w:rStyle w:val="Strong"/>
          <w:rFonts w:cs="Times New Roman"/>
          <w:color w:val="000000" w:themeColor="text1"/>
        </w:rPr>
        <w:br w:type="page"/>
      </w:r>
    </w:p>
    <w:p w:rsidR="001B4CBE" w:rsidRPr="0088280A" w:rsidRDefault="001B4CBE" w:rsidP="00F101E1">
      <w:pPr>
        <w:pStyle w:val="Compact"/>
        <w:rPr>
          <w:rStyle w:val="Strong"/>
          <w:rFonts w:cs="Times New Roman"/>
          <w:bCs w:val="0"/>
          <w:color w:val="000000" w:themeColor="text1"/>
          <w:sz w:val="24"/>
          <w:szCs w:val="28"/>
        </w:rPr>
      </w:pPr>
      <w:r w:rsidRPr="0088280A">
        <w:rPr>
          <w:rStyle w:val="Strong"/>
          <w:rFonts w:cs="Times New Roman"/>
          <w:bCs w:val="0"/>
          <w:color w:val="000000" w:themeColor="text1"/>
          <w:sz w:val="24"/>
          <w:szCs w:val="28"/>
        </w:rPr>
        <w:lastRenderedPageBreak/>
        <w:t>Example</w:t>
      </w:r>
    </w:p>
    <w:p w:rsidR="001B4CBE" w:rsidRPr="00ED69FB" w:rsidRDefault="001B4CBE" w:rsidP="001B4CBE">
      <w:pPr>
        <w:jc w:val="both"/>
        <w:rPr>
          <w:rFonts w:cs="Times New Roman"/>
          <w:color w:val="000000" w:themeColor="text1"/>
        </w:rPr>
      </w:pPr>
    </w:p>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Consider a very simple example of the wheat tree. In this example, we would need distributions to perform the balances, but that is ignored for the sake of simplicity and balances are simply done arbitrarily to avoid complication. Also, we assume there is only production, imports, exports, food and waste. Dashes indicate unavailable data.</w:t>
      </w:r>
    </w:p>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Initial Table</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Balance Wheat:</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98</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Process to flour (assuming an extraction rate of 0.84):</w:t>
      </w:r>
    </w:p>
    <w:tbl>
      <w:tblPr>
        <w:tblStyle w:val="GridTable5Dark-Accent11"/>
        <w:tblW w:w="0" w:type="auto"/>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82</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pStyle w:val="Compact"/>
        <w:numPr>
          <w:ilvl w:val="0"/>
          <w:numId w:val="8"/>
        </w:numPr>
        <w:spacing w:line="276" w:lineRule="auto"/>
        <w:jc w:val="both"/>
        <w:rPr>
          <w:rFonts w:cs="Times New Roman"/>
          <w:color w:val="000000" w:themeColor="text1"/>
        </w:rPr>
      </w:pPr>
      <w:r w:rsidRPr="00ED69FB">
        <w:rPr>
          <w:rFonts w:cs="Times New Roman"/>
          <w:color w:val="000000" w:themeColor="text1"/>
        </w:rPr>
        <w:t>Create by-products (skipped for simplicity, but bran and germ should be created in this process).</w:t>
      </w:r>
    </w:p>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lastRenderedPageBreak/>
        <w:t>Standardize bread and biscuits (using extraction rates of 0.5 and 0.65):</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35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keepNext/>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Balance flour:</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keepNex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keepNex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35</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b/>
                <w:color w:val="000000" w:themeColor="text1"/>
              </w:rPr>
              <w:t>77</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tcPr>
          <w:p w:rsidR="001B4CBE" w:rsidRPr="00ED69FB" w:rsidRDefault="001B4CBE" w:rsidP="00F101E1">
            <w:pPr>
              <w:pStyle w:val="Compact"/>
              <w:keepNex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keepNex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numPr>
          <w:ilvl w:val="0"/>
          <w:numId w:val="8"/>
        </w:numPr>
        <w:spacing w:before="180" w:after="180"/>
        <w:jc w:val="both"/>
        <w:rPr>
          <w:rFonts w:cs="Times New Roman"/>
          <w:color w:val="000000" w:themeColor="text1"/>
          <w:szCs w:val="24"/>
        </w:rPr>
      </w:pPr>
      <w:r w:rsidRPr="00ED69FB">
        <w:rPr>
          <w:rFonts w:cs="Times New Roman"/>
          <w:color w:val="000000" w:themeColor="text1"/>
          <w:szCs w:val="24"/>
        </w:rPr>
        <w:t>Standardize to wheat (using the 0.84 extraction rate):</w:t>
      </w:r>
    </w:p>
    <w:tbl>
      <w:tblPr>
        <w:tblStyle w:val="GridTable5Dark-Accent11"/>
        <w:tblW w:w="0" w:type="pct"/>
        <w:tblLook w:val="04A0"/>
      </w:tblPr>
      <w:tblGrid>
        <w:gridCol w:w="950"/>
        <w:gridCol w:w="1216"/>
        <w:gridCol w:w="1143"/>
        <w:gridCol w:w="1131"/>
        <w:gridCol w:w="1173"/>
        <w:gridCol w:w="1283"/>
        <w:gridCol w:w="2566"/>
      </w:tblGrid>
      <w:tr w:rsidR="001B4CBE" w:rsidRPr="00ED69FB" w:rsidTr="00F101E1">
        <w:trPr>
          <w:cnfStyle w:val="100000000000"/>
        </w:trPr>
        <w:tc>
          <w:tcPr>
            <w:cnfStyle w:val="001000000000"/>
            <w:tcW w:w="0" w:type="auto"/>
          </w:tcPr>
          <w:p w:rsidR="001B4CBE" w:rsidRPr="00ED69FB" w:rsidRDefault="001B4CBE" w:rsidP="00F101E1">
            <w:pPr>
              <w:pStyle w:val="Compact"/>
              <w:spacing w:line="276" w:lineRule="auto"/>
              <w:jc w:val="both"/>
              <w:rPr>
                <w:rFonts w:cs="Times New Roman"/>
                <w:color w:val="000000" w:themeColor="text1"/>
              </w:rPr>
            </w:pP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Prod.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Imp.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Exp.</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Food</w:t>
            </w:r>
          </w:p>
        </w:tc>
        <w:tc>
          <w:tcPr>
            <w:tcW w:w="0" w:type="auto"/>
          </w:tcPr>
          <w:p w:rsidR="001B4CBE" w:rsidRPr="00ED69FB" w:rsidRDefault="001B4CBE" w:rsidP="001B4CBE">
            <w:pPr>
              <w:pStyle w:val="Compact"/>
              <w:numPr>
                <w:ilvl w:val="0"/>
                <w:numId w:val="7"/>
              </w:numPr>
              <w:spacing w:line="276" w:lineRule="auto"/>
              <w:jc w:val="both"/>
              <w:cnfStyle w:val="100000000000"/>
              <w:rPr>
                <w:rFonts w:cs="Times New Roman"/>
                <w:color w:val="000000" w:themeColor="text1"/>
              </w:rPr>
            </w:pPr>
            <w:r w:rsidRPr="00ED69FB">
              <w:rPr>
                <w:rFonts w:cs="Times New Roman"/>
                <w:color w:val="000000" w:themeColor="text1"/>
              </w:rPr>
              <w:t>Waste</w:t>
            </w:r>
          </w:p>
        </w:tc>
        <w:tc>
          <w:tcPr>
            <w:tcW w:w="0" w:type="auto"/>
          </w:tcPr>
          <w:p w:rsidR="001B4CBE" w:rsidRPr="00ED69FB" w:rsidRDefault="001B4CBE" w:rsidP="001B4CBE">
            <w:pPr>
              <w:pStyle w:val="Compact"/>
              <w:numPr>
                <w:ilvl w:val="0"/>
                <w:numId w:val="7"/>
              </w:numPr>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b/>
                <w:color w:val="000000" w:themeColor="text1"/>
              </w:rPr>
              <w:t>92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2</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82</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35</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77</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r w:rsidR="001B4CBE" w:rsidRPr="00ED69FB" w:rsidTr="00F101E1">
        <w:trPr>
          <w:cnfStyle w:val="000000100000"/>
        </w:trPr>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0" w:type="auto"/>
            <w:vAlign w:val="bottom"/>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10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c>
          <w:tcPr>
            <w:tcW w:w="0" w:type="auto"/>
          </w:tcPr>
          <w:p w:rsidR="001B4CBE" w:rsidRPr="00ED69FB" w:rsidRDefault="001B4CBE" w:rsidP="001B4CBE">
            <w:pPr>
              <w:pStyle w:val="Compact"/>
              <w:numPr>
                <w:ilvl w:val="0"/>
                <w:numId w:val="7"/>
              </w:numPr>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Pr="00ED69FB" w:rsidRDefault="001B4CBE" w:rsidP="001B4CBE">
      <w:pPr>
        <w:jc w:val="both"/>
        <w:rPr>
          <w:rFonts w:cs="Times New Roman"/>
          <w:color w:val="000000" w:themeColor="text1"/>
          <w:szCs w:val="24"/>
        </w:rPr>
      </w:pPr>
      <w:r w:rsidRPr="00ED69FB">
        <w:rPr>
          <w:rFonts w:cs="Times New Roman"/>
          <w:color w:val="000000" w:themeColor="text1"/>
          <w:szCs w:val="24"/>
        </w:rPr>
        <w:t xml:space="preserve"> </w:t>
      </w:r>
    </w:p>
    <w:tbl>
      <w:tblPr>
        <w:tblStyle w:val="GridTable5Dark-Accent11"/>
        <w:tblW w:w="5000" w:type="pct"/>
        <w:tblLook w:val="04A0"/>
      </w:tblPr>
      <w:tblGrid>
        <w:gridCol w:w="1049"/>
        <w:gridCol w:w="1841"/>
        <w:gridCol w:w="1168"/>
        <w:gridCol w:w="1208"/>
        <w:gridCol w:w="1295"/>
        <w:gridCol w:w="1297"/>
        <w:gridCol w:w="1718"/>
      </w:tblGrid>
      <w:tr w:rsidR="001B4CBE" w:rsidRPr="00ED69FB" w:rsidTr="00F101E1">
        <w:trPr>
          <w:cnfStyle w:val="1000000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p>
        </w:tc>
        <w:tc>
          <w:tcPr>
            <w:tcW w:w="961"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Prod.</w:t>
            </w:r>
          </w:p>
        </w:tc>
        <w:tc>
          <w:tcPr>
            <w:tcW w:w="610"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Imp.</w:t>
            </w:r>
          </w:p>
        </w:tc>
        <w:tc>
          <w:tcPr>
            <w:tcW w:w="631"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Exp.</w:t>
            </w:r>
          </w:p>
        </w:tc>
        <w:tc>
          <w:tcPr>
            <w:tcW w:w="676"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Food</w:t>
            </w:r>
          </w:p>
        </w:tc>
        <w:tc>
          <w:tcPr>
            <w:tcW w:w="677" w:type="pct"/>
          </w:tcPr>
          <w:p w:rsidR="001B4CBE" w:rsidRPr="00ED69FB" w:rsidRDefault="001B4CBE" w:rsidP="00F101E1">
            <w:pPr>
              <w:pStyle w:val="Compact"/>
              <w:spacing w:line="276" w:lineRule="auto"/>
              <w:jc w:val="both"/>
              <w:cnfStyle w:val="100000000000"/>
              <w:rPr>
                <w:rFonts w:cs="Times New Roman"/>
                <w:color w:val="000000" w:themeColor="text1"/>
              </w:rPr>
            </w:pPr>
            <w:r w:rsidRPr="00ED69FB">
              <w:rPr>
                <w:rFonts w:cs="Times New Roman"/>
                <w:color w:val="000000" w:themeColor="text1"/>
              </w:rPr>
              <w:t>Waste</w:t>
            </w:r>
          </w:p>
        </w:tc>
        <w:tc>
          <w:tcPr>
            <w:tcW w:w="897" w:type="pct"/>
          </w:tcPr>
          <w:p w:rsidR="001B4CBE" w:rsidRPr="00ED69FB" w:rsidRDefault="001B4CBE" w:rsidP="00F101E1">
            <w:pPr>
              <w:pStyle w:val="Compact"/>
              <w:spacing w:line="276" w:lineRule="auto"/>
              <w:jc w:val="center"/>
              <w:cnfStyle w:val="100000000000"/>
              <w:rPr>
                <w:rFonts w:cs="Times New Roman"/>
                <w:color w:val="000000" w:themeColor="text1"/>
              </w:rPr>
            </w:pPr>
            <w:r w:rsidRPr="00ED69FB">
              <w:rPr>
                <w:rFonts w:cs="Times New Roman"/>
                <w:color w:val="000000" w:themeColor="text1"/>
              </w:rPr>
              <w:t>Food for Processing</w:t>
            </w:r>
          </w:p>
        </w:tc>
      </w:tr>
      <w:tr w:rsidR="001B4CBE" w:rsidRPr="00ED69FB" w:rsidTr="00F101E1">
        <w:trPr>
          <w:cnfStyle w:val="0000001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Wheat</w:t>
            </w:r>
          </w:p>
        </w:tc>
        <w:tc>
          <w:tcPr>
            <w:tcW w:w="96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90</w:t>
            </w:r>
          </w:p>
        </w:tc>
        <w:tc>
          <w:tcPr>
            <w:tcW w:w="610"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20</w:t>
            </w:r>
          </w:p>
        </w:tc>
        <w:tc>
          <w:tcPr>
            <w:tcW w:w="63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b/>
                <w:color w:val="000000" w:themeColor="text1"/>
              </w:rPr>
              <w:t>92</w:t>
            </w:r>
          </w:p>
        </w:tc>
        <w:tc>
          <w:tcPr>
            <w:tcW w:w="67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2</w:t>
            </w:r>
          </w:p>
        </w:tc>
        <w:tc>
          <w:tcPr>
            <w:tcW w:w="89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98</w:t>
            </w:r>
          </w:p>
        </w:tc>
      </w:tr>
      <w:tr w:rsidR="001B4CBE" w:rsidRPr="00ED69FB" w:rsidTr="00F101E1">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Flour</w:t>
            </w:r>
          </w:p>
        </w:tc>
        <w:tc>
          <w:tcPr>
            <w:tcW w:w="96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82</w:t>
            </w:r>
          </w:p>
        </w:tc>
        <w:tc>
          <w:tcPr>
            <w:tcW w:w="610"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30</w:t>
            </w:r>
          </w:p>
        </w:tc>
        <w:tc>
          <w:tcPr>
            <w:tcW w:w="63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5</w:t>
            </w:r>
          </w:p>
        </w:tc>
        <w:tc>
          <w:tcPr>
            <w:tcW w:w="676"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77</w:t>
            </w:r>
          </w:p>
        </w:tc>
        <w:tc>
          <w:tcPr>
            <w:tcW w:w="67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30</w:t>
            </w:r>
          </w:p>
        </w:tc>
      </w:tr>
      <w:tr w:rsidR="001B4CBE" w:rsidRPr="00ED69FB" w:rsidTr="00F101E1">
        <w:trPr>
          <w:cnfStyle w:val="000000100000"/>
        </w:trPr>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Biscuits</w:t>
            </w:r>
          </w:p>
        </w:tc>
        <w:tc>
          <w:tcPr>
            <w:tcW w:w="96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w:t>
            </w:r>
          </w:p>
        </w:tc>
        <w:tc>
          <w:tcPr>
            <w:tcW w:w="610"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c>
          <w:tcPr>
            <w:tcW w:w="631"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w:t>
            </w:r>
          </w:p>
        </w:tc>
        <w:tc>
          <w:tcPr>
            <w:tcW w:w="67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100000"/>
              <w:rPr>
                <w:rFonts w:cs="Times New Roman"/>
                <w:color w:val="000000" w:themeColor="text1"/>
              </w:rPr>
            </w:pPr>
            <w:r w:rsidRPr="00ED69FB">
              <w:rPr>
                <w:rFonts w:cs="Times New Roman"/>
                <w:color w:val="000000" w:themeColor="text1"/>
              </w:rPr>
              <w:t>0</w:t>
            </w:r>
          </w:p>
        </w:tc>
      </w:tr>
      <w:tr w:rsidR="001B4CBE" w:rsidRPr="00ED69FB" w:rsidTr="00F101E1">
        <w:tc>
          <w:tcPr>
            <w:cnfStyle w:val="001000000000"/>
            <w:tcW w:w="547" w:type="pct"/>
          </w:tcPr>
          <w:p w:rsidR="001B4CBE" w:rsidRPr="00ED69FB" w:rsidRDefault="001B4CBE" w:rsidP="00F101E1">
            <w:pPr>
              <w:pStyle w:val="Compact"/>
              <w:spacing w:line="276" w:lineRule="auto"/>
              <w:jc w:val="both"/>
              <w:rPr>
                <w:rFonts w:cs="Times New Roman"/>
                <w:color w:val="000000" w:themeColor="text1"/>
              </w:rPr>
            </w:pPr>
            <w:r w:rsidRPr="00ED69FB">
              <w:rPr>
                <w:rFonts w:cs="Times New Roman"/>
                <w:color w:val="000000" w:themeColor="text1"/>
              </w:rPr>
              <w:t>Bread</w:t>
            </w:r>
          </w:p>
        </w:tc>
        <w:tc>
          <w:tcPr>
            <w:tcW w:w="96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w:t>
            </w:r>
          </w:p>
        </w:tc>
        <w:tc>
          <w:tcPr>
            <w:tcW w:w="610"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631"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10</w:t>
            </w:r>
          </w:p>
        </w:tc>
        <w:tc>
          <w:tcPr>
            <w:tcW w:w="676"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w:t>
            </w:r>
          </w:p>
        </w:tc>
        <w:tc>
          <w:tcPr>
            <w:tcW w:w="67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c>
          <w:tcPr>
            <w:tcW w:w="897" w:type="pct"/>
          </w:tcPr>
          <w:p w:rsidR="001B4CBE" w:rsidRPr="00ED69FB" w:rsidRDefault="001B4CBE" w:rsidP="00F101E1">
            <w:pPr>
              <w:pStyle w:val="Compact"/>
              <w:spacing w:line="276" w:lineRule="auto"/>
              <w:jc w:val="both"/>
              <w:cnfStyle w:val="000000000000"/>
              <w:rPr>
                <w:rFonts w:cs="Times New Roman"/>
                <w:color w:val="000000" w:themeColor="text1"/>
              </w:rPr>
            </w:pPr>
            <w:r w:rsidRPr="00ED69FB">
              <w:rPr>
                <w:rFonts w:cs="Times New Roman"/>
                <w:color w:val="000000" w:themeColor="text1"/>
              </w:rPr>
              <w:t>0</w:t>
            </w:r>
          </w:p>
        </w:tc>
      </w:tr>
    </w:tbl>
    <w:p w:rsidR="001B4CBE" w:rsidRDefault="001B4CBE" w:rsidP="001B4CBE">
      <w:pPr>
        <w:jc w:val="both"/>
        <w:rPr>
          <w:rFonts w:cs="Times New Roman"/>
          <w:color w:val="000000" w:themeColor="text1"/>
          <w:szCs w:val="24"/>
        </w:rPr>
      </w:pPr>
    </w:p>
    <w:p w:rsidR="00B521BA" w:rsidRDefault="00B521BA" w:rsidP="00911720">
      <w:pPr>
        <w:pStyle w:val="Heading2"/>
      </w:pPr>
      <w:bookmarkStart w:id="131" w:name="_Toc421025849"/>
      <w:r>
        <w:lastRenderedPageBreak/>
        <w:t>Summary of changes</w:t>
      </w:r>
      <w:bookmarkEnd w:id="131"/>
    </w:p>
    <w:p w:rsidR="00911720" w:rsidRPr="00911720" w:rsidRDefault="00911720" w:rsidP="00911720">
      <w:pPr>
        <w:keepNext/>
        <w:keepLines/>
        <w:rPr>
          <w:lang w:val="en-GB"/>
        </w:rPr>
      </w:pPr>
    </w:p>
    <w:p w:rsidR="00B521BA" w:rsidRDefault="00B90D56" w:rsidP="00955686">
      <w:pPr>
        <w:keepNext/>
        <w:keepLines/>
        <w:jc w:val="both"/>
        <w:rPr>
          <w:rFonts w:cs="Times New Roman"/>
          <w:color w:val="000000" w:themeColor="text1"/>
          <w:szCs w:val="24"/>
        </w:rPr>
      </w:pPr>
      <w:fldSimple w:instr=" REF _Ref421001522 \h  \* MERGEFORMAT ">
        <w:r w:rsidR="00A0291F" w:rsidRPr="00A0291F">
          <w:rPr>
            <w:szCs w:val="24"/>
          </w:rPr>
          <w:t>Table 2</w:t>
        </w:r>
      </w:fldSimple>
      <w:r w:rsidR="000410BB" w:rsidRPr="000410BB">
        <w:rPr>
          <w:rFonts w:cs="Times New Roman"/>
          <w:color w:val="000000" w:themeColor="text1"/>
          <w:szCs w:val="24"/>
        </w:rPr>
        <w:t xml:space="preserve"> </w:t>
      </w:r>
      <w:r w:rsidR="0077375D" w:rsidRPr="000410BB">
        <w:rPr>
          <w:rFonts w:cs="Times New Roman"/>
          <w:color w:val="000000" w:themeColor="text1"/>
          <w:szCs w:val="24"/>
        </w:rPr>
        <w:t>be</w:t>
      </w:r>
      <w:r w:rsidR="0077375D">
        <w:rPr>
          <w:rFonts w:cs="Times New Roman"/>
          <w:color w:val="000000" w:themeColor="text1"/>
          <w:szCs w:val="24"/>
        </w:rPr>
        <w:t xml:space="preserve">low </w:t>
      </w:r>
      <w:r w:rsidR="00B521BA">
        <w:rPr>
          <w:rFonts w:cs="Times New Roman"/>
          <w:color w:val="000000" w:themeColor="text1"/>
          <w:szCs w:val="24"/>
        </w:rPr>
        <w:t>provides a</w:t>
      </w:r>
      <w:r w:rsidR="00955686">
        <w:rPr>
          <w:rFonts w:cs="Times New Roman"/>
          <w:color w:val="000000" w:themeColor="text1"/>
          <w:szCs w:val="24"/>
        </w:rPr>
        <w:t>n</w:t>
      </w:r>
      <w:r w:rsidR="00B521BA">
        <w:rPr>
          <w:rFonts w:cs="Times New Roman"/>
          <w:color w:val="000000" w:themeColor="text1"/>
          <w:szCs w:val="24"/>
        </w:rPr>
        <w:t xml:space="preserve"> </w:t>
      </w:r>
      <w:r w:rsidR="00955686">
        <w:rPr>
          <w:rFonts w:cs="Times New Roman"/>
          <w:color w:val="000000" w:themeColor="text1"/>
          <w:szCs w:val="24"/>
        </w:rPr>
        <w:t>overview</w:t>
      </w:r>
      <w:r w:rsidR="00B521BA">
        <w:rPr>
          <w:rFonts w:cs="Times New Roman"/>
          <w:color w:val="000000" w:themeColor="text1"/>
          <w:szCs w:val="24"/>
        </w:rPr>
        <w:t xml:space="preserve"> of the changes that have been implemented in the new standardization algorithm (as compared to the previous version):</w:t>
      </w:r>
    </w:p>
    <w:p w:rsidR="00911720" w:rsidRPr="00911720" w:rsidRDefault="00911720" w:rsidP="00911720">
      <w:pPr>
        <w:pStyle w:val="Caption"/>
        <w:keepNext/>
        <w:keepLines/>
        <w:rPr>
          <w:rFonts w:cs="Times New Roman"/>
          <w:b w:val="0"/>
          <w:bCs w:val="0"/>
          <w:color w:val="auto"/>
          <w:sz w:val="24"/>
          <w:szCs w:val="36"/>
        </w:rPr>
      </w:pPr>
      <w:bookmarkStart w:id="132" w:name="_Ref421001522"/>
      <w:bookmarkStart w:id="133" w:name="_Toc421026237"/>
      <w:r w:rsidRPr="00911720">
        <w:rPr>
          <w:b w:val="0"/>
          <w:bCs w:val="0"/>
          <w:color w:val="auto"/>
          <w:sz w:val="24"/>
          <w:szCs w:val="24"/>
        </w:rPr>
        <w:t xml:space="preserve">Table </w:t>
      </w:r>
      <w:r w:rsidR="00B90D56" w:rsidRPr="00911720">
        <w:rPr>
          <w:b w:val="0"/>
          <w:bCs w:val="0"/>
          <w:color w:val="auto"/>
          <w:sz w:val="24"/>
          <w:szCs w:val="24"/>
        </w:rPr>
        <w:fldChar w:fldCharType="begin"/>
      </w:r>
      <w:r w:rsidRPr="00911720">
        <w:rPr>
          <w:b w:val="0"/>
          <w:bCs w:val="0"/>
          <w:color w:val="auto"/>
          <w:sz w:val="24"/>
          <w:szCs w:val="24"/>
        </w:rPr>
        <w:instrText xml:space="preserve"> SEQ Table \* ARABIC </w:instrText>
      </w:r>
      <w:r w:rsidR="00B90D56" w:rsidRPr="00911720">
        <w:rPr>
          <w:b w:val="0"/>
          <w:bCs w:val="0"/>
          <w:color w:val="auto"/>
          <w:sz w:val="24"/>
          <w:szCs w:val="24"/>
        </w:rPr>
        <w:fldChar w:fldCharType="separate"/>
      </w:r>
      <w:r w:rsidR="00A0291F">
        <w:rPr>
          <w:b w:val="0"/>
          <w:bCs w:val="0"/>
          <w:noProof/>
          <w:color w:val="auto"/>
          <w:sz w:val="24"/>
          <w:szCs w:val="24"/>
        </w:rPr>
        <w:t>2</w:t>
      </w:r>
      <w:r w:rsidR="00B90D56" w:rsidRPr="00911720">
        <w:rPr>
          <w:b w:val="0"/>
          <w:bCs w:val="0"/>
          <w:color w:val="auto"/>
          <w:sz w:val="24"/>
          <w:szCs w:val="24"/>
        </w:rPr>
        <w:fldChar w:fldCharType="end"/>
      </w:r>
      <w:bookmarkEnd w:id="132"/>
      <w:r w:rsidRPr="00911720">
        <w:rPr>
          <w:b w:val="0"/>
          <w:bCs w:val="0"/>
          <w:color w:val="auto"/>
          <w:sz w:val="24"/>
          <w:szCs w:val="24"/>
        </w:rPr>
        <w:t>: Overview of changes in the standardization procedure</w:t>
      </w:r>
      <w:bookmarkEnd w:id="133"/>
    </w:p>
    <w:tbl>
      <w:tblPr>
        <w:tblStyle w:val="GridTable5Dark-Accent11"/>
        <w:tblW w:w="0" w:type="auto"/>
        <w:tblLook w:val="04A0"/>
      </w:tblPr>
      <w:tblGrid>
        <w:gridCol w:w="2448"/>
        <w:gridCol w:w="3510"/>
        <w:gridCol w:w="3618"/>
      </w:tblGrid>
      <w:tr w:rsidR="00B521BA" w:rsidTr="00B521BA">
        <w:trPr>
          <w:cnfStyle w:val="100000000000"/>
        </w:trPr>
        <w:tc>
          <w:tcPr>
            <w:cnfStyle w:val="001000000000"/>
            <w:tcW w:w="2448" w:type="dxa"/>
          </w:tcPr>
          <w:p w:rsidR="00B521BA" w:rsidRDefault="00B521BA" w:rsidP="00911720">
            <w:pPr>
              <w:keepNext/>
              <w:keepLines/>
              <w:jc w:val="both"/>
              <w:rPr>
                <w:rFonts w:cs="Times New Roman"/>
                <w:color w:val="000000" w:themeColor="text1"/>
                <w:szCs w:val="24"/>
              </w:rPr>
            </w:pPr>
          </w:p>
        </w:tc>
        <w:tc>
          <w:tcPr>
            <w:tcW w:w="3510" w:type="dxa"/>
          </w:tcPr>
          <w:p w:rsidR="00B521BA" w:rsidRPr="00E606CD" w:rsidRDefault="00B521BA" w:rsidP="00E606CD">
            <w:pPr>
              <w:keepNext/>
              <w:keepLines/>
              <w:jc w:val="center"/>
              <w:cnfStyle w:val="100000000000"/>
              <w:rPr>
                <w:rFonts w:cs="Times New Roman"/>
                <w:b w:val="0"/>
                <w:bCs w:val="0"/>
                <w:color w:val="auto"/>
                <w:sz w:val="24"/>
                <w:szCs w:val="28"/>
              </w:rPr>
            </w:pPr>
            <w:r w:rsidRPr="00E606CD">
              <w:rPr>
                <w:rFonts w:cs="Times New Roman"/>
                <w:b w:val="0"/>
                <w:bCs w:val="0"/>
                <w:color w:val="auto"/>
                <w:sz w:val="24"/>
                <w:szCs w:val="28"/>
              </w:rPr>
              <w:t xml:space="preserve">Previous </w:t>
            </w:r>
            <w:r w:rsidR="00E606CD" w:rsidRPr="00E606CD">
              <w:rPr>
                <w:rFonts w:cs="Times New Roman"/>
                <w:b w:val="0"/>
                <w:bCs w:val="0"/>
                <w:color w:val="auto"/>
                <w:sz w:val="24"/>
                <w:szCs w:val="28"/>
              </w:rPr>
              <w:t xml:space="preserve">Standardization </w:t>
            </w:r>
            <w:r w:rsidRPr="00E606CD">
              <w:rPr>
                <w:rFonts w:cs="Times New Roman"/>
                <w:b w:val="0"/>
                <w:bCs w:val="0"/>
                <w:color w:val="auto"/>
                <w:sz w:val="24"/>
                <w:szCs w:val="28"/>
              </w:rPr>
              <w:t>Process</w:t>
            </w:r>
          </w:p>
        </w:tc>
        <w:tc>
          <w:tcPr>
            <w:tcW w:w="3618" w:type="dxa"/>
          </w:tcPr>
          <w:p w:rsidR="00B521BA" w:rsidRPr="00E606CD" w:rsidRDefault="00B521BA" w:rsidP="00E606CD">
            <w:pPr>
              <w:keepNext/>
              <w:keepLines/>
              <w:jc w:val="center"/>
              <w:cnfStyle w:val="100000000000"/>
              <w:rPr>
                <w:rFonts w:cs="Times New Roman"/>
                <w:b w:val="0"/>
                <w:bCs w:val="0"/>
                <w:color w:val="auto"/>
                <w:sz w:val="24"/>
                <w:szCs w:val="28"/>
              </w:rPr>
            </w:pPr>
            <w:r w:rsidRPr="00E606CD">
              <w:rPr>
                <w:rFonts w:cs="Times New Roman"/>
                <w:b w:val="0"/>
                <w:bCs w:val="0"/>
                <w:color w:val="auto"/>
                <w:sz w:val="24"/>
                <w:szCs w:val="28"/>
              </w:rPr>
              <w:t xml:space="preserve">New </w:t>
            </w:r>
            <w:r w:rsidR="00E606CD" w:rsidRPr="00E606CD">
              <w:rPr>
                <w:rFonts w:cs="Times New Roman"/>
                <w:b w:val="0"/>
                <w:bCs w:val="0"/>
                <w:color w:val="auto"/>
                <w:sz w:val="24"/>
                <w:szCs w:val="28"/>
              </w:rPr>
              <w:t xml:space="preserve">Standardization </w:t>
            </w:r>
            <w:r w:rsidRPr="00E606CD">
              <w:rPr>
                <w:rFonts w:cs="Times New Roman"/>
                <w:b w:val="0"/>
                <w:bCs w:val="0"/>
                <w:color w:val="auto"/>
                <w:sz w:val="24"/>
                <w:szCs w:val="28"/>
              </w:rPr>
              <w:t>Process</w:t>
            </w:r>
          </w:p>
        </w:tc>
      </w:tr>
      <w:tr w:rsidR="00B521BA" w:rsidTr="00B521BA">
        <w:trPr>
          <w:cnfStyle w:val="000000100000"/>
        </w:trPr>
        <w:tc>
          <w:tcPr>
            <w:cnfStyle w:val="001000000000"/>
            <w:tcW w:w="2448" w:type="dxa"/>
          </w:tcPr>
          <w:p w:rsidR="00B521BA" w:rsidRDefault="00B521BA" w:rsidP="00911720">
            <w:pPr>
              <w:keepNext/>
              <w:keepLines/>
              <w:jc w:val="both"/>
              <w:rPr>
                <w:rFonts w:cs="Times New Roman"/>
                <w:color w:val="000000" w:themeColor="text1"/>
                <w:szCs w:val="24"/>
              </w:rPr>
            </w:pPr>
            <w:r>
              <w:rPr>
                <w:rFonts w:cs="Times New Roman"/>
                <w:color w:val="000000" w:themeColor="text1"/>
                <w:szCs w:val="24"/>
              </w:rPr>
              <w:t>Extraction Rates</w:t>
            </w:r>
          </w:p>
        </w:tc>
        <w:tc>
          <w:tcPr>
            <w:tcW w:w="3510" w:type="dxa"/>
          </w:tcPr>
          <w:p w:rsidR="00B521BA" w:rsidRDefault="00B521BA" w:rsidP="00911720">
            <w:pPr>
              <w:keepNext/>
              <w:keepLines/>
              <w:jc w:val="both"/>
              <w:cnfStyle w:val="000000100000"/>
              <w:rPr>
                <w:rFonts w:cs="Times New Roman"/>
                <w:color w:val="000000" w:themeColor="text1"/>
                <w:szCs w:val="24"/>
              </w:rPr>
            </w:pPr>
            <w:r>
              <w:rPr>
                <w:rFonts w:cs="Times New Roman"/>
                <w:color w:val="000000" w:themeColor="text1"/>
                <w:szCs w:val="24"/>
              </w:rPr>
              <w:t>In the previous standardization routine, if production of a processed product was available then the extraction rate was computed using that production and the estimated value for food production.  Also, extraction rates could be manually adjusted.</w:t>
            </w:r>
          </w:p>
        </w:tc>
        <w:tc>
          <w:tcPr>
            <w:tcW w:w="3618" w:type="dxa"/>
          </w:tcPr>
          <w:p w:rsidR="00B521BA" w:rsidRDefault="00B521BA" w:rsidP="00911720">
            <w:pPr>
              <w:keepNext/>
              <w:keepLines/>
              <w:jc w:val="both"/>
              <w:cnfStyle w:val="000000100000"/>
              <w:rPr>
                <w:rFonts w:cs="Times New Roman"/>
                <w:color w:val="000000" w:themeColor="text1"/>
                <w:szCs w:val="24"/>
              </w:rPr>
            </w:pPr>
            <w:r>
              <w:rPr>
                <w:rFonts w:cs="Times New Roman"/>
                <w:color w:val="000000" w:themeColor="text1"/>
                <w:szCs w:val="24"/>
              </w:rPr>
              <w:t xml:space="preserve">The computation of extraction rates based on processed product production and estimated input into processing is no longer performed.  Instead, a reasonable extraction rate is applied and the input into processing (i.e. the estimated value) is updated.  Also, </w:t>
            </w:r>
            <w:r w:rsidR="00911720">
              <w:rPr>
                <w:rFonts w:cs="Times New Roman"/>
                <w:color w:val="000000" w:themeColor="text1"/>
                <w:szCs w:val="24"/>
              </w:rPr>
              <w:t xml:space="preserve">manual updates of </w:t>
            </w:r>
            <w:r>
              <w:rPr>
                <w:rFonts w:cs="Times New Roman"/>
                <w:color w:val="000000" w:themeColor="text1"/>
                <w:szCs w:val="24"/>
              </w:rPr>
              <w:t xml:space="preserve">extraction rates </w:t>
            </w:r>
            <w:r w:rsidR="00911720">
              <w:rPr>
                <w:rFonts w:cs="Times New Roman"/>
                <w:color w:val="000000" w:themeColor="text1"/>
                <w:szCs w:val="24"/>
              </w:rPr>
              <w:t xml:space="preserve">need to be made explicit and be evidence-based. </w:t>
            </w:r>
          </w:p>
        </w:tc>
      </w:tr>
      <w:tr w:rsidR="00B521BA" w:rsidTr="00B521BA">
        <w:tc>
          <w:tcPr>
            <w:cnfStyle w:val="001000000000"/>
            <w:tcW w:w="2448" w:type="dxa"/>
          </w:tcPr>
          <w:p w:rsidR="00B521BA" w:rsidRDefault="00B521BA" w:rsidP="006F67C6">
            <w:pPr>
              <w:keepNext/>
              <w:keepLines/>
              <w:rPr>
                <w:rFonts w:cs="Times New Roman"/>
                <w:color w:val="000000" w:themeColor="text1"/>
                <w:szCs w:val="24"/>
              </w:rPr>
            </w:pPr>
            <w:r>
              <w:rPr>
                <w:rFonts w:cs="Times New Roman"/>
                <w:color w:val="000000" w:themeColor="text1"/>
                <w:szCs w:val="24"/>
              </w:rPr>
              <w:t>Shares</w:t>
            </w:r>
          </w:p>
        </w:tc>
        <w:tc>
          <w:tcPr>
            <w:tcW w:w="3510" w:type="dxa"/>
          </w:tcPr>
          <w:p w:rsidR="00B521BA" w:rsidRDefault="00B521BA" w:rsidP="00911720">
            <w:pPr>
              <w:keepNext/>
              <w:keepLines/>
              <w:jc w:val="both"/>
              <w:cnfStyle w:val="000000000000"/>
              <w:rPr>
                <w:rFonts w:cs="Times New Roman"/>
                <w:color w:val="000000" w:themeColor="text1"/>
                <w:szCs w:val="24"/>
              </w:rPr>
            </w:pPr>
            <w:r>
              <w:rPr>
                <w:rFonts w:cs="Times New Roman"/>
                <w:color w:val="000000" w:themeColor="text1"/>
                <w:szCs w:val="24"/>
              </w:rPr>
              <w:t>Shares for standardization did n</w:t>
            </w:r>
            <w:r w:rsidR="00D215C0">
              <w:rPr>
                <w:rFonts w:cs="Times New Roman"/>
                <w:color w:val="000000" w:themeColor="text1"/>
                <w:szCs w:val="24"/>
              </w:rPr>
              <w:t>ot vary by country or commodity</w:t>
            </w:r>
            <w:r>
              <w:rPr>
                <w:rFonts w:cs="Times New Roman"/>
                <w:color w:val="000000" w:themeColor="text1"/>
                <w:szCs w:val="24"/>
              </w:rPr>
              <w:t xml:space="preserve"> </w:t>
            </w:r>
            <w:r w:rsidR="00D215C0">
              <w:rPr>
                <w:rFonts w:cs="Times New Roman"/>
                <w:color w:val="000000" w:themeColor="text1"/>
                <w:szCs w:val="24"/>
              </w:rPr>
              <w:t>(</w:t>
            </w:r>
            <w:fldSimple w:instr=" REF _Ref420913719 \h  \* MERGEFORMAT ">
              <w:r w:rsidR="00A0291F" w:rsidRPr="00A0291F">
                <w:rPr>
                  <w:rFonts w:cs="Times New Roman"/>
                  <w:color w:val="000000" w:themeColor="text1"/>
                </w:rPr>
                <w:t xml:space="preserve">Figure </w:t>
              </w:r>
              <w:r w:rsidR="00A0291F" w:rsidRPr="00A0291F">
                <w:rPr>
                  <w:rFonts w:cs="Times New Roman"/>
                  <w:noProof/>
                  <w:color w:val="000000" w:themeColor="text1"/>
                </w:rPr>
                <w:t>4:</w:t>
              </w:r>
              <w:r w:rsidR="00A0291F" w:rsidRPr="00A0291F">
                <w:rPr>
                  <w:rFonts w:cs="Times New Roman"/>
                  <w:color w:val="000000" w:themeColor="text1"/>
                  <w:sz w:val="24"/>
                  <w:szCs w:val="24"/>
                </w:rPr>
                <w:t xml:space="preserve"> Standardization and negative utilization</w:t>
              </w:r>
            </w:fldSimple>
            <w:r w:rsidR="00731077">
              <w:t xml:space="preserve"> </w:t>
            </w:r>
            <w:r w:rsidRPr="00D215C0">
              <w:rPr>
                <w:rFonts w:cs="Times New Roman"/>
                <w:color w:val="000000" w:themeColor="text1"/>
              </w:rPr>
              <w:t>depicts</w:t>
            </w:r>
            <w:r>
              <w:rPr>
                <w:rFonts w:cs="Times New Roman"/>
                <w:color w:val="000000" w:themeColor="text1"/>
                <w:szCs w:val="24"/>
              </w:rPr>
              <w:t xml:space="preserve"> this problem</w:t>
            </w:r>
            <w:r w:rsidR="00D215C0">
              <w:rPr>
                <w:rFonts w:cs="Times New Roman"/>
                <w:color w:val="000000" w:themeColor="text1"/>
                <w:szCs w:val="24"/>
              </w:rPr>
              <w:t>)</w:t>
            </w:r>
            <w:r>
              <w:rPr>
                <w:rFonts w:cs="Times New Roman"/>
                <w:color w:val="000000" w:themeColor="text1"/>
                <w:szCs w:val="24"/>
              </w:rPr>
              <w:t xml:space="preserve">. </w:t>
            </w:r>
          </w:p>
        </w:tc>
        <w:tc>
          <w:tcPr>
            <w:tcW w:w="3618" w:type="dxa"/>
          </w:tcPr>
          <w:p w:rsidR="00B521BA"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Shares will now be driven based on availability of parent commodities.</w:t>
            </w:r>
          </w:p>
        </w:tc>
      </w:tr>
      <w:tr w:rsidR="00B521BA" w:rsidTr="00B521BA">
        <w:trPr>
          <w:cnfStyle w:val="000000100000"/>
        </w:trPr>
        <w:tc>
          <w:tcPr>
            <w:cnfStyle w:val="001000000000"/>
            <w:tcW w:w="2448" w:type="dxa"/>
          </w:tcPr>
          <w:p w:rsidR="00B521BA" w:rsidRDefault="00D215C0" w:rsidP="006F67C6">
            <w:pPr>
              <w:keepNext/>
              <w:keepLines/>
              <w:rPr>
                <w:rFonts w:cs="Times New Roman"/>
                <w:color w:val="000000" w:themeColor="text1"/>
                <w:szCs w:val="24"/>
              </w:rPr>
            </w:pPr>
            <w:r>
              <w:rPr>
                <w:rFonts w:cs="Times New Roman"/>
                <w:color w:val="000000" w:themeColor="text1"/>
                <w:szCs w:val="24"/>
              </w:rPr>
              <w:t>Commodity Trees</w:t>
            </w:r>
          </w:p>
        </w:tc>
        <w:tc>
          <w:tcPr>
            <w:tcW w:w="3510" w:type="dxa"/>
          </w:tcPr>
          <w:p w:rsidR="00B521BA" w:rsidRDefault="00450072" w:rsidP="00450072">
            <w:pPr>
              <w:keepNext/>
              <w:keepLines/>
              <w:jc w:val="both"/>
              <w:cnfStyle w:val="000000100000"/>
              <w:rPr>
                <w:rFonts w:cs="Times New Roman"/>
                <w:color w:val="000000" w:themeColor="text1"/>
                <w:szCs w:val="24"/>
              </w:rPr>
            </w:pPr>
            <w:r>
              <w:rPr>
                <w:rFonts w:cs="Times New Roman"/>
                <w:color w:val="000000" w:themeColor="text1"/>
                <w:szCs w:val="24"/>
              </w:rPr>
              <w:t>Standardization is not homogeneous across all variables. Sometimes, production of processed products is standardized applying a different tree than for e.g. trade</w:t>
            </w:r>
          </w:p>
        </w:tc>
        <w:tc>
          <w:tcPr>
            <w:tcW w:w="3618" w:type="dxa"/>
          </w:tcPr>
          <w:p w:rsidR="00B521BA" w:rsidRDefault="00450072" w:rsidP="00911720">
            <w:pPr>
              <w:keepNext/>
              <w:keepLines/>
              <w:jc w:val="both"/>
              <w:cnfStyle w:val="000000100000"/>
              <w:rPr>
                <w:rFonts w:cs="Times New Roman"/>
                <w:color w:val="000000" w:themeColor="text1"/>
                <w:szCs w:val="24"/>
              </w:rPr>
            </w:pPr>
            <w:r>
              <w:rPr>
                <w:rFonts w:cs="Times New Roman"/>
                <w:color w:val="000000" w:themeColor="text1"/>
                <w:szCs w:val="24"/>
              </w:rPr>
              <w:t>All elements/variables are standardized applying the same underlying commodity trees.</w:t>
            </w:r>
          </w:p>
        </w:tc>
      </w:tr>
      <w:tr w:rsidR="006F67C6" w:rsidTr="00B521BA">
        <w:tc>
          <w:tcPr>
            <w:cnfStyle w:val="001000000000"/>
            <w:tcW w:w="2448" w:type="dxa"/>
          </w:tcPr>
          <w:p w:rsidR="006F67C6" w:rsidRDefault="006F67C6" w:rsidP="006F67C6">
            <w:pPr>
              <w:keepNext/>
              <w:keepLines/>
              <w:rPr>
                <w:rFonts w:cs="Times New Roman"/>
                <w:color w:val="000000" w:themeColor="text1"/>
                <w:szCs w:val="24"/>
              </w:rPr>
            </w:pPr>
            <w:r>
              <w:rPr>
                <w:rFonts w:cs="Times New Roman"/>
                <w:color w:val="000000" w:themeColor="text1"/>
                <w:szCs w:val="24"/>
              </w:rPr>
              <w:t>Nutrient conversion factors</w:t>
            </w:r>
          </w:p>
        </w:tc>
        <w:tc>
          <w:tcPr>
            <w:tcW w:w="3510" w:type="dxa"/>
          </w:tcPr>
          <w:p w:rsidR="006F67C6" w:rsidRDefault="006F67C6" w:rsidP="00911720">
            <w:pPr>
              <w:keepNext/>
              <w:keepLines/>
              <w:jc w:val="both"/>
              <w:cnfStyle w:val="000000000000"/>
              <w:rPr>
                <w:rFonts w:cs="Times New Roman"/>
                <w:color w:val="000000" w:themeColor="text1"/>
                <w:szCs w:val="24"/>
              </w:rPr>
            </w:pPr>
            <w:r>
              <w:rPr>
                <w:rFonts w:cs="Times New Roman"/>
                <w:color w:val="000000" w:themeColor="text1"/>
                <w:szCs w:val="24"/>
              </w:rPr>
              <w:t>Regional averages for nutrient conversion factors</w:t>
            </w:r>
          </w:p>
        </w:tc>
        <w:tc>
          <w:tcPr>
            <w:tcW w:w="3618" w:type="dxa"/>
          </w:tcPr>
          <w:p w:rsidR="006F67C6" w:rsidRDefault="006F67C6" w:rsidP="00911720">
            <w:pPr>
              <w:keepNext/>
              <w:keepLines/>
              <w:jc w:val="both"/>
              <w:cnfStyle w:val="000000000000"/>
              <w:rPr>
                <w:rFonts w:cs="Times New Roman"/>
                <w:color w:val="000000" w:themeColor="text1"/>
                <w:szCs w:val="24"/>
              </w:rPr>
            </w:pPr>
            <w:r>
              <w:rPr>
                <w:rFonts w:cs="Times New Roman"/>
                <w:color w:val="000000" w:themeColor="text1"/>
                <w:szCs w:val="24"/>
              </w:rPr>
              <w:t>Country-specific conversion factors where available, regional conversion factors otherwise. Where no information is available, the conversion factors of USDA ARS are being employed (default)</w:t>
            </w:r>
          </w:p>
        </w:tc>
      </w:tr>
      <w:tr w:rsidR="006F67C6" w:rsidTr="00B521BA">
        <w:trPr>
          <w:cnfStyle w:val="000000100000"/>
        </w:trPr>
        <w:tc>
          <w:tcPr>
            <w:cnfStyle w:val="001000000000"/>
            <w:tcW w:w="2448" w:type="dxa"/>
          </w:tcPr>
          <w:p w:rsidR="006F67C6" w:rsidRDefault="006F67C6" w:rsidP="006F67C6">
            <w:pPr>
              <w:keepNext/>
              <w:keepLines/>
              <w:rPr>
                <w:rFonts w:cs="Times New Roman"/>
                <w:color w:val="000000" w:themeColor="text1"/>
                <w:szCs w:val="24"/>
              </w:rPr>
            </w:pPr>
            <w:r>
              <w:rPr>
                <w:rFonts w:cs="Times New Roman"/>
                <w:color w:val="000000" w:themeColor="text1"/>
                <w:szCs w:val="24"/>
              </w:rPr>
              <w:t>Trade flows and product shares</w:t>
            </w:r>
          </w:p>
        </w:tc>
        <w:tc>
          <w:tcPr>
            <w:tcW w:w="3510" w:type="dxa"/>
          </w:tcPr>
          <w:p w:rsidR="006F67C6" w:rsidRDefault="006F67C6" w:rsidP="006F67C6">
            <w:pPr>
              <w:keepNext/>
              <w:keepLines/>
              <w:jc w:val="both"/>
              <w:cnfStyle w:val="000000100000"/>
              <w:rPr>
                <w:rFonts w:cs="Times New Roman"/>
                <w:color w:val="000000" w:themeColor="text1"/>
                <w:szCs w:val="24"/>
              </w:rPr>
            </w:pPr>
            <w:r>
              <w:rPr>
                <w:rFonts w:cs="Times New Roman"/>
                <w:color w:val="000000" w:themeColor="text1"/>
                <w:szCs w:val="24"/>
              </w:rPr>
              <w:t>No corrections made for differences in the composition of processed products in trade.</w:t>
            </w:r>
          </w:p>
        </w:tc>
        <w:tc>
          <w:tcPr>
            <w:tcW w:w="3618" w:type="dxa"/>
          </w:tcPr>
          <w:p w:rsidR="006F67C6" w:rsidRDefault="006F67C6" w:rsidP="00911720">
            <w:pPr>
              <w:keepNext/>
              <w:keepLines/>
              <w:jc w:val="both"/>
              <w:cnfStyle w:val="000000100000"/>
              <w:rPr>
                <w:rFonts w:cs="Times New Roman"/>
                <w:color w:val="000000" w:themeColor="text1"/>
                <w:szCs w:val="24"/>
              </w:rPr>
            </w:pPr>
            <w:r>
              <w:rPr>
                <w:rFonts w:cs="Times New Roman"/>
                <w:color w:val="000000" w:themeColor="text1"/>
                <w:szCs w:val="24"/>
              </w:rPr>
              <w:t>The new standardization process will implement trade-flow specific shares for the composition of processed products (not yet implemented in the current version).</w:t>
            </w:r>
          </w:p>
        </w:tc>
      </w:tr>
      <w:tr w:rsidR="00D215C0" w:rsidTr="00B521BA">
        <w:tc>
          <w:tcPr>
            <w:cnfStyle w:val="001000000000"/>
            <w:tcW w:w="2448" w:type="dxa"/>
          </w:tcPr>
          <w:p w:rsidR="00D215C0" w:rsidRDefault="00D215C0" w:rsidP="006F67C6">
            <w:pPr>
              <w:keepNext/>
              <w:keepLines/>
              <w:rPr>
                <w:rFonts w:cs="Times New Roman"/>
                <w:color w:val="000000" w:themeColor="text1"/>
                <w:szCs w:val="24"/>
              </w:rPr>
            </w:pPr>
            <w:r>
              <w:rPr>
                <w:rFonts w:cs="Times New Roman"/>
                <w:color w:val="000000" w:themeColor="text1"/>
                <w:szCs w:val="24"/>
              </w:rPr>
              <w:t>Explicit assumptions</w:t>
            </w:r>
          </w:p>
        </w:tc>
        <w:tc>
          <w:tcPr>
            <w:tcW w:w="3510" w:type="dxa"/>
          </w:tcPr>
          <w:p w:rsidR="00D215C0"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The previous standardization procedure made many assumptions that were undocumented and unclear.</w:t>
            </w:r>
          </w:p>
        </w:tc>
        <w:tc>
          <w:tcPr>
            <w:tcW w:w="3618" w:type="dxa"/>
          </w:tcPr>
          <w:p w:rsidR="00D215C0" w:rsidRDefault="00D215C0" w:rsidP="00911720">
            <w:pPr>
              <w:keepNext/>
              <w:keepLines/>
              <w:jc w:val="both"/>
              <w:cnfStyle w:val="000000000000"/>
              <w:rPr>
                <w:rFonts w:cs="Times New Roman"/>
                <w:color w:val="000000" w:themeColor="text1"/>
                <w:szCs w:val="24"/>
              </w:rPr>
            </w:pPr>
            <w:r>
              <w:rPr>
                <w:rFonts w:cs="Times New Roman"/>
                <w:color w:val="000000" w:themeColor="text1"/>
                <w:szCs w:val="24"/>
              </w:rPr>
              <w:t>In the new standardization procedure, we are explicitly stating all assumptions we make and thoroughly documenting the procedures implemented.  This will provide more clarity and transparency into the process.</w:t>
            </w:r>
          </w:p>
        </w:tc>
      </w:tr>
    </w:tbl>
    <w:p w:rsidR="00B521BA" w:rsidRPr="00ED69FB" w:rsidRDefault="00B521BA" w:rsidP="00911720">
      <w:pPr>
        <w:keepNext/>
        <w:keepLines/>
        <w:jc w:val="both"/>
        <w:rPr>
          <w:rFonts w:cs="Times New Roman"/>
          <w:color w:val="000000" w:themeColor="text1"/>
          <w:szCs w:val="24"/>
        </w:rPr>
      </w:pPr>
    </w:p>
    <w:p w:rsidR="001B4CBE" w:rsidRPr="00ED69FB" w:rsidRDefault="001B4CBE">
      <w:pPr>
        <w:rPr>
          <w:rFonts w:cs="Times New Roman"/>
          <w:color w:val="000000" w:themeColor="text1"/>
          <w:szCs w:val="24"/>
        </w:rPr>
      </w:pPr>
      <w:r w:rsidRPr="00ED69FB">
        <w:rPr>
          <w:rFonts w:cs="Times New Roman"/>
          <w:color w:val="000000" w:themeColor="text1"/>
          <w:szCs w:val="24"/>
        </w:rPr>
        <w:lastRenderedPageBreak/>
        <w:br w:type="page"/>
      </w:r>
    </w:p>
    <w:p w:rsidR="001B4CBE" w:rsidRPr="00ED69FB" w:rsidRDefault="001B4CBE" w:rsidP="00ED69FB">
      <w:pPr>
        <w:pStyle w:val="Heading1"/>
      </w:pPr>
      <w:bookmarkStart w:id="134" w:name="_Toc421025850"/>
      <w:r w:rsidRPr="00ED69FB">
        <w:lastRenderedPageBreak/>
        <w:t>Production</w:t>
      </w:r>
      <w:bookmarkEnd w:id="134"/>
    </w:p>
    <w:p w:rsidR="001B4CBE" w:rsidRPr="00ED69FB" w:rsidRDefault="001B4CBE" w:rsidP="00F101E1">
      <w:pPr>
        <w:pStyle w:val="Heading2"/>
      </w:pPr>
      <w:bookmarkStart w:id="135" w:name="_Toc421025851"/>
      <w:r w:rsidRPr="00ED69FB">
        <w:t>Data collection</w:t>
      </w:r>
      <w:bookmarkEnd w:id="135"/>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The FAO Statistics Division collects data on agricultural production via an annual questionnaire. The questionnaire is dispatched to 180 countries, including to EUROSTAT and EU member countries separately. Not all countries return the questionnaire. Some countries fail to compile the questionnaire but make all their data available on Internet sites of their respective/responsible statistical office (NSO</w:t>
      </w:r>
      <w:r w:rsidR="00632222" w:rsidRPr="00ED69FB">
        <w:rPr>
          <w:rFonts w:cs="Times New Roman"/>
          <w:color w:val="000000" w:themeColor="text1"/>
          <w:szCs w:val="24"/>
        </w:rPr>
        <w:t>s</w:t>
      </w:r>
      <w:r w:rsidRPr="00ED69FB">
        <w:rPr>
          <w:rFonts w:cs="Times New Roman"/>
          <w:color w:val="000000" w:themeColor="text1"/>
          <w:szCs w:val="24"/>
        </w:rPr>
        <w:t xml:space="preserve">, </w:t>
      </w:r>
      <w:proofErr w:type="spellStart"/>
      <w:r w:rsidRPr="00ED69FB">
        <w:rPr>
          <w:rFonts w:cs="Times New Roman"/>
          <w:color w:val="000000" w:themeColor="text1"/>
          <w:szCs w:val="24"/>
        </w:rPr>
        <w:t>MoA</w:t>
      </w:r>
      <w:r w:rsidR="00632222" w:rsidRPr="00ED69FB">
        <w:rPr>
          <w:rFonts w:cs="Times New Roman"/>
          <w:color w:val="000000" w:themeColor="text1"/>
          <w:szCs w:val="24"/>
        </w:rPr>
        <w:t>s</w:t>
      </w:r>
      <w:proofErr w:type="spellEnd"/>
      <w:r w:rsidRPr="00ED69FB">
        <w:rPr>
          <w:rFonts w:cs="Times New Roman"/>
          <w:color w:val="000000" w:themeColor="text1"/>
          <w:szCs w:val="24"/>
        </w:rPr>
        <w:t>). Others compile the questionnaire, but leave large N/A gaps, which means that they have not collected the data in most cases</w:t>
      </w:r>
      <w:r w:rsidRPr="00ED69FB">
        <w:rPr>
          <w:rStyle w:val="FootnoteReference"/>
          <w:rFonts w:cs="Times New Roman"/>
          <w:color w:val="000000" w:themeColor="text1"/>
          <w:szCs w:val="24"/>
        </w:rPr>
        <w:footnoteReference w:id="13"/>
      </w:r>
      <w:r w:rsidRPr="00ED69FB">
        <w:rPr>
          <w:rFonts w:cs="Times New Roman"/>
          <w:color w:val="000000" w:themeColor="text1"/>
          <w:szCs w:val="24"/>
        </w:rPr>
        <w:t xml:space="preserv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bCs/>
          <w:color w:val="000000" w:themeColor="text1"/>
          <w:szCs w:val="24"/>
        </w:rPr>
      </w:pPr>
      <w:r w:rsidRPr="00ED69FB">
        <w:rPr>
          <w:rFonts w:cs="Times New Roman"/>
          <w:bCs/>
          <w:color w:val="000000" w:themeColor="text1"/>
          <w:szCs w:val="24"/>
        </w:rPr>
        <w:t>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As a result, the number of questionnaires returned increased sharply, in particular in Africa, where the response rate doubled. It should be noted that the main producing countries provide data through the annual questionnaire and that, as a consequence, a large share of agricultural production in FAOSTAT is based on official figures.</w:t>
      </w:r>
    </w:p>
    <w:p w:rsidR="001B4CBE" w:rsidRPr="00ED69FB" w:rsidRDefault="001B4CBE" w:rsidP="001B4CBE">
      <w:pPr>
        <w:spacing w:after="0"/>
        <w:jc w:val="both"/>
        <w:rPr>
          <w:rFonts w:cs="Times New Roman"/>
          <w:color w:val="000000" w:themeColor="text1"/>
          <w:szCs w:val="24"/>
        </w:rPr>
      </w:pPr>
    </w:p>
    <w:p w:rsidR="001B4CBE" w:rsidRPr="00ED69FB" w:rsidRDefault="00B90D56" w:rsidP="001B4CBE">
      <w:pPr>
        <w:spacing w:after="0"/>
        <w:jc w:val="both"/>
        <w:rPr>
          <w:rFonts w:cs="Times New Roman"/>
          <w:color w:val="000000" w:themeColor="text1"/>
          <w:szCs w:val="24"/>
        </w:rPr>
      </w:pPr>
      <w:fldSimple w:instr=" REF _Ref420068844 \h  \* MERGEFORMAT ">
        <w:r w:rsidR="00A0291F" w:rsidRPr="00A0291F">
          <w:rPr>
            <w:rFonts w:cs="Times New Roman"/>
            <w:color w:val="000000" w:themeColor="text1"/>
          </w:rPr>
          <w:t>Table 3</w:t>
        </w:r>
      </w:fldSimple>
      <w:r w:rsidR="001B4CBE" w:rsidRPr="00ED69FB">
        <w:rPr>
          <w:rFonts w:cs="Times New Roman"/>
          <w:color w:val="000000" w:themeColor="text1"/>
          <w:szCs w:val="24"/>
        </w:rPr>
        <w:t xml:space="preserve"> below provides an overview of the return rates of the production questionnaire over the past 10 years. It also includes an indication of the completeness of the questionnaire for those countries that return the questionnaire to FAO.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pStyle w:val="Caption"/>
        <w:keepNext/>
        <w:spacing w:line="276" w:lineRule="auto"/>
        <w:rPr>
          <w:rFonts w:cs="Times New Roman"/>
          <w:b w:val="0"/>
          <w:color w:val="000000" w:themeColor="text1"/>
          <w:sz w:val="22"/>
          <w:szCs w:val="22"/>
        </w:rPr>
      </w:pPr>
      <w:bookmarkStart w:id="136" w:name="_Ref420068844"/>
      <w:bookmarkStart w:id="137" w:name="_Toc421026238"/>
      <w:r w:rsidRPr="00ED69FB">
        <w:rPr>
          <w:rFonts w:cs="Times New Roman"/>
          <w:b w:val="0"/>
          <w:color w:val="000000" w:themeColor="text1"/>
          <w:sz w:val="22"/>
          <w:szCs w:val="22"/>
        </w:rPr>
        <w:t xml:space="preserve">Table </w:t>
      </w:r>
      <w:r w:rsidR="00B90D56" w:rsidRPr="00ED69FB">
        <w:rPr>
          <w:rFonts w:cs="Times New Roman"/>
          <w:b w:val="0"/>
          <w:color w:val="000000" w:themeColor="text1"/>
          <w:sz w:val="22"/>
          <w:szCs w:val="22"/>
        </w:rPr>
        <w:fldChar w:fldCharType="begin"/>
      </w:r>
      <w:r w:rsidRPr="00ED69FB">
        <w:rPr>
          <w:rFonts w:cs="Times New Roman"/>
          <w:b w:val="0"/>
          <w:color w:val="000000" w:themeColor="text1"/>
          <w:sz w:val="22"/>
          <w:szCs w:val="22"/>
        </w:rPr>
        <w:instrText xml:space="preserve"> SEQ Table \* ARABIC </w:instrText>
      </w:r>
      <w:r w:rsidR="00B90D56" w:rsidRPr="00ED69FB">
        <w:rPr>
          <w:rFonts w:cs="Times New Roman"/>
          <w:b w:val="0"/>
          <w:color w:val="000000" w:themeColor="text1"/>
          <w:sz w:val="22"/>
          <w:szCs w:val="22"/>
        </w:rPr>
        <w:fldChar w:fldCharType="separate"/>
      </w:r>
      <w:r w:rsidR="00A0291F">
        <w:rPr>
          <w:rFonts w:cs="Times New Roman"/>
          <w:b w:val="0"/>
          <w:noProof/>
          <w:color w:val="000000" w:themeColor="text1"/>
          <w:sz w:val="22"/>
          <w:szCs w:val="22"/>
        </w:rPr>
        <w:t>3</w:t>
      </w:r>
      <w:r w:rsidR="00B90D56" w:rsidRPr="00ED69FB">
        <w:rPr>
          <w:rFonts w:cs="Times New Roman"/>
          <w:b w:val="0"/>
          <w:color w:val="000000" w:themeColor="text1"/>
          <w:sz w:val="22"/>
          <w:szCs w:val="22"/>
        </w:rPr>
        <w:fldChar w:fldCharType="end"/>
      </w:r>
      <w:bookmarkEnd w:id="136"/>
      <w:r w:rsidRPr="00ED69FB">
        <w:rPr>
          <w:rFonts w:cs="Times New Roman"/>
          <w:b w:val="0"/>
          <w:color w:val="000000" w:themeColor="text1"/>
          <w:sz w:val="22"/>
          <w:szCs w:val="22"/>
        </w:rPr>
        <w:t>: Response rates to the FAO questionnaire.</w:t>
      </w:r>
      <w:bookmarkEnd w:id="137"/>
    </w:p>
    <w:tbl>
      <w:tblPr>
        <w:tblStyle w:val="GridTable1Light-Accent11"/>
        <w:tblW w:w="0" w:type="auto"/>
        <w:tblLook w:val="0600"/>
      </w:tblPr>
      <w:tblGrid>
        <w:gridCol w:w="836"/>
        <w:gridCol w:w="457"/>
        <w:gridCol w:w="457"/>
        <w:gridCol w:w="457"/>
        <w:gridCol w:w="457"/>
        <w:gridCol w:w="457"/>
        <w:gridCol w:w="457"/>
        <w:gridCol w:w="457"/>
        <w:gridCol w:w="457"/>
        <w:gridCol w:w="457"/>
        <w:gridCol w:w="457"/>
        <w:gridCol w:w="486"/>
        <w:gridCol w:w="457"/>
        <w:gridCol w:w="486"/>
        <w:gridCol w:w="457"/>
        <w:gridCol w:w="486"/>
        <w:gridCol w:w="457"/>
        <w:gridCol w:w="486"/>
        <w:gridCol w:w="457"/>
      </w:tblGrid>
      <w:tr w:rsidR="001B4CBE" w:rsidRPr="00ED69FB" w:rsidTr="00632222">
        <w:tc>
          <w:tcPr>
            <w:tcW w:w="0" w:type="auto"/>
            <w:noWrap/>
            <w:hideMark/>
          </w:tcPr>
          <w:p w:rsidR="001B4CBE" w:rsidRPr="00ED69FB" w:rsidRDefault="001B4CBE" w:rsidP="00F101E1">
            <w:pPr>
              <w:keepNext/>
              <w:jc w:val="center"/>
              <w:rPr>
                <w:rFonts w:cs="Times New Roman"/>
                <w:color w:val="000000" w:themeColor="text1"/>
                <w:sz w:val="18"/>
              </w:rPr>
            </w:pP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2005</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2006</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2007</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2008</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2009</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2010</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2011</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2012</w:t>
            </w:r>
          </w:p>
        </w:tc>
        <w:tc>
          <w:tcPr>
            <w:tcW w:w="0" w:type="auto"/>
            <w:gridSpan w:val="2"/>
            <w:noWrap/>
            <w:hideMark/>
          </w:tcPr>
          <w:p w:rsidR="001B4CBE" w:rsidRPr="00ED69FB" w:rsidRDefault="001B4CBE" w:rsidP="00F101E1">
            <w:pPr>
              <w:keepNext/>
              <w:jc w:val="center"/>
              <w:rPr>
                <w:rFonts w:cs="Times New Roman"/>
                <w:color w:val="000000" w:themeColor="text1"/>
                <w:sz w:val="18"/>
              </w:rPr>
            </w:pPr>
            <w:r w:rsidRPr="00ED69FB">
              <w:rPr>
                <w:rFonts w:cs="Times New Roman"/>
                <w:b/>
                <w:bCs/>
                <w:color w:val="000000" w:themeColor="text1"/>
                <w:sz w:val="18"/>
              </w:rPr>
              <w:t>2013</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shd w:val="clear" w:color="auto" w:fill="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RC</w:t>
            </w:r>
          </w:p>
        </w:tc>
        <w:tc>
          <w:tcPr>
            <w:tcW w:w="0" w:type="auto"/>
            <w:noWrap/>
            <w:hideMark/>
          </w:tcPr>
          <w:p w:rsidR="001B4CBE" w:rsidRPr="00ED69FB" w:rsidRDefault="001B4CBE" w:rsidP="00F101E1">
            <w:pPr>
              <w:keepNext/>
              <w:jc w:val="center"/>
              <w:rPr>
                <w:rFonts w:cs="Times New Roman"/>
                <w:color w:val="000000" w:themeColor="text1"/>
                <w:sz w:val="18"/>
                <w:szCs w:val="18"/>
              </w:rPr>
            </w:pPr>
            <w:r w:rsidRPr="00ED69FB">
              <w:rPr>
                <w:rFonts w:cs="Times New Roman"/>
                <w:color w:val="000000" w:themeColor="text1"/>
                <w:sz w:val="18"/>
                <w:szCs w:val="18"/>
              </w:rPr>
              <w:t>RR</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Africa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60</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America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53</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Asia &amp;</w:t>
            </w:r>
          </w:p>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Oceania</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25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Europe</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34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72</w:t>
            </w:r>
          </w:p>
        </w:tc>
      </w:tr>
      <w:tr w:rsidR="00632222" w:rsidRPr="00ED69FB" w:rsidTr="00632222">
        <w:tc>
          <w:tcPr>
            <w:tcW w:w="0" w:type="auto"/>
            <w:noWrap/>
            <w:hideMark/>
          </w:tcPr>
          <w:p w:rsidR="001B4CBE" w:rsidRPr="00ED69FB" w:rsidRDefault="001B4CBE" w:rsidP="00F101E1">
            <w:pPr>
              <w:keepNext/>
              <w:jc w:val="both"/>
              <w:rPr>
                <w:rFonts w:cs="Times New Roman"/>
                <w:color w:val="000000" w:themeColor="text1"/>
                <w:sz w:val="18"/>
              </w:rPr>
            </w:pPr>
            <w:r w:rsidRPr="00ED69FB">
              <w:rPr>
                <w:rFonts w:cs="Times New Roman"/>
                <w:color w:val="000000" w:themeColor="text1"/>
                <w:sz w:val="18"/>
              </w:rPr>
              <w:t>World</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73</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91</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50</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87</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88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49</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95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52</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64</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116</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65</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118</w:t>
            </w:r>
          </w:p>
        </w:tc>
        <w:tc>
          <w:tcPr>
            <w:tcW w:w="0" w:type="auto"/>
            <w:noWrap/>
            <w:hideMark/>
          </w:tcPr>
          <w:p w:rsidR="001B4CBE" w:rsidRPr="00ED69FB" w:rsidRDefault="001B4CBE" w:rsidP="00F101E1">
            <w:pPr>
              <w:keepNext/>
              <w:jc w:val="center"/>
              <w:rPr>
                <w:rFonts w:cs="Times New Roman"/>
                <w:color w:val="000000" w:themeColor="text1"/>
                <w:sz w:val="18"/>
              </w:rPr>
            </w:pPr>
            <w:r w:rsidRPr="00ED69FB">
              <w:rPr>
                <w:rFonts w:cs="Times New Roman"/>
                <w:color w:val="000000" w:themeColor="text1"/>
                <w:sz w:val="18"/>
              </w:rPr>
              <w:t>66</w:t>
            </w:r>
          </w:p>
        </w:tc>
      </w:tr>
    </w:tbl>
    <w:p w:rsidR="001B4CBE" w:rsidRPr="00ED69FB" w:rsidRDefault="001B4CBE" w:rsidP="001B4CBE">
      <w:pPr>
        <w:keepNext/>
        <w:spacing w:after="0"/>
        <w:jc w:val="both"/>
        <w:rPr>
          <w:rFonts w:cs="Times New Roman"/>
          <w:color w:val="000000" w:themeColor="text1"/>
          <w:sz w:val="20"/>
          <w:szCs w:val="24"/>
        </w:rPr>
      </w:pPr>
      <w:r w:rsidRPr="00ED69FB">
        <w:rPr>
          <w:rFonts w:cs="Times New Roman"/>
          <w:color w:val="000000" w:themeColor="text1"/>
          <w:sz w:val="20"/>
          <w:szCs w:val="24"/>
        </w:rPr>
        <w:t>RC: Number of responding countries, RR response rate expressed in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bCs/>
          <w:color w:val="000000" w:themeColor="text1"/>
          <w:szCs w:val="24"/>
        </w:rPr>
        <w:t xml:space="preserve">The production questionnaire includes four basic variables. The first rubric includes information about activity levels. In the case of crop production, these are area harvested and where available, </w:t>
      </w:r>
      <w:r w:rsidRPr="00ED69FB">
        <w:rPr>
          <w:rFonts w:cs="Times New Roman"/>
          <w:bCs/>
          <w:color w:val="000000" w:themeColor="text1"/>
          <w:szCs w:val="24"/>
        </w:rPr>
        <w:lastRenderedPageBreak/>
        <w:t>area sown. In</w:t>
      </w:r>
      <w:r w:rsidRPr="00ED69FB">
        <w:rPr>
          <w:rFonts w:cs="Times New Roman"/>
          <w:color w:val="000000" w:themeColor="text1"/>
          <w:szCs w:val="24"/>
        </w:rPr>
        <w:t xml:space="preserve"> the case of livestock production, these are herd sizes, i.e. the number of animals kept. The second is output levels, i.e. production levels in the case of crops, meat, milk, eggs, etc. and production in the case of livestock. The third rubric contains productivity measures, i.e. yields and cropping intensity for crops and slaughter weights as well as </w:t>
      </w:r>
      <w:proofErr w:type="spellStart"/>
      <w:r w:rsidRPr="00ED69FB">
        <w:rPr>
          <w:rFonts w:cs="Times New Roman"/>
          <w:color w:val="000000" w:themeColor="text1"/>
          <w:szCs w:val="24"/>
        </w:rPr>
        <w:t>offtake</w:t>
      </w:r>
      <w:proofErr w:type="spellEnd"/>
      <w:r w:rsidRPr="00ED69FB">
        <w:rPr>
          <w:rFonts w:cs="Times New Roman"/>
          <w:color w:val="000000" w:themeColor="text1"/>
          <w:szCs w:val="24"/>
        </w:rPr>
        <w:t xml:space="preserve"> rates in the case of livestock. It also includes a fourth rubric, which can be described as “other, direct uses” of production, i.e. seed quantities for crops and breeding animals for livestock, as well as losses and waste.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On the basis of the replies to the production questionnaire, the FAO Statistics Division undertakes further research and data work. The focus of this work is to provide Quality Control and Quality Assurance (QC/QA). This works also includes a vast number of other operations, e.g. adjusting units of measurement to those used by FAO, weeding out outliers, transcription errors, filling in obvious gaps, and so forth. Under the SWS, all QC/QA work will be undertaken under the auspices and guidance of the corporate Statistical Quality Assurance Framework (SQAF)</w:t>
      </w:r>
      <w:r w:rsidRPr="00ED69FB">
        <w:rPr>
          <w:rStyle w:val="FootnoteReference"/>
          <w:rFonts w:cs="Times New Roman"/>
          <w:color w:val="000000" w:themeColor="text1"/>
          <w:szCs w:val="24"/>
        </w:rPr>
        <w:footnoteReference w:id="14"/>
      </w:r>
      <w:r w:rsidRPr="00ED69FB">
        <w:rPr>
          <w:rFonts w:cs="Times New Roman"/>
          <w:color w:val="000000" w:themeColor="text1"/>
          <w:szCs w:val="24"/>
        </w:rPr>
        <w:t xml:space="preserve">.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The review process also includes further efforts to fill data gaps and to complete the information for the production and FBS domains. For instance, many countries only provide information about two of the first three rubrics, e.g. area harvested and production</w:t>
      </w:r>
      <w:r w:rsidRPr="00ED69FB">
        <w:rPr>
          <w:rStyle w:val="FootnoteReference"/>
          <w:rFonts w:cs="Times New Roman"/>
          <w:color w:val="000000" w:themeColor="text1"/>
          <w:szCs w:val="24"/>
        </w:rPr>
        <w:footnoteReference w:id="15"/>
      </w:r>
      <w:r w:rsidRPr="00ED69FB">
        <w:rPr>
          <w:rFonts w:cs="Times New Roman"/>
          <w:color w:val="000000" w:themeColor="text1"/>
          <w:szCs w:val="24"/>
        </w:rPr>
        <w:t xml:space="preserve">. FAO Statistics Division calculates the missing variables (i.e. yield) by applying the simple identity that productivity=production/activity.  </w:t>
      </w:r>
    </w:p>
    <w:p w:rsidR="001B4CBE" w:rsidRPr="00ED69FB" w:rsidRDefault="001B4CBE" w:rsidP="001B4CBE">
      <w:pPr>
        <w:spacing w:after="0"/>
        <w:jc w:val="both"/>
        <w:rPr>
          <w:rFonts w:cs="Times New Roman"/>
          <w:color w:val="000000" w:themeColor="text1"/>
          <w:szCs w:val="24"/>
        </w:rPr>
      </w:pPr>
    </w:p>
    <w:p w:rsidR="001B4CBE" w:rsidRPr="00ED69FB" w:rsidRDefault="001B4CBE" w:rsidP="00F101E1">
      <w:pPr>
        <w:pStyle w:val="Heading2"/>
      </w:pPr>
      <w:bookmarkStart w:id="138" w:name="_Toc421025852"/>
      <w:r w:rsidRPr="00ED69FB">
        <w:t>Data imputation: a new approach</w:t>
      </w:r>
      <w:bookmarkEnd w:id="138"/>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Once the QA/QC has been undertaken, data issues have been weeded out, and data gaps have been filled with information available from other sources</w:t>
      </w:r>
      <w:r w:rsidRPr="00ED69FB">
        <w:rPr>
          <w:rStyle w:val="FootnoteReference"/>
          <w:rFonts w:cs="Times New Roman"/>
          <w:color w:val="000000" w:themeColor="text1"/>
          <w:szCs w:val="24"/>
        </w:rPr>
        <w:footnoteReference w:id="16"/>
      </w:r>
      <w:r w:rsidRPr="00ED69FB">
        <w:rPr>
          <w:rFonts w:cs="Times New Roman"/>
          <w:color w:val="000000" w:themeColor="text1"/>
          <w:szCs w:val="24"/>
        </w:rPr>
        <w:t xml:space="preserve">, the remaining data gaps are filled by an imputation procedure that harnesses all information available at this point. To this end, a new imputation method has been developed, which combines a powerful econometric approach with expert knowledge and the experience of production officers and clerks.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 xml:space="preserve">The new imputation method not only harnesses all available data and expert knowledge, it also incorporates experience with imputation methods that have been used previously, or that are employed by other institutions. A central insight from the review of existing methods is that no single approach/model is able to render satisfactory results across all countries and commodities of the production domain. Based on this insight, an ensemble learning model was developed, </w:t>
      </w:r>
      <w:r w:rsidRPr="00ED69FB">
        <w:rPr>
          <w:rFonts w:cs="Times New Roman"/>
          <w:color w:val="000000" w:themeColor="text1"/>
          <w:szCs w:val="24"/>
        </w:rPr>
        <w:lastRenderedPageBreak/>
        <w:t xml:space="preserve">tested and adjusted to the needs of the production domain. Tests and application have shown that the particular strength of the ensemble model is in successfully handling the great heterogeneity that characterizes the time series of the production domain. </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A detailed description of the methodology is available in a separate document. Here description is limited to a few main features. First, the imputation of yield in any given country incorporates available information from notionally all countries and over multiple commodities.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Pr="00ED69FB">
        <w:rPr>
          <w:rStyle w:val="FootnoteReference"/>
          <w:rFonts w:cs="Times New Roman"/>
          <w:color w:val="000000" w:themeColor="text1"/>
          <w:szCs w:val="24"/>
        </w:rPr>
        <w:footnoteReference w:id="17"/>
      </w:r>
      <w:r w:rsidRPr="00ED69FB">
        <w:rPr>
          <w:rFonts w:cs="Times New Roman"/>
          <w:color w:val="000000" w:themeColor="text1"/>
          <w:szCs w:val="24"/>
        </w:rPr>
        <w:t>.</w:t>
      </w:r>
    </w:p>
    <w:p w:rsidR="001B4CBE" w:rsidRPr="00ED69FB" w:rsidRDefault="001B4CBE" w:rsidP="001B4CBE">
      <w:pPr>
        <w:spacing w:after="0"/>
        <w:jc w:val="both"/>
        <w:rPr>
          <w:rFonts w:cs="Times New Roman"/>
          <w:color w:val="000000" w:themeColor="text1"/>
          <w:szCs w:val="24"/>
        </w:rPr>
      </w:pPr>
    </w:p>
    <w:p w:rsidR="001B4CBE" w:rsidRPr="00ED69FB" w:rsidRDefault="001B4CBE" w:rsidP="001B4CBE">
      <w:pPr>
        <w:spacing w:after="0"/>
        <w:jc w:val="both"/>
        <w:rPr>
          <w:rFonts w:cs="Times New Roman"/>
          <w:color w:val="000000" w:themeColor="text1"/>
          <w:szCs w:val="24"/>
        </w:rPr>
      </w:pPr>
      <w:r w:rsidRPr="00ED69FB">
        <w:rPr>
          <w:rFonts w:cs="Times New Roman"/>
          <w:color w:val="000000" w:themeColor="text1"/>
          <w:szCs w:val="24"/>
        </w:rPr>
        <w:t xml:space="preserve">The performance of the new methods (imputation and validation) has been tested and reviewed; both the quantitative error and qualitative assessment suggest that the new method is superior to previously employed methods and approaches taken by other institutions. </w:t>
      </w:r>
    </w:p>
    <w:p w:rsidR="001B4CBE" w:rsidRPr="00ED69FB" w:rsidRDefault="001B4CBE" w:rsidP="001B4CBE">
      <w:pPr>
        <w:spacing w:after="160"/>
        <w:rPr>
          <w:rFonts w:cs="Times New Roman"/>
          <w:b/>
          <w:color w:val="000000" w:themeColor="text1"/>
          <w:szCs w:val="24"/>
        </w:rPr>
      </w:pPr>
    </w:p>
    <w:p w:rsidR="001B4CBE" w:rsidRPr="00ED69FB" w:rsidRDefault="001B4CBE" w:rsidP="00F101E1">
      <w:pPr>
        <w:pStyle w:val="Heading2"/>
      </w:pPr>
      <w:bookmarkStart w:id="139" w:name="_Toc421025853"/>
      <w:r w:rsidRPr="00ED69FB">
        <w:t>The new imputation approach in detail</w:t>
      </w:r>
      <w:bookmarkEnd w:id="139"/>
    </w:p>
    <w:p w:rsidR="001B4CBE" w:rsidRPr="00ED69FB" w:rsidRDefault="001B4CBE" w:rsidP="001B4CB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There are three main steps to the imputation procedure:</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Productivity Imputation</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Imputation by balancing</w:t>
      </w:r>
    </w:p>
    <w:p w:rsidR="001B4CBE" w:rsidRPr="00ED69FB" w:rsidRDefault="001B4CBE" w:rsidP="001B4CBE">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Production Imputation</w:t>
      </w:r>
    </w:p>
    <w:p w:rsidR="001B4CBE" w:rsidRPr="00ED69FB" w:rsidRDefault="001B4CBE" w:rsidP="00F101E1">
      <w:pPr>
        <w:pStyle w:val="Heading2"/>
        <w:rPr>
          <w:lang w:eastAsia="en-US"/>
        </w:rPr>
      </w:pPr>
      <w:bookmarkStart w:id="140" w:name="_Toc421025854"/>
      <w:r w:rsidRPr="00ED69FB">
        <w:rPr>
          <w:lang w:eastAsia="en-US"/>
        </w:rPr>
        <w:t>Productivity imputation</w:t>
      </w:r>
      <w:bookmarkEnd w:id="140"/>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Mean: This model computes a simple mean of all observations and imputes this value.</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Linear: A linear regression model is fit to the available data, and predictions from this model are used to estimate missing values:</w:t>
      </w:r>
    </w:p>
    <w:p w:rsidR="001B4CBE" w:rsidRPr="00ED69FB" w:rsidRDefault="00B90D56"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6</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Exponential: A regression model is fit but the exponential of time is used:</w:t>
      </w:r>
    </w:p>
    <w:p w:rsidR="001B4CBE" w:rsidRPr="00ED69FB" w:rsidRDefault="00B90D56"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m:t>
        </m:r>
        <m:sSup>
          <m:sSupPr>
            <m:ctrlPr>
              <w:rPr>
                <w:rFonts w:ascii="Cambria Math" w:eastAsia="Times New Roman" w:hAnsi="Cambria Math" w:cs="Times New Roman"/>
                <w:i/>
                <w:color w:val="000000" w:themeColor="text1"/>
                <w:szCs w:val="24"/>
                <w:lang w:val="en-US" w:eastAsia="en-US"/>
              </w:rPr>
            </m:ctrlPr>
          </m:sSupPr>
          <m:e>
            <m:r>
              <w:rPr>
                <w:rFonts w:ascii="Cambria Math" w:eastAsia="Times New Roman" w:hAnsi="Cambria Math" w:cs="Times New Roman"/>
                <w:color w:val="000000" w:themeColor="text1"/>
                <w:szCs w:val="24"/>
                <w:lang w:val="en-US" w:eastAsia="en-US"/>
              </w:rPr>
              <m:t>e</m:t>
            </m:r>
          </m:e>
          <m:sup>
            <m:r>
              <w:rPr>
                <w:rFonts w:ascii="Cambria Math" w:eastAsia="Times New Roman" w:hAnsi="Cambria Math" w:cs="Times New Roman"/>
                <w:color w:val="000000" w:themeColor="text1"/>
                <w:szCs w:val="24"/>
                <w:lang w:val="en-US" w:eastAsia="en-US"/>
              </w:rPr>
              <m:t>t</m:t>
            </m:r>
          </m:sup>
        </m:sSup>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7</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Logistic: A non-linear regression model is fit to the data:</w:t>
      </w:r>
    </w:p>
    <w:p w:rsidR="001B4CBE" w:rsidRPr="00ED69FB" w:rsidRDefault="00B90D56"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f>
          <m:fPr>
            <m:ctrlPr>
              <w:rPr>
                <w:rFonts w:ascii="Cambria Math" w:eastAsia="Times New Roman" w:hAnsi="Cambria Math" w:cs="Times New Roman"/>
                <w:i/>
                <w:color w:val="000000" w:themeColor="text1"/>
                <w:szCs w:val="24"/>
                <w:lang w:val="en-US" w:eastAsia="en-US"/>
              </w:rPr>
            </m:ctrlPr>
          </m:fPr>
          <m:num>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num>
          <m:den>
            <m:r>
              <w:rPr>
                <w:rFonts w:ascii="Cambria Math" w:eastAsia="Times New Roman" w:hAnsi="Cambria Math" w:cs="Times New Roman"/>
                <w:color w:val="000000" w:themeColor="text1"/>
                <w:szCs w:val="24"/>
                <w:lang w:val="en-US" w:eastAsia="en-US"/>
              </w:rPr>
              <m:t>1+exp(-</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C</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D</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den>
        </m:f>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1B4CBE" w:rsidRPr="00ED69FB">
        <w:rPr>
          <w:rFonts w:eastAsia="Times New Roman" w:cs="Times New Roman"/>
          <w:color w:val="000000" w:themeColor="text1"/>
          <w:szCs w:val="24"/>
          <w:lang w:val="en-US" w:eastAsia="en-US"/>
        </w:rPr>
        <w:t xml:space="preserve">       </w:t>
      </w:r>
      <w:r w:rsidR="001B4CBE" w:rsidRPr="00ED69FB">
        <w:rPr>
          <w:rFonts w:cs="Times New Roman"/>
          <w:bCs/>
          <w:color w:val="000000" w:themeColor="text1"/>
          <w:sz w:val="22"/>
        </w:rPr>
        <w:t xml:space="preserve">(Equation </w:t>
      </w:r>
      <w:r w:rsidRPr="00ED69FB">
        <w:rPr>
          <w:rFonts w:cs="Times New Roman"/>
          <w:bCs/>
          <w:color w:val="000000" w:themeColor="text1"/>
          <w:sz w:val="22"/>
        </w:rPr>
        <w:fldChar w:fldCharType="begin"/>
      </w:r>
      <w:r w:rsidR="001B4CBE" w:rsidRPr="00ED69FB">
        <w:rPr>
          <w:rFonts w:cs="Times New Roman"/>
          <w:bCs/>
          <w:color w:val="000000" w:themeColor="text1"/>
          <w:sz w:val="22"/>
        </w:rPr>
        <w:instrText xml:space="preserve"> SEQ Equation \* ARABIC </w:instrText>
      </w:r>
      <w:r w:rsidRPr="00ED69FB">
        <w:rPr>
          <w:rFonts w:cs="Times New Roman"/>
          <w:bCs/>
          <w:color w:val="000000" w:themeColor="text1"/>
          <w:sz w:val="22"/>
        </w:rPr>
        <w:fldChar w:fldCharType="separate"/>
      </w:r>
      <w:r w:rsidR="00A0291F">
        <w:rPr>
          <w:rFonts w:cs="Times New Roman"/>
          <w:bCs/>
          <w:noProof/>
          <w:color w:val="000000" w:themeColor="text1"/>
          <w:sz w:val="22"/>
        </w:rPr>
        <w:t>8</w:t>
      </w:r>
      <w:r w:rsidRPr="00ED69FB">
        <w:rPr>
          <w:rFonts w:cs="Times New Roman"/>
          <w:bCs/>
          <w:color w:val="000000" w:themeColor="text1"/>
          <w:sz w:val="22"/>
        </w:rPr>
        <w:fldChar w:fldCharType="end"/>
      </w:r>
      <w:r w:rsidR="001B4CBE" w:rsidRPr="00ED69FB">
        <w:rPr>
          <w:rFonts w:cs="Times New Roman"/>
          <w:bCs/>
          <w:color w:val="000000" w:themeColor="text1"/>
          <w:sz w:val="22"/>
        </w:rPr>
        <w:t>)</w:t>
      </w:r>
    </w:p>
    <w:p w:rsidR="001B4CBE" w:rsidRPr="00ED69FB" w:rsidRDefault="001B4CBE" w:rsidP="001B4CB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If the non-linear regression model fails to converge,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0 and a new non-linear model is fit to the data.  If that model also fails to converge to a solution,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the largest observed value.  In this case, a logistic regression (which will always converge) is possible by performing a logit transformation, and this is model is then used.</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Naive: Missing values between two observed values are interpolated linearly.  For observations outside the range of the observed data, the nearest observation is carried forward or backward.</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ARIMA: Several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uto</w:t>
      </w:r>
      <w:r w:rsidRPr="00ED69FB">
        <w:rPr>
          <w:rFonts w:eastAsia="Times New Roman" w:cs="Times New Roman"/>
          <w:color w:val="000000" w:themeColor="text1"/>
          <w:szCs w:val="24"/>
          <w:u w:val="single"/>
          <w:lang w:val="en-US" w:eastAsia="en-US"/>
        </w:rPr>
        <w:t>r</w:t>
      </w:r>
      <w:r w:rsidRPr="00ED69FB">
        <w:rPr>
          <w:rFonts w:eastAsia="Times New Roman" w:cs="Times New Roman"/>
          <w:color w:val="000000" w:themeColor="text1"/>
          <w:szCs w:val="24"/>
          <w:lang w:val="en-US" w:eastAsia="en-US"/>
        </w:rPr>
        <w:t xml:space="preserve">egressive </w:t>
      </w:r>
      <w:r w:rsidRPr="00ED69FB">
        <w:rPr>
          <w:rFonts w:eastAsia="Times New Roman" w:cs="Times New Roman"/>
          <w:color w:val="000000" w:themeColor="text1"/>
          <w:szCs w:val="24"/>
          <w:u w:val="single"/>
          <w:lang w:val="en-US" w:eastAsia="en-US"/>
        </w:rPr>
        <w:t>I</w:t>
      </w:r>
      <w:r w:rsidRPr="00ED69FB">
        <w:rPr>
          <w:rFonts w:eastAsia="Times New Roman" w:cs="Times New Roman"/>
          <w:color w:val="000000" w:themeColor="text1"/>
          <w:szCs w:val="24"/>
          <w:lang w:val="en-US" w:eastAsia="en-US"/>
        </w:rPr>
        <w:t xml:space="preserve">ntegrated </w:t>
      </w:r>
      <w:r w:rsidRPr="00ED69FB">
        <w:rPr>
          <w:rFonts w:eastAsia="Times New Roman" w:cs="Times New Roman"/>
          <w:color w:val="000000" w:themeColor="text1"/>
          <w:szCs w:val="24"/>
          <w:u w:val="single"/>
          <w:lang w:val="en-US" w:eastAsia="en-US"/>
        </w:rPr>
        <w:t>M</w:t>
      </w:r>
      <w:r w:rsidRPr="00ED69FB">
        <w:rPr>
          <w:rFonts w:eastAsia="Times New Roman" w:cs="Times New Roman"/>
          <w:color w:val="000000" w:themeColor="text1"/>
          <w:szCs w:val="24"/>
          <w:lang w:val="en-US" w:eastAsia="en-US"/>
        </w:rPr>
        <w:t xml:space="preserve">oving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 xml:space="preserve">verage time series models are fit to the data, and the best one is selected based on the AICC.  Then, imputation of new values from this model is done via </w:t>
      </w:r>
      <w:proofErr w:type="spellStart"/>
      <w:r w:rsidRPr="00ED69FB">
        <w:rPr>
          <w:rFonts w:eastAsia="Times New Roman" w:cs="Times New Roman"/>
          <w:color w:val="000000" w:themeColor="text1"/>
          <w:szCs w:val="24"/>
          <w:lang w:val="en-US" w:eastAsia="en-US"/>
        </w:rPr>
        <w:t>Kalman</w:t>
      </w:r>
      <w:proofErr w:type="spellEnd"/>
      <w:r w:rsidRPr="00ED69FB">
        <w:rPr>
          <w:rFonts w:eastAsia="Times New Roman" w:cs="Times New Roman"/>
          <w:color w:val="000000" w:themeColor="text1"/>
          <w:szCs w:val="24"/>
          <w:lang w:val="en-US" w:eastAsia="en-US"/>
        </w:rPr>
        <w:t xml:space="preserve"> Filter smoothing.</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LOESS: A local regression model is fit using linear models as the base learners.  The model window varies based on sample size, and thus more flexible models are fit when more data is available.</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proofErr w:type="spellStart"/>
      <w:r w:rsidRPr="00ED69FB">
        <w:rPr>
          <w:rFonts w:eastAsia="Times New Roman" w:cs="Times New Roman"/>
          <w:color w:val="000000" w:themeColor="text1"/>
          <w:szCs w:val="24"/>
          <w:lang w:val="en-US" w:eastAsia="en-US"/>
        </w:rPr>
        <w:t>Splines</w:t>
      </w:r>
      <w:proofErr w:type="spellEnd"/>
      <w:r w:rsidRPr="00ED69FB">
        <w:rPr>
          <w:rFonts w:eastAsia="Times New Roman" w:cs="Times New Roman"/>
          <w:color w:val="000000" w:themeColor="text1"/>
          <w:szCs w:val="24"/>
          <w:lang w:val="en-US" w:eastAsia="en-US"/>
        </w:rPr>
        <w:t xml:space="preserve">: A cubic </w:t>
      </w:r>
      <w:proofErr w:type="spellStart"/>
      <w:r w:rsidRPr="00ED69FB">
        <w:rPr>
          <w:rFonts w:eastAsia="Times New Roman" w:cs="Times New Roman"/>
          <w:color w:val="000000" w:themeColor="text1"/>
          <w:szCs w:val="24"/>
          <w:lang w:val="en-US" w:eastAsia="en-US"/>
        </w:rPr>
        <w:t>spline</w:t>
      </w:r>
      <w:proofErr w:type="spellEnd"/>
      <w:r w:rsidRPr="00ED69FB">
        <w:rPr>
          <w:rFonts w:eastAsia="Times New Roman" w:cs="Times New Roman"/>
          <w:color w:val="000000" w:themeColor="text1"/>
          <w:szCs w:val="24"/>
          <w:lang w:val="en-US" w:eastAsia="en-US"/>
        </w:rPr>
        <w:t xml:space="preserve"> is fit to the observed values and used for interpolation.</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MARS: A Multivariate Adaptive Regression </w:t>
      </w:r>
      <w:proofErr w:type="spellStart"/>
      <w:r w:rsidRPr="00ED69FB">
        <w:rPr>
          <w:rFonts w:eastAsia="Times New Roman" w:cs="Times New Roman"/>
          <w:color w:val="000000" w:themeColor="text1"/>
          <w:szCs w:val="24"/>
          <w:lang w:val="en-US" w:eastAsia="en-US"/>
        </w:rPr>
        <w:t>Spline</w:t>
      </w:r>
      <w:proofErr w:type="spellEnd"/>
      <w:r w:rsidRPr="00ED69FB">
        <w:rPr>
          <w:rFonts w:eastAsia="Times New Roman" w:cs="Times New Roman"/>
          <w:color w:val="000000" w:themeColor="text1"/>
          <w:szCs w:val="24"/>
          <w:lang w:val="en-US" w:eastAsia="en-US"/>
        </w:rPr>
        <w:t>, which is a mathematical model appropriate for piecewise linear time series, is fit to the observed values.</w:t>
      </w:r>
    </w:p>
    <w:p w:rsidR="001B4CBE" w:rsidRPr="00ED69FB" w:rsidRDefault="001B4CBE" w:rsidP="001B4CB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Mixed Model: This model is fit to all countries at once, but still restricted to just one commodity at a time.  The linear mixed model estimates production as a smoothed function of time, and the time trend is considered as a random effect by country.</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eastAsia="Times New Roman" w:cs="Times New Roman"/>
          <w:color w:val="000000" w:themeColor="text1"/>
          <w:szCs w:val="24"/>
          <w:lang w:eastAsia="en-US"/>
        </w:rPr>
      </w:pP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 xml:space="preserve">Each of the models are fit to the available data, and an estimate of the model's ability to explain the data is produced via cross-validation.  </w:t>
      </w:r>
      <w:r w:rsidR="00F7149F">
        <w:rPr>
          <w:rFonts w:eastAsia="Times New Roman" w:cs="Times New Roman"/>
          <w:color w:val="000000" w:themeColor="text1"/>
          <w:szCs w:val="24"/>
          <w:lang w:eastAsia="en-US"/>
        </w:rPr>
        <w:t xml:space="preserve">In other words, each model is fit to all the available data except for a handful of observations.  The performance of an individual model is evaluated by </w:t>
      </w:r>
      <w:r w:rsidR="001B5BAB">
        <w:rPr>
          <w:rFonts w:eastAsia="Times New Roman" w:cs="Times New Roman"/>
          <w:color w:val="000000" w:themeColor="text1"/>
          <w:szCs w:val="24"/>
          <w:lang w:eastAsia="en-US"/>
        </w:rPr>
        <w:t>its</w:t>
      </w:r>
      <w:r w:rsidR="00F7149F">
        <w:rPr>
          <w:rFonts w:eastAsia="Times New Roman" w:cs="Times New Roman"/>
          <w:color w:val="000000" w:themeColor="text1"/>
          <w:szCs w:val="24"/>
          <w:lang w:eastAsia="en-US"/>
        </w:rPr>
        <w:t xml:space="preserve"> ability to estimate th</w:t>
      </w:r>
      <w:r w:rsidR="008412E2">
        <w:rPr>
          <w:rFonts w:eastAsia="Times New Roman" w:cs="Times New Roman"/>
          <w:color w:val="000000" w:themeColor="text1"/>
          <w:szCs w:val="24"/>
          <w:lang w:eastAsia="en-US"/>
        </w:rPr>
        <w:t>e</w:t>
      </w:r>
      <w:r w:rsidR="00F7149F">
        <w:rPr>
          <w:rFonts w:eastAsia="Times New Roman" w:cs="Times New Roman"/>
          <w:color w:val="000000" w:themeColor="text1"/>
          <w:szCs w:val="24"/>
          <w:lang w:eastAsia="en-US"/>
        </w:rPr>
        <w:t>s</w:t>
      </w:r>
      <w:r w:rsidR="008412E2">
        <w:rPr>
          <w:rFonts w:eastAsia="Times New Roman" w:cs="Times New Roman"/>
          <w:color w:val="000000" w:themeColor="text1"/>
          <w:szCs w:val="24"/>
          <w:lang w:eastAsia="en-US"/>
        </w:rPr>
        <w:t>e</w:t>
      </w:r>
      <w:r w:rsidR="00F7149F">
        <w:rPr>
          <w:rFonts w:eastAsia="Times New Roman" w:cs="Times New Roman"/>
          <w:color w:val="000000" w:themeColor="text1"/>
          <w:szCs w:val="24"/>
          <w:lang w:eastAsia="en-US"/>
        </w:rPr>
        <w:t xml:space="preserve"> known observation</w:t>
      </w:r>
      <w:r w:rsidR="008412E2">
        <w:rPr>
          <w:rFonts w:eastAsia="Times New Roman" w:cs="Times New Roman"/>
          <w:color w:val="000000" w:themeColor="text1"/>
          <w:szCs w:val="24"/>
          <w:lang w:eastAsia="en-US"/>
        </w:rPr>
        <w:t>s</w:t>
      </w:r>
      <w:r w:rsidR="00F7149F">
        <w:rPr>
          <w:rFonts w:eastAsia="Times New Roman" w:cs="Times New Roman"/>
          <w:color w:val="000000" w:themeColor="text1"/>
          <w:szCs w:val="24"/>
          <w:lang w:eastAsia="en-US"/>
        </w:rPr>
        <w:t xml:space="preserve">. </w:t>
      </w:r>
      <w:r w:rsidR="008412E2">
        <w:rPr>
          <w:rFonts w:eastAsia="Times New Roman" w:cs="Times New Roman"/>
          <w:color w:val="000000" w:themeColor="text1"/>
          <w:szCs w:val="24"/>
          <w:lang w:eastAsia="en-US"/>
        </w:rPr>
        <w:t xml:space="preserve">This process is repeated with different groups of observations so as to provide a good estimate of a model's ability to fit the data.  </w:t>
      </w:r>
      <w:r w:rsidRPr="00ED69FB">
        <w:rPr>
          <w:rFonts w:eastAsia="Times New Roman" w:cs="Times New Roman"/>
          <w:color w:val="000000" w:themeColor="text1"/>
          <w:szCs w:val="24"/>
          <w:lang w:eastAsia="en-US"/>
        </w:rPr>
        <w:t xml:space="preserve">This ability is captured in the form of an error term, </w:t>
      </w:r>
      <m:oMath>
        <m:sSub>
          <m:sSubPr>
            <m:ctrlPr>
              <w:rPr>
                <w:rFonts w:ascii="Cambria Math" w:eastAsia="Times New Roman" w:hAnsi="Cambria Math" w:cs="Times New Roman"/>
                <w:i/>
                <w:color w:val="000000" w:themeColor="text1"/>
                <w:szCs w:val="24"/>
                <w:lang w:eastAsia="en-US"/>
              </w:rPr>
            </m:ctrlPr>
          </m:sSubPr>
          <m:e>
            <m:r>
              <w:rPr>
                <w:rFonts w:ascii="Cambria Math" w:eastAsia="Times New Roman" w:hAnsi="Cambria Math" w:cs="Times New Roman"/>
                <w:color w:val="000000" w:themeColor="text1"/>
                <w:szCs w:val="24"/>
                <w:lang w:eastAsia="en-US"/>
              </w:rPr>
              <m:t>e</m:t>
            </m:r>
          </m:e>
          <m:sub>
            <m:r>
              <w:rPr>
                <w:rFonts w:ascii="Cambria Math" w:eastAsia="Times New Roman" w:hAnsi="Cambria Math" w:cs="Times New Roman"/>
                <w:color w:val="000000" w:themeColor="text1"/>
                <w:szCs w:val="24"/>
                <w:lang w:eastAsia="en-US"/>
              </w:rPr>
              <m:t>i,j,k</m:t>
            </m:r>
          </m:sub>
        </m:sSub>
      </m:oMath>
      <w:r w:rsidRPr="00ED69FB">
        <w:rPr>
          <w:rFonts w:eastAsia="Times New Roman" w:cs="Times New Roman"/>
          <w:color w:val="000000" w:themeColor="text1"/>
          <w:szCs w:val="24"/>
          <w:lang w:eastAsia="en-US"/>
        </w:rPr>
        <w:t>, which depends on the country i, the commodity j, and the model k.  Then, each model is assigned a weight according to its ability to fit the observ</w:t>
      </w:r>
      <w:proofErr w:type="spellStart"/>
      <w:r w:rsidRPr="00ED69FB">
        <w:rPr>
          <w:rFonts w:eastAsia="Times New Roman" w:cs="Times New Roman"/>
          <w:color w:val="000000" w:themeColor="text1"/>
          <w:szCs w:val="24"/>
          <w:lang w:eastAsia="en-US"/>
        </w:rPr>
        <w:t>ed</w:t>
      </w:r>
      <w:proofErr w:type="spellEnd"/>
      <w:r w:rsidRPr="00ED69FB">
        <w:rPr>
          <w:rFonts w:eastAsia="Times New Roman" w:cs="Times New Roman"/>
          <w:color w:val="000000" w:themeColor="text1"/>
          <w:szCs w:val="24"/>
          <w:lang w:eastAsia="en-US"/>
        </w:rPr>
        <w:t xml:space="preserve"> data (with better models receiving larger weights) subject to the constraint that the weights sum to one:</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B90D56"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 w:val="28"/>
          <w:szCs w:val="28"/>
          <w:lang w:eastAsia="en-US"/>
        </w:rPr>
      </w:pPr>
      <m:oMath>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w</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 (1/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m:t>
        </m:r>
        <m:d>
          <m:dPr>
            <m:ctrlPr>
              <w:rPr>
                <w:rFonts w:ascii="Cambria Math" w:eastAsia="Times New Roman" w:hAnsi="Cambria Math" w:cs="Times New Roman"/>
                <w:i/>
                <w:color w:val="000000" w:themeColor="text1"/>
                <w:szCs w:val="28"/>
                <w:lang w:eastAsia="en-US"/>
              </w:rPr>
            </m:ctrlPr>
          </m:dPr>
          <m:e>
            <m:nary>
              <m:naryPr>
                <m:chr m:val="∑"/>
                <m:limLoc m:val="undOvr"/>
                <m:ctrlPr>
                  <w:rPr>
                    <w:rFonts w:ascii="Cambria Math" w:eastAsia="Times New Roman" w:hAnsi="Cambria Math" w:cs="Times New Roman"/>
                    <w:i/>
                    <w:color w:val="000000" w:themeColor="text1"/>
                    <w:szCs w:val="28"/>
                    <w:lang w:eastAsia="en-US"/>
                  </w:rPr>
                </m:ctrlPr>
              </m:naryPr>
              <m:sub>
                <m:r>
                  <w:rPr>
                    <w:rFonts w:ascii="Cambria Math" w:eastAsia="Times New Roman" w:hAnsi="Cambria Math" w:cs="Times New Roman"/>
                    <w:color w:val="000000" w:themeColor="text1"/>
                    <w:szCs w:val="28"/>
                    <w:lang w:eastAsia="en-US"/>
                  </w:rPr>
                  <m:t>l=1</m:t>
                </m:r>
              </m:sub>
              <m:sup>
                <m:r>
                  <w:rPr>
                    <w:rFonts w:ascii="Cambria Math" w:eastAsia="Times New Roman" w:hAnsi="Cambria Math" w:cs="Times New Roman"/>
                    <w:color w:val="000000" w:themeColor="text1"/>
                    <w:szCs w:val="28"/>
                    <w:lang w:eastAsia="en-US"/>
                  </w:rPr>
                  <m:t>10</m:t>
                </m:r>
              </m:sup>
              <m:e>
                <m:r>
                  <w:rPr>
                    <w:rFonts w:ascii="Cambria Math" w:eastAsia="Times New Roman" w:hAnsi="Cambria Math" w:cs="Times New Roman"/>
                    <w:color w:val="000000" w:themeColor="text1"/>
                    <w:szCs w:val="28"/>
                    <w:lang w:eastAsia="en-US"/>
                  </w:rPr>
                  <m:t>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ijl</m:t>
                    </m:r>
                  </m:sub>
                </m:sSub>
              </m:e>
            </m:nary>
          </m:e>
        </m:d>
      </m:oMath>
      <w:r w:rsidR="001B4CBE" w:rsidRPr="00ED69FB">
        <w:rPr>
          <w:rFonts w:eastAsia="Times New Roman" w:cs="Times New Roman"/>
          <w:color w:val="000000" w:themeColor="text1"/>
          <w:szCs w:val="28"/>
          <w:lang w:eastAsia="en-US"/>
        </w:rPr>
        <w:t xml:space="preserve">           </w:t>
      </w:r>
      <w:r w:rsidR="001B4CBE" w:rsidRPr="00ED69FB">
        <w:rPr>
          <w:rFonts w:cs="Times New Roman"/>
          <w:color w:val="000000" w:themeColor="text1"/>
          <w:szCs w:val="24"/>
        </w:rPr>
        <w:t xml:space="preserve">(Equation </w:t>
      </w:r>
      <w:r w:rsidRPr="00ED69FB">
        <w:rPr>
          <w:rFonts w:cs="Times New Roman"/>
          <w:color w:val="000000" w:themeColor="text1"/>
          <w:szCs w:val="24"/>
        </w:rPr>
        <w:fldChar w:fldCharType="begin"/>
      </w:r>
      <w:r w:rsidR="001B4CBE" w:rsidRPr="00ED69FB">
        <w:rPr>
          <w:rFonts w:cs="Times New Roman"/>
          <w:color w:val="000000" w:themeColor="text1"/>
          <w:szCs w:val="24"/>
        </w:rPr>
        <w:instrText xml:space="preserve"> SEQ Equation \* ARABIC </w:instrText>
      </w:r>
      <w:r w:rsidRPr="00ED69FB">
        <w:rPr>
          <w:rFonts w:cs="Times New Roman"/>
          <w:color w:val="000000" w:themeColor="text1"/>
          <w:szCs w:val="24"/>
        </w:rPr>
        <w:fldChar w:fldCharType="separate"/>
      </w:r>
      <w:r w:rsidR="00A0291F">
        <w:rPr>
          <w:rFonts w:cs="Times New Roman"/>
          <w:noProof/>
          <w:color w:val="000000" w:themeColor="text1"/>
          <w:szCs w:val="24"/>
        </w:rPr>
        <w:t>9</w:t>
      </w:r>
      <w:r w:rsidRPr="00ED69FB">
        <w:rPr>
          <w:rFonts w:cs="Times New Roman"/>
          <w:color w:val="000000" w:themeColor="text1"/>
          <w:szCs w:val="24"/>
        </w:rPr>
        <w:fldChar w:fldCharType="end"/>
      </w:r>
      <w:r w:rsidR="001B4CBE" w:rsidRPr="00ED69FB">
        <w:rPr>
          <w:rFonts w:cs="Times New Roman"/>
          <w:color w:val="000000" w:themeColor="text1"/>
          <w:szCs w:val="24"/>
        </w:rPr>
        <w:t>)</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lastRenderedPageBreak/>
        <w:t xml:space="preserve">Then, a missing observation is imputed using a weighted mean of the estimates of the ensemble models at the missing time.  One additional constraint is imposed: models which may not extrapolate well (such as an exponential fit) are removed from the weighted average </w:t>
      </w:r>
      <w:r w:rsidR="00731077">
        <w:rPr>
          <w:rFonts w:eastAsia="Times New Roman" w:cs="Times New Roman"/>
          <w:color w:val="000000" w:themeColor="text1"/>
          <w:szCs w:val="24"/>
          <w:lang w:eastAsia="en-US"/>
        </w:rPr>
        <w:t xml:space="preserve">for </w:t>
      </w:r>
      <w:r w:rsidRPr="00ED69FB">
        <w:rPr>
          <w:rFonts w:eastAsia="Times New Roman" w:cs="Times New Roman"/>
          <w:color w:val="000000" w:themeColor="text1"/>
          <w:szCs w:val="24"/>
          <w:lang w:eastAsia="en-US"/>
        </w:rPr>
        <w:t>missing value</w:t>
      </w:r>
      <w:r w:rsidR="00731077">
        <w:rPr>
          <w:rFonts w:eastAsia="Times New Roman" w:cs="Times New Roman"/>
          <w:color w:val="000000" w:themeColor="text1"/>
          <w:szCs w:val="24"/>
          <w:lang w:eastAsia="en-US"/>
        </w:rPr>
        <w:t>s</w:t>
      </w:r>
      <w:r w:rsidRPr="00ED69FB">
        <w:rPr>
          <w:rFonts w:eastAsia="Times New Roman" w:cs="Times New Roman"/>
          <w:color w:val="000000" w:themeColor="text1"/>
          <w:szCs w:val="24"/>
          <w:lang w:eastAsia="en-US"/>
        </w:rPr>
        <w:t xml:space="preserve"> </w:t>
      </w:r>
      <w:r w:rsidR="00731077">
        <w:rPr>
          <w:rFonts w:eastAsia="Times New Roman" w:cs="Times New Roman"/>
          <w:color w:val="000000" w:themeColor="text1"/>
          <w:szCs w:val="24"/>
          <w:lang w:eastAsia="en-US"/>
        </w:rPr>
        <w:t xml:space="preserve">that </w:t>
      </w:r>
      <w:r w:rsidRPr="00ED69FB">
        <w:rPr>
          <w:rFonts w:eastAsia="Times New Roman" w:cs="Times New Roman"/>
          <w:color w:val="000000" w:themeColor="text1"/>
          <w:szCs w:val="24"/>
          <w:lang w:eastAsia="en-US"/>
        </w:rPr>
        <w:t xml:space="preserve">lie too far outside the range of </w:t>
      </w:r>
      <w:r w:rsidR="00731077">
        <w:rPr>
          <w:rFonts w:eastAsia="Times New Roman" w:cs="Times New Roman"/>
          <w:color w:val="000000" w:themeColor="text1"/>
          <w:szCs w:val="24"/>
          <w:lang w:eastAsia="en-US"/>
        </w:rPr>
        <w:t xml:space="preserve">observed </w:t>
      </w:r>
      <w:r w:rsidRPr="00ED69FB">
        <w:rPr>
          <w:rFonts w:eastAsia="Times New Roman" w:cs="Times New Roman"/>
          <w:color w:val="000000" w:themeColor="text1"/>
          <w:szCs w:val="24"/>
          <w:lang w:eastAsia="en-US"/>
        </w:rPr>
        <w:t>data.</w:t>
      </w:r>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1B4CBE" w:rsidRPr="00ED69FB" w:rsidRDefault="001B4CBE" w:rsidP="00F101E1">
      <w:pPr>
        <w:pStyle w:val="Heading2"/>
        <w:rPr>
          <w:lang w:eastAsia="en-US"/>
        </w:rPr>
      </w:pPr>
      <w:bookmarkStart w:id="141" w:name="_Toc421025855"/>
      <w:r w:rsidRPr="00ED69FB">
        <w:rPr>
          <w:lang w:eastAsia="en-US"/>
        </w:rPr>
        <w:t>Imputation by balancing</w:t>
      </w:r>
      <w:bookmarkEnd w:id="141"/>
    </w:p>
    <w:p w:rsidR="001B4CBE" w:rsidRPr="00ED69FB" w:rsidRDefault="001B4CBE" w:rsidP="001B4CB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Once productivity has been imputed, we proceed by balancing.  If both productivity and activity values are available, we impute production so that it satisfies the identity production= productivity*activity.</w:t>
      </w:r>
    </w:p>
    <w:p w:rsidR="001B4CBE" w:rsidRPr="00ED69FB" w:rsidRDefault="001B4CBE" w:rsidP="00F101E1">
      <w:pPr>
        <w:pStyle w:val="Heading2"/>
        <w:rPr>
          <w:lang w:eastAsia="en-US"/>
        </w:rPr>
      </w:pPr>
      <w:bookmarkStart w:id="142" w:name="_Toc421025856"/>
      <w:r w:rsidRPr="00ED69FB">
        <w:rPr>
          <w:lang w:eastAsia="en-US"/>
        </w:rPr>
        <w:t>Production imputation</w:t>
      </w:r>
      <w:bookmarkEnd w:id="142"/>
    </w:p>
    <w:p w:rsidR="001B4CBE" w:rsidRPr="00ED69FB" w:rsidRDefault="001B4CBE" w:rsidP="001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For imputation of production, we follow the same procedure as outlined in step 1.  We apply this procedure instead to the production data, and impute values using a new ensemble fit to the currently available production data.</w:t>
      </w:r>
    </w:p>
    <w:p w:rsidR="00F61ECF" w:rsidRPr="00D12E6A" w:rsidRDefault="00F61ECF" w:rsidP="00F61ECF">
      <w:pPr>
        <w:pStyle w:val="Heading2"/>
        <w:rPr>
          <w:rFonts w:asciiTheme="majorBidi" w:hAnsiTheme="majorBidi"/>
          <w:lang w:eastAsia="en-US"/>
        </w:rPr>
      </w:pPr>
      <w:bookmarkStart w:id="143" w:name="_Toc421025857"/>
      <w:r w:rsidRPr="00D12E6A">
        <w:rPr>
          <w:rFonts w:asciiTheme="majorBidi" w:hAnsiTheme="majorBidi"/>
          <w:lang w:eastAsia="en-US"/>
        </w:rPr>
        <w:t>Example</w:t>
      </w:r>
      <w:bookmarkEnd w:id="143"/>
    </w:p>
    <w:p w:rsidR="001B4CBE" w:rsidRPr="00D12E6A" w:rsidRDefault="00F759FC"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Figure 4 depicts an example of the imputation methodology applied to a sample dataset.  Each box represents a different country, and each line represents a different model in the ensemble.  The thicknes</w:t>
      </w:r>
      <w:r w:rsidR="00D12E6A">
        <w:rPr>
          <w:rFonts w:asciiTheme="majorBidi" w:hAnsiTheme="majorBidi" w:cstheme="majorBidi"/>
          <w:color w:val="000000" w:themeColor="text1"/>
          <w:szCs w:val="24"/>
        </w:rPr>
        <w:t>s of the line corresponds to it</w:t>
      </w:r>
      <w:r w:rsidRPr="00D12E6A">
        <w:rPr>
          <w:rFonts w:asciiTheme="majorBidi" w:hAnsiTheme="majorBidi" w:cstheme="majorBidi"/>
          <w:color w:val="000000" w:themeColor="text1"/>
          <w:szCs w:val="24"/>
        </w:rPr>
        <w:t xml:space="preserve">s weight in the final ensemble, and the "x" marks indicate </w:t>
      </w:r>
      <w:r w:rsidR="000816F3" w:rsidRPr="00D12E6A">
        <w:rPr>
          <w:rFonts w:asciiTheme="majorBidi" w:hAnsiTheme="majorBidi" w:cstheme="majorBidi"/>
          <w:color w:val="000000" w:themeColor="text1"/>
          <w:szCs w:val="24"/>
        </w:rPr>
        <w:t>the ensemble (as opposed to the dots, which represent official data).</w:t>
      </w:r>
    </w:p>
    <w:p w:rsidR="000816F3" w:rsidRPr="00D12E6A" w:rsidRDefault="000816F3"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 xml:space="preserve">The top left graph shows a dataset with an extreme value in 2006.  This value causes problems for several models (Loess and </w:t>
      </w:r>
      <w:proofErr w:type="spellStart"/>
      <w:r w:rsidRPr="00D12E6A">
        <w:rPr>
          <w:rFonts w:asciiTheme="majorBidi" w:hAnsiTheme="majorBidi" w:cstheme="majorBidi"/>
          <w:color w:val="000000" w:themeColor="text1"/>
          <w:szCs w:val="24"/>
        </w:rPr>
        <w:t>Arima</w:t>
      </w:r>
      <w:proofErr w:type="spellEnd"/>
      <w:r w:rsidRPr="00D12E6A">
        <w:rPr>
          <w:rFonts w:asciiTheme="majorBidi" w:hAnsiTheme="majorBidi" w:cstheme="majorBidi"/>
          <w:color w:val="000000" w:themeColor="text1"/>
          <w:szCs w:val="24"/>
        </w:rPr>
        <w:t>), but those models don't receive much weight. Instead, the imputations are roughly imputations between the known observations (but with a bit of oscillation introduced by the extreme value). The top right graph shows that the ensemble model is able to fit simple trends well.  The data don't suggest any strong patterns, and so a simple regression dominates the ensemble and takes most of the weight.</w:t>
      </w:r>
    </w:p>
    <w:p w:rsidR="000816F3" w:rsidRPr="00D12E6A" w:rsidRDefault="000816F3" w:rsidP="00D12E6A">
      <w:pPr>
        <w:spacing w:after="160"/>
        <w:jc w:val="both"/>
        <w:rPr>
          <w:rFonts w:asciiTheme="majorBidi" w:hAnsiTheme="majorBidi" w:cstheme="majorBidi"/>
          <w:color w:val="000000" w:themeColor="text1"/>
          <w:szCs w:val="24"/>
        </w:rPr>
      </w:pPr>
      <w:r w:rsidRPr="00D12E6A">
        <w:rPr>
          <w:rFonts w:asciiTheme="majorBidi" w:hAnsiTheme="majorBidi" w:cstheme="majorBidi"/>
          <w:color w:val="000000" w:themeColor="text1"/>
          <w:szCs w:val="24"/>
        </w:rPr>
        <w:t xml:space="preserve">In the bottom left graph, the official data follow a very strange pattern (close to 0 in 2005 followed by a huge spike in 2006 and then a slow decline). Because of this wide variability, the ensemble gives most of the weight to the mean of the observations, but also </w:t>
      </w:r>
      <w:r w:rsidR="00F7149F" w:rsidRPr="00D12E6A">
        <w:rPr>
          <w:rFonts w:asciiTheme="majorBidi" w:hAnsiTheme="majorBidi" w:cstheme="majorBidi"/>
          <w:color w:val="000000" w:themeColor="text1"/>
          <w:szCs w:val="24"/>
        </w:rPr>
        <w:t>smoothes</w:t>
      </w:r>
      <w:r w:rsidRPr="00D12E6A">
        <w:rPr>
          <w:rFonts w:asciiTheme="majorBidi" w:hAnsiTheme="majorBidi" w:cstheme="majorBidi"/>
          <w:color w:val="000000" w:themeColor="text1"/>
          <w:szCs w:val="24"/>
        </w:rPr>
        <w:t xml:space="preserve"> the approach to this global mean slightly.  In the bottom right graph, we see official data which follows some complicated trend.  The ensemble approximat</w:t>
      </w:r>
      <w:r w:rsidR="00D12E6A">
        <w:rPr>
          <w:rFonts w:asciiTheme="majorBidi" w:hAnsiTheme="majorBidi" w:cstheme="majorBidi"/>
          <w:color w:val="000000" w:themeColor="text1"/>
          <w:szCs w:val="24"/>
        </w:rPr>
        <w:t xml:space="preserve">es </w:t>
      </w:r>
      <w:r w:rsidRPr="00D12E6A">
        <w:rPr>
          <w:rFonts w:asciiTheme="majorBidi" w:hAnsiTheme="majorBidi" w:cstheme="majorBidi"/>
          <w:color w:val="000000" w:themeColor="text1"/>
          <w:szCs w:val="24"/>
        </w:rPr>
        <w:t xml:space="preserve">that trend </w:t>
      </w:r>
      <w:r w:rsidR="00D12E6A">
        <w:rPr>
          <w:rFonts w:asciiTheme="majorBidi" w:hAnsiTheme="majorBidi" w:cstheme="majorBidi"/>
          <w:color w:val="000000" w:themeColor="text1"/>
          <w:szCs w:val="24"/>
        </w:rPr>
        <w:t>well</w:t>
      </w:r>
      <w:r w:rsidRPr="00D12E6A">
        <w:rPr>
          <w:rFonts w:asciiTheme="majorBidi" w:hAnsiTheme="majorBidi" w:cstheme="majorBidi"/>
          <w:color w:val="000000" w:themeColor="text1"/>
          <w:szCs w:val="24"/>
        </w:rPr>
        <w:t>.</w:t>
      </w:r>
      <w:r w:rsidR="00507C9B" w:rsidRPr="00D12E6A">
        <w:rPr>
          <w:rFonts w:asciiTheme="majorBidi" w:hAnsiTheme="majorBidi" w:cstheme="majorBidi"/>
          <w:color w:val="000000" w:themeColor="text1"/>
          <w:szCs w:val="24"/>
        </w:rPr>
        <w:t xml:space="preserve"> </w:t>
      </w:r>
      <w:r w:rsidR="00F7149F">
        <w:rPr>
          <w:rFonts w:asciiTheme="majorBidi" w:hAnsiTheme="majorBidi" w:cstheme="majorBidi"/>
          <w:color w:val="000000" w:themeColor="text1"/>
          <w:szCs w:val="24"/>
        </w:rPr>
        <w:t xml:space="preserve"> By design of the ensemble and weighting procedure, we can be confident that the ensemble is a good approximation of the missing information across different countries and products.</w:t>
      </w:r>
    </w:p>
    <w:p w:rsidR="001B4CBE" w:rsidRPr="00ED69FB" w:rsidRDefault="00B521BA" w:rsidP="001B4CBE">
      <w:pPr>
        <w:keepNext/>
        <w:spacing w:after="160"/>
        <w:rPr>
          <w:rFonts w:cs="Times New Roman"/>
          <w:color w:val="000000" w:themeColor="text1"/>
        </w:rPr>
      </w:pPr>
      <w:r w:rsidRPr="00D12E6A">
        <w:rPr>
          <w:rFonts w:cs="Times New Roman"/>
          <w:noProof/>
          <w:color w:val="000000" w:themeColor="text1"/>
          <w:lang w:eastAsia="en-US"/>
        </w:rPr>
        <w:lastRenderedPageBreak/>
        <w:drawing>
          <wp:inline distT="0" distB="0" distL="0" distR="0">
            <wp:extent cx="5943600" cy="5943600"/>
            <wp:effectExtent l="19050" t="0" r="0" b="0"/>
            <wp:docPr id="4" name="Picture 3" descr="productio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Plot.png"/>
                    <pic:cNvPicPr/>
                  </pic:nvPicPr>
                  <pic:blipFill>
                    <a:blip r:embed="rId19" cstate="print"/>
                    <a:stretch>
                      <a:fillRect/>
                    </a:stretch>
                  </pic:blipFill>
                  <pic:spPr>
                    <a:xfrm>
                      <a:off x="0" y="0"/>
                      <a:ext cx="5943600" cy="5943600"/>
                    </a:xfrm>
                    <a:prstGeom prst="rect">
                      <a:avLst/>
                    </a:prstGeom>
                  </pic:spPr>
                </pic:pic>
              </a:graphicData>
            </a:graphic>
          </wp:inline>
        </w:drawing>
      </w:r>
    </w:p>
    <w:p w:rsidR="001B4CBE" w:rsidRPr="00ED69FB" w:rsidRDefault="001B4CBE" w:rsidP="00F101E1">
      <w:pPr>
        <w:rPr>
          <w:color w:val="000000" w:themeColor="text1"/>
          <w:sz w:val="22"/>
        </w:rPr>
      </w:pPr>
      <w:bookmarkStart w:id="144" w:name="_Toc421026211"/>
      <w:r w:rsidRPr="00ED69FB">
        <w:rPr>
          <w:color w:val="000000" w:themeColor="text1"/>
          <w:sz w:val="22"/>
        </w:rPr>
        <w:t xml:space="preserve">Figure </w:t>
      </w:r>
      <w:r w:rsidR="00B90D56" w:rsidRPr="00ED69FB">
        <w:rPr>
          <w:color w:val="000000" w:themeColor="text1"/>
          <w:sz w:val="22"/>
        </w:rPr>
        <w:fldChar w:fldCharType="begin"/>
      </w:r>
      <w:r w:rsidRPr="00ED69FB">
        <w:rPr>
          <w:color w:val="000000" w:themeColor="text1"/>
          <w:sz w:val="22"/>
        </w:rPr>
        <w:instrText xml:space="preserve"> SEQ Figure \* ARABIC </w:instrText>
      </w:r>
      <w:r w:rsidR="00B90D56" w:rsidRPr="00ED69FB">
        <w:rPr>
          <w:color w:val="000000" w:themeColor="text1"/>
          <w:sz w:val="22"/>
        </w:rPr>
        <w:fldChar w:fldCharType="separate"/>
      </w:r>
      <w:r w:rsidR="00A0291F">
        <w:rPr>
          <w:noProof/>
          <w:color w:val="000000" w:themeColor="text1"/>
          <w:sz w:val="22"/>
        </w:rPr>
        <w:t>5</w:t>
      </w:r>
      <w:r w:rsidR="00B90D56" w:rsidRPr="00ED69FB">
        <w:rPr>
          <w:noProof/>
          <w:color w:val="000000" w:themeColor="text1"/>
          <w:sz w:val="22"/>
        </w:rPr>
        <w:fldChar w:fldCharType="end"/>
      </w:r>
      <w:r w:rsidR="00F101E1" w:rsidRPr="00ED69FB">
        <w:rPr>
          <w:noProof/>
          <w:color w:val="000000" w:themeColor="text1"/>
          <w:sz w:val="22"/>
        </w:rPr>
        <w:t>: Imputation methods and results</w:t>
      </w:r>
      <w:bookmarkEnd w:id="144"/>
    </w:p>
    <w:p w:rsidR="001B4CBE" w:rsidRPr="00ED69FB" w:rsidRDefault="001B4CBE" w:rsidP="001B4CBE">
      <w:pPr>
        <w:spacing w:after="160"/>
        <w:rPr>
          <w:rFonts w:cs="Times New Roman"/>
          <w:b/>
          <w:color w:val="000000" w:themeColor="text1"/>
          <w:szCs w:val="24"/>
        </w:rPr>
      </w:pPr>
    </w:p>
    <w:p w:rsidR="001B4CBE" w:rsidRPr="00ED69FB" w:rsidRDefault="001B4CBE" w:rsidP="00D03FA8">
      <w:pPr>
        <w:pStyle w:val="Caption"/>
        <w:keepNext/>
        <w:spacing w:line="276" w:lineRule="auto"/>
        <w:jc w:val="both"/>
        <w:rPr>
          <w:rFonts w:cs="Times New Roman"/>
          <w:b w:val="0"/>
          <w:color w:val="000000" w:themeColor="text1"/>
          <w:sz w:val="24"/>
          <w:szCs w:val="22"/>
        </w:rPr>
      </w:pPr>
      <w:bookmarkStart w:id="145" w:name="_Toc421026239"/>
      <w:r w:rsidRPr="00ED69FB">
        <w:rPr>
          <w:rFonts w:cs="Times New Roman"/>
          <w:b w:val="0"/>
          <w:color w:val="000000" w:themeColor="text1"/>
          <w:sz w:val="24"/>
          <w:szCs w:val="22"/>
        </w:rPr>
        <w:lastRenderedPageBreak/>
        <w:t xml:space="preserve">Table </w:t>
      </w:r>
      <w:r w:rsidR="00B90D56" w:rsidRPr="00ED69FB">
        <w:rPr>
          <w:rFonts w:cs="Times New Roman"/>
          <w:b w:val="0"/>
          <w:color w:val="000000" w:themeColor="text1"/>
          <w:sz w:val="24"/>
          <w:szCs w:val="22"/>
        </w:rPr>
        <w:fldChar w:fldCharType="begin"/>
      </w:r>
      <w:r w:rsidRPr="00ED69FB">
        <w:rPr>
          <w:rFonts w:cs="Times New Roman"/>
          <w:b w:val="0"/>
          <w:color w:val="000000" w:themeColor="text1"/>
          <w:sz w:val="24"/>
          <w:szCs w:val="22"/>
        </w:rPr>
        <w:instrText xml:space="preserve"> SEQ Table \* ARABIC </w:instrText>
      </w:r>
      <w:r w:rsidR="00B90D56" w:rsidRPr="00ED69FB">
        <w:rPr>
          <w:rFonts w:cs="Times New Roman"/>
          <w:b w:val="0"/>
          <w:color w:val="000000" w:themeColor="text1"/>
          <w:sz w:val="24"/>
          <w:szCs w:val="22"/>
        </w:rPr>
        <w:fldChar w:fldCharType="separate"/>
      </w:r>
      <w:r w:rsidR="00A0291F">
        <w:rPr>
          <w:rFonts w:cs="Times New Roman"/>
          <w:b w:val="0"/>
          <w:noProof/>
          <w:color w:val="000000" w:themeColor="text1"/>
          <w:sz w:val="24"/>
          <w:szCs w:val="22"/>
        </w:rPr>
        <w:t>4</w:t>
      </w:r>
      <w:r w:rsidR="00B90D56" w:rsidRPr="00ED69FB">
        <w:rPr>
          <w:rFonts w:cs="Times New Roman"/>
          <w:b w:val="0"/>
          <w:color w:val="000000" w:themeColor="text1"/>
          <w:sz w:val="24"/>
          <w:szCs w:val="22"/>
        </w:rPr>
        <w:fldChar w:fldCharType="end"/>
      </w:r>
      <w:r w:rsidRPr="00ED69FB">
        <w:rPr>
          <w:rFonts w:cs="Times New Roman"/>
          <w:b w:val="0"/>
          <w:color w:val="000000" w:themeColor="text1"/>
          <w:sz w:val="24"/>
          <w:szCs w:val="22"/>
        </w:rPr>
        <w:t>: Response to the FAO production questionnaire in 2013</w:t>
      </w:r>
      <w:bookmarkEnd w:id="145"/>
      <w:r w:rsidRPr="00ED69FB">
        <w:rPr>
          <w:rFonts w:cs="Times New Roman"/>
          <w:b w:val="0"/>
          <w:color w:val="000000" w:themeColor="text1"/>
          <w:sz w:val="24"/>
          <w:szCs w:val="22"/>
        </w:rPr>
        <w:t xml:space="preserve"> </w:t>
      </w:r>
    </w:p>
    <w:tbl>
      <w:tblPr>
        <w:tblStyle w:val="GridTable5Dark-Accent11"/>
        <w:tblW w:w="9714" w:type="dxa"/>
        <w:tblLook w:val="04A0"/>
      </w:tblPr>
      <w:tblGrid>
        <w:gridCol w:w="2442"/>
        <w:gridCol w:w="2425"/>
        <w:gridCol w:w="2425"/>
        <w:gridCol w:w="2422"/>
      </w:tblGrid>
      <w:tr w:rsidR="001B4CBE" w:rsidRPr="00ED69FB" w:rsidTr="00F101E1">
        <w:trPr>
          <w:cnfStyle w:val="1000000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Country</w:t>
            </w:r>
          </w:p>
        </w:tc>
        <w:tc>
          <w:tcPr>
            <w:tcW w:w="2425"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Total Production Cells*</w:t>
            </w:r>
          </w:p>
        </w:tc>
        <w:tc>
          <w:tcPr>
            <w:tcW w:w="2425"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Production Cells* with officially reported data</w:t>
            </w:r>
          </w:p>
        </w:tc>
        <w:tc>
          <w:tcPr>
            <w:tcW w:w="2422" w:type="dxa"/>
            <w:hideMark/>
          </w:tcPr>
          <w:p w:rsidR="001B4CBE" w:rsidRPr="00ED69FB" w:rsidRDefault="001B4CBE" w:rsidP="00D03FA8">
            <w:pPr>
              <w:keepNext/>
              <w:spacing w:line="276" w:lineRule="auto"/>
              <w:jc w:val="center"/>
              <w:cnfStyle w:val="100000000000"/>
              <w:rPr>
                <w:rFonts w:cs="Times New Roman"/>
                <w:b w:val="0"/>
                <w:bCs w:val="0"/>
                <w:color w:val="000000" w:themeColor="text1"/>
                <w:szCs w:val="24"/>
              </w:rPr>
            </w:pPr>
            <w:r w:rsidRPr="00ED69FB">
              <w:rPr>
                <w:rFonts w:cs="Times New Roman"/>
                <w:color w:val="000000" w:themeColor="text1"/>
                <w:szCs w:val="24"/>
              </w:rPr>
              <w:t>Share of official Data</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Europe</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7873</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4607</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59</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Africa</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6674</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1299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19</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America</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6275</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2301</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37</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Asia</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8112</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2819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color w:val="000000" w:themeColor="text1"/>
                <w:szCs w:val="24"/>
              </w:rPr>
              <w:t>35</w:t>
            </w:r>
          </w:p>
        </w:tc>
      </w:tr>
      <w:tr w:rsidR="001B4CBE" w:rsidRPr="00ED69FB" w:rsidTr="00F101E1">
        <w:trPr>
          <w:cnfStyle w:val="000000100000"/>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Oceania</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1461</w:t>
            </w:r>
          </w:p>
        </w:tc>
        <w:tc>
          <w:tcPr>
            <w:tcW w:w="2425"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143</w:t>
            </w:r>
          </w:p>
        </w:tc>
        <w:tc>
          <w:tcPr>
            <w:tcW w:w="2422" w:type="dxa"/>
            <w:hideMark/>
          </w:tcPr>
          <w:p w:rsidR="001B4CBE" w:rsidRPr="00ED69FB" w:rsidRDefault="001B4CBE" w:rsidP="00D03FA8">
            <w:pPr>
              <w:keepNext/>
              <w:spacing w:line="276" w:lineRule="auto"/>
              <w:jc w:val="center"/>
              <w:cnfStyle w:val="000000100000"/>
              <w:rPr>
                <w:rFonts w:cs="Times New Roman"/>
                <w:color w:val="000000" w:themeColor="text1"/>
                <w:szCs w:val="24"/>
              </w:rPr>
            </w:pPr>
            <w:r w:rsidRPr="00ED69FB">
              <w:rPr>
                <w:rFonts w:cs="Times New Roman"/>
                <w:color w:val="000000" w:themeColor="text1"/>
                <w:szCs w:val="24"/>
              </w:rPr>
              <w:t>10</w:t>
            </w:r>
          </w:p>
        </w:tc>
      </w:tr>
      <w:tr w:rsidR="001B4CBE" w:rsidRPr="00ED69FB" w:rsidTr="00F101E1">
        <w:trPr>
          <w:trHeight w:val="721"/>
        </w:trPr>
        <w:tc>
          <w:tcPr>
            <w:cnfStyle w:val="001000000000"/>
            <w:tcW w:w="2442" w:type="dxa"/>
            <w:hideMark/>
          </w:tcPr>
          <w:p w:rsidR="001B4CBE" w:rsidRPr="00ED69FB" w:rsidRDefault="001B4CBE" w:rsidP="00D03FA8">
            <w:pPr>
              <w:keepNext/>
              <w:spacing w:line="276" w:lineRule="auto"/>
              <w:jc w:val="both"/>
              <w:rPr>
                <w:rFonts w:cs="Times New Roman"/>
                <w:b w:val="0"/>
                <w:bCs w:val="0"/>
                <w:color w:val="000000" w:themeColor="text1"/>
                <w:szCs w:val="24"/>
              </w:rPr>
            </w:pPr>
            <w:r w:rsidRPr="00ED69FB">
              <w:rPr>
                <w:rFonts w:cs="Times New Roman"/>
                <w:color w:val="000000" w:themeColor="text1"/>
                <w:szCs w:val="24"/>
              </w:rPr>
              <w:t>World</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30395</w:t>
            </w:r>
          </w:p>
        </w:tc>
        <w:tc>
          <w:tcPr>
            <w:tcW w:w="2425"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11169</w:t>
            </w:r>
          </w:p>
        </w:tc>
        <w:tc>
          <w:tcPr>
            <w:tcW w:w="2422" w:type="dxa"/>
            <w:hideMark/>
          </w:tcPr>
          <w:p w:rsidR="001B4CBE" w:rsidRPr="00ED69FB" w:rsidRDefault="001B4CBE" w:rsidP="00D03FA8">
            <w:pPr>
              <w:keepNext/>
              <w:spacing w:line="276" w:lineRule="auto"/>
              <w:jc w:val="center"/>
              <w:cnfStyle w:val="000000000000"/>
              <w:rPr>
                <w:rFonts w:cs="Times New Roman"/>
                <w:color w:val="000000" w:themeColor="text1"/>
                <w:szCs w:val="24"/>
              </w:rPr>
            </w:pPr>
            <w:r w:rsidRPr="00ED69FB">
              <w:rPr>
                <w:rFonts w:cs="Times New Roman"/>
                <w:bCs/>
                <w:color w:val="000000" w:themeColor="text1"/>
                <w:szCs w:val="24"/>
              </w:rPr>
              <w:t>37</w:t>
            </w:r>
          </w:p>
        </w:tc>
      </w:tr>
    </w:tbl>
    <w:p w:rsidR="001B4CBE" w:rsidRPr="00ED69FB" w:rsidRDefault="001B4CBE" w:rsidP="00D03FA8">
      <w:pPr>
        <w:keepNext/>
        <w:spacing w:after="0"/>
        <w:jc w:val="both"/>
        <w:rPr>
          <w:rFonts w:cs="Times New Roman"/>
          <w:color w:val="000000" w:themeColor="text1"/>
          <w:szCs w:val="24"/>
        </w:rPr>
      </w:pPr>
      <w:r w:rsidRPr="00ED69FB">
        <w:rPr>
          <w:rFonts w:cs="Times New Roman"/>
          <w:color w:val="000000" w:themeColor="text1"/>
          <w:szCs w:val="24"/>
        </w:rPr>
        <w:t xml:space="preserve">*A cell denotes a data point for yield, area, or production </w:t>
      </w:r>
    </w:p>
    <w:p w:rsidR="001B4CBE" w:rsidRPr="00ED69FB" w:rsidRDefault="001B4CBE" w:rsidP="001B4CBE">
      <w:pPr>
        <w:spacing w:after="0" w:line="360" w:lineRule="auto"/>
        <w:jc w:val="both"/>
        <w:rPr>
          <w:rFonts w:cs="Times New Roman"/>
          <w:color w:val="000000" w:themeColor="text1"/>
          <w:szCs w:val="24"/>
        </w:rPr>
      </w:pPr>
    </w:p>
    <w:p w:rsidR="001B4CBE" w:rsidRPr="00ED69FB" w:rsidRDefault="001B4CBE">
      <w:pPr>
        <w:rPr>
          <w:rFonts w:cs="Times New Roman"/>
          <w:color w:val="000000" w:themeColor="text1"/>
          <w:szCs w:val="24"/>
        </w:rPr>
      </w:pPr>
      <w:r w:rsidRPr="00ED69FB">
        <w:rPr>
          <w:rFonts w:cs="Times New Roman"/>
          <w:color w:val="000000" w:themeColor="text1"/>
          <w:szCs w:val="24"/>
        </w:rPr>
        <w:br w:type="page"/>
      </w:r>
    </w:p>
    <w:p w:rsidR="001B4CBE" w:rsidRPr="00ED69FB" w:rsidRDefault="001B4CBE" w:rsidP="00ED69FB">
      <w:pPr>
        <w:pStyle w:val="Heading1"/>
        <w:rPr>
          <w:lang w:val="en-US"/>
        </w:rPr>
      </w:pPr>
      <w:bookmarkStart w:id="146" w:name="_Toc421025858"/>
      <w:r w:rsidRPr="00ED69FB">
        <w:rPr>
          <w:lang w:val="en-US"/>
        </w:rPr>
        <w:lastRenderedPageBreak/>
        <w:t>Trade</w:t>
      </w:r>
      <w:bookmarkEnd w:id="146"/>
    </w:p>
    <w:p w:rsidR="001B4CBE" w:rsidRPr="00ED69FB" w:rsidRDefault="001B4CBE" w:rsidP="00F101E1">
      <w:pPr>
        <w:pStyle w:val="Heading2"/>
      </w:pPr>
      <w:bookmarkStart w:id="147" w:name="_Toc421025859"/>
      <w:r w:rsidRPr="00ED69FB">
        <w:t>Introduction</w:t>
      </w:r>
      <w:bookmarkEnd w:id="147"/>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In the new statistical working system (including the new FBS module), all trade data come from the United Nations Commodity Trade Statistics Database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provides access to standardized data from its website at </w:t>
      </w:r>
      <w:hyperlink r:id="rId20" w:history="1">
        <w:r w:rsidRPr="00ED69FB">
          <w:rPr>
            <w:rStyle w:val="Hyperlink"/>
            <w:rFonts w:cs="Times New Roman"/>
            <w:color w:val="000000" w:themeColor="text1"/>
            <w:szCs w:val="24"/>
          </w:rPr>
          <w:t>http://comtrade.un.org/</w:t>
        </w:r>
      </w:hyperlink>
      <w:r w:rsidRPr="00ED69FB">
        <w:rPr>
          <w:rFonts w:cs="Times New Roman"/>
          <w:color w:val="000000" w:themeColor="text1"/>
          <w:szCs w:val="24"/>
        </w:rPr>
        <w:t>. It also offers a detailed description of the methodology used in compiling trade data (</w:t>
      </w:r>
      <w:hyperlink r:id="rId21" w:history="1">
        <w:r w:rsidRPr="00ED69FB">
          <w:rPr>
            <w:rStyle w:val="Hyperlink"/>
            <w:rFonts w:cs="Times New Roman"/>
            <w:color w:val="000000" w:themeColor="text1"/>
            <w:szCs w:val="24"/>
          </w:rPr>
          <w:t>http://unstats.un.org/unsd/trade/methodology%20imts.htm</w:t>
        </w:r>
      </w:hyperlink>
      <w:r w:rsidRPr="00ED69FB">
        <w:rPr>
          <w:rFonts w:cs="Times New Roman"/>
          <w:color w:val="000000" w:themeColor="text1"/>
          <w:szCs w:val="24"/>
        </w:rPr>
        <w:t xml:space="preserve"> and in </w:t>
      </w:r>
      <w:hyperlink r:id="rId22" w:history="1">
        <w:r w:rsidRPr="00ED69FB">
          <w:rPr>
            <w:rStyle w:val="Hyperlink"/>
            <w:rFonts w:cs="Times New Roman"/>
            <w:color w:val="000000" w:themeColor="text1"/>
            <w:szCs w:val="24"/>
          </w:rPr>
          <w:t>http://unstats.un.org/unsd/trade/imts/imts_default.htm</w:t>
        </w:r>
      </w:hyperlink>
      <w:r w:rsidRPr="00ED69FB">
        <w:rPr>
          <w:rFonts w:cs="Times New Roman"/>
          <w:color w:val="000000" w:themeColor="text1"/>
          <w:szCs w:val="24"/>
        </w:rPr>
        <w:t xml:space="preserve">). Most importantly, it provides guidelines for the compilation of International Merchandise Trade Statistics (IMTS). In view of the fact that all methodological aspects are readily available from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no effort has been made here to repeat or summarize any of the underlying methodological aspects relating to the compilation of trade information by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All aspects presented hereafter refer to the work that is undertaken by the FAO Statistics Division, i.e. once all necessary data have been downloaded from 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database.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available at different levels of disaggregation, all levels of disaggregation refer to the internationally recognized standard Harmonized System (HS) classification. The HS classification is maintained by the World Customs Organization (WCO) and updated in intervals of 5 years</w:t>
      </w:r>
      <w:r w:rsidRPr="00ED69FB">
        <w:rPr>
          <w:rStyle w:val="FootnoteReference"/>
          <w:rFonts w:cs="Times New Roman"/>
          <w:color w:val="000000" w:themeColor="text1"/>
          <w:szCs w:val="24"/>
        </w:rPr>
        <w:footnoteReference w:id="18"/>
      </w:r>
      <w:r w:rsidRPr="00ED69FB">
        <w:rPr>
          <w:rFonts w:cs="Times New Roman"/>
          <w:color w:val="000000" w:themeColor="text1"/>
          <w:szCs w:val="24"/>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HS system is a hierarchically structured classification of products and distinguishes different levels of disaggregation. The first 6 digits of the HS system are common to all countries, higher levels (that can go up to 12 digits) reflect national extensions.  To ensure comparability across countries, it was decided to harvest trade data at the 6-digit level. The 6-digit level is also sufficient to ensure consistency with the classification used for other variables of the FBS system, i.e. the classification system applied to production data and all forms of utilization (Central Product Classification (CPC), version 2.1 expanded). For details of compatibility between HS and CPC, see section on classifications of this document. </w:t>
      </w:r>
    </w:p>
    <w:p w:rsidR="001B4CBE" w:rsidRPr="00ED69FB" w:rsidRDefault="001B4CBE" w:rsidP="00F101E1">
      <w:pPr>
        <w:pStyle w:val="Heading2"/>
      </w:pPr>
      <w:bookmarkStart w:id="148" w:name="_Toc421025860"/>
      <w:r w:rsidRPr="00ED69FB">
        <w:t xml:space="preserve">Processing UN </w:t>
      </w:r>
      <w:proofErr w:type="spellStart"/>
      <w:r w:rsidRPr="00ED69FB">
        <w:t>Comtrade</w:t>
      </w:r>
      <w:proofErr w:type="spellEnd"/>
      <w:r w:rsidRPr="00ED69FB">
        <w:t xml:space="preserve"> data</w:t>
      </w:r>
      <w:bookmarkEnd w:id="148"/>
      <w:r w:rsidRPr="00ED69FB">
        <w:t xml:space="preserve">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processed by the FAO Statistics Division in different ways and for different purposes. The main purpose is the creation of specialized trade information (see overview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below) but there are also other needs, including the FBS/SUA, as well as many other datasets such as trade of fertilizer and pesticides, machinery, etc. </w:t>
      </w:r>
    </w:p>
    <w:p w:rsidR="001B4CBE" w:rsidRPr="00ED69FB" w:rsidRDefault="001B4CBE" w:rsidP="001B4CBE">
      <w:pPr>
        <w:spacing w:before="100" w:beforeAutospacing="1" w:after="120"/>
        <w:jc w:val="both"/>
        <w:rPr>
          <w:rFonts w:cs="Times New Roman"/>
          <w:color w:val="000000" w:themeColor="text1"/>
          <w:szCs w:val="24"/>
        </w:rPr>
      </w:pPr>
      <w:r w:rsidRPr="00ED69FB">
        <w:rPr>
          <w:rFonts w:cs="Times New Roman"/>
          <w:color w:val="000000" w:themeColor="text1"/>
          <w:szCs w:val="24"/>
        </w:rPr>
        <w:lastRenderedPageBreak/>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below. </w:t>
      </w:r>
    </w:p>
    <w:p w:rsidR="001B4CBE" w:rsidRPr="00ED69FB" w:rsidRDefault="001B4CBE" w:rsidP="00F101E1">
      <w:pPr>
        <w:pStyle w:val="Heading2"/>
      </w:pPr>
      <w:bookmarkStart w:id="149" w:name="_Toc421025861"/>
      <w:r w:rsidRPr="00ED69FB">
        <w:t>Processing steps</w:t>
      </w:r>
      <w:bookmarkEnd w:id="149"/>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Direct harvesting data from UN </w:t>
      </w:r>
      <w:proofErr w:type="spellStart"/>
      <w:r w:rsidRPr="00ED69FB">
        <w:rPr>
          <w:rFonts w:cs="Times New Roman"/>
          <w:color w:val="000000" w:themeColor="text1"/>
        </w:rPr>
        <w:t>Comtrade</w:t>
      </w:r>
      <w:proofErr w:type="spellEnd"/>
      <w:r w:rsidRPr="00ED69FB">
        <w:rPr>
          <w:rFonts w:cs="Times New Roman"/>
          <w:color w:val="000000" w:themeColor="text1"/>
        </w:rPr>
        <w:t xml:space="preserve"> via an Application Processing Interface (API). For details see trade documentation</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Data validation and error correction. </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“Mirroring”, i.e. completing the trade matrix with information from trading partners/reports wherever available</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Calculating total trade (total imports and exports for every commodity at HS 6 level) flows, which are potentially still imbalanced.</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Harvesting and/or manual input of data from specialised commodity reports</w:t>
      </w:r>
    </w:p>
    <w:p w:rsidR="001B4CBE" w:rsidRPr="00ED69FB" w:rsidRDefault="001B4CBE" w:rsidP="001B4CBE">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Converting HS codes into CPC codes </w:t>
      </w:r>
    </w:p>
    <w:p w:rsidR="001B4CBE" w:rsidRPr="00ED69FB" w:rsidRDefault="001B4CBE" w:rsidP="001B4CBE">
      <w:pPr>
        <w:spacing w:before="100" w:beforeAutospacing="1" w:after="120"/>
        <w:jc w:val="both"/>
        <w:rPr>
          <w:rFonts w:cs="Times New Roman"/>
          <w:color w:val="000000" w:themeColor="text1"/>
        </w:rPr>
      </w:pPr>
      <w:r w:rsidRPr="00ED69FB">
        <w:rPr>
          <w:rFonts w:cs="Times New Roman"/>
          <w:color w:val="000000" w:themeColor="text1"/>
        </w:rPr>
        <w:t>Up to this point, all imputation methods keep officially reported data intact (apart from weeding out obvious reporting errors and filling in data gaps). All imputations supplement existing data, but do not replace them. The trade information that best serves the FBS needs however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 however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endorsement factors</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 xml:space="preserve">Balancing trade so that </w:t>
      </w: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oMath>
      <w:r w:rsidRPr="00ED69FB">
        <w:rPr>
          <w:rFonts w:cs="Times New Roman"/>
          <w:color w:val="000000" w:themeColor="text1"/>
        </w:rPr>
        <w:t>for every commodity j and all countries i.</w:t>
      </w:r>
    </w:p>
    <w:p w:rsidR="001B4CBE" w:rsidRPr="00ED69FB" w:rsidRDefault="001B4CBE" w:rsidP="001B4CBE">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total trade (total imports and exports for every commodity at HS 6 level), now of balanced flows</w:t>
      </w:r>
    </w:p>
    <w:p w:rsidR="001B4CBE" w:rsidRPr="00ED69FB" w:rsidRDefault="00B90D56" w:rsidP="001B4CBE">
      <w:pPr>
        <w:spacing w:before="100" w:beforeAutospacing="1" w:after="120"/>
        <w:jc w:val="both"/>
        <w:rPr>
          <w:rFonts w:cs="Times New Roman"/>
          <w:color w:val="000000" w:themeColor="text1"/>
          <w:szCs w:val="24"/>
        </w:rPr>
      </w:pPr>
      <w:fldSimple w:instr=" REF _Ref420069127 \h  \* MERGEFORMAT ">
        <w:r w:rsidR="00A0291F" w:rsidRPr="00A0291F">
          <w:rPr>
            <w:rFonts w:cs="Times New Roman"/>
            <w:color w:val="000000" w:themeColor="text1"/>
            <w:szCs w:val="24"/>
          </w:rPr>
          <w:t>Figure 6</w:t>
        </w:r>
      </w:fldSimple>
      <w:r w:rsidR="001B4CBE" w:rsidRPr="00ED69FB">
        <w:rPr>
          <w:rFonts w:cs="Times New Roman"/>
          <w:color w:val="000000" w:themeColor="text1"/>
          <w:szCs w:val="24"/>
        </w:rPr>
        <w:t xml:space="preserve"> below provides an overview of the new trade processing flow.</w:t>
      </w:r>
    </w:p>
    <w:p w:rsidR="001B4CBE" w:rsidRPr="00ED69FB" w:rsidRDefault="001B4CBE" w:rsidP="001B4CBE">
      <w:pPr>
        <w:spacing w:before="100" w:beforeAutospacing="1" w:after="120"/>
        <w:jc w:val="both"/>
        <w:rPr>
          <w:rFonts w:cs="Times New Roman"/>
          <w:color w:val="000000" w:themeColor="text1"/>
        </w:rPr>
      </w:pPr>
    </w:p>
    <w:p w:rsidR="001B4CBE" w:rsidRPr="00ED69FB" w:rsidRDefault="001B4CBE" w:rsidP="001B4CBE">
      <w:pPr>
        <w:keepNext/>
        <w:spacing w:before="100" w:beforeAutospacing="1" w:after="120"/>
        <w:jc w:val="both"/>
        <w:rPr>
          <w:rFonts w:cs="Times New Roman"/>
          <w:color w:val="000000" w:themeColor="text1"/>
        </w:rPr>
      </w:pPr>
      <w:r w:rsidRPr="00ED69FB">
        <w:rPr>
          <w:rFonts w:cs="Times New Roman"/>
          <w:noProof/>
          <w:color w:val="000000" w:themeColor="text1"/>
          <w:lang w:eastAsia="en-US"/>
        </w:rPr>
        <w:lastRenderedPageBreak/>
        <w:drawing>
          <wp:inline distT="0" distB="0" distL="0" distR="0">
            <wp:extent cx="5554980" cy="4335780"/>
            <wp:effectExtent l="0" t="0" r="0" b="0"/>
            <wp:docPr id="3" name="image01.png" descr="Trade Domain Processing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descr="Trade Domain Processing Flow.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980" cy="4335780"/>
                    </a:xfrm>
                    <a:prstGeom prst="rect">
                      <a:avLst/>
                    </a:prstGeom>
                    <a:noFill/>
                    <a:ln>
                      <a:noFill/>
                    </a:ln>
                  </pic:spPr>
                </pic:pic>
              </a:graphicData>
            </a:graphic>
          </wp:inline>
        </w:drawing>
      </w:r>
    </w:p>
    <w:p w:rsidR="001B4CBE" w:rsidRPr="00ED69FB" w:rsidRDefault="001B4CBE" w:rsidP="001B4CBE">
      <w:pPr>
        <w:pStyle w:val="NoSpacing"/>
        <w:spacing w:line="276" w:lineRule="auto"/>
        <w:jc w:val="both"/>
        <w:rPr>
          <w:rFonts w:cs="Times New Roman"/>
          <w:color w:val="000000" w:themeColor="text1"/>
        </w:rPr>
      </w:pPr>
      <w:bookmarkStart w:id="150" w:name="_Ref420069127"/>
      <w:bookmarkStart w:id="151" w:name="_Toc420402182"/>
      <w:bookmarkStart w:id="152" w:name="_Toc420402582"/>
      <w:bookmarkStart w:id="153" w:name="_Toc421026212"/>
      <w:r w:rsidRPr="00ED69FB">
        <w:rPr>
          <w:rFonts w:cs="Times New Roman"/>
          <w:color w:val="000000" w:themeColor="text1"/>
        </w:rPr>
        <w:t xml:space="preserve">Figure </w:t>
      </w:r>
      <w:r w:rsidR="00B90D56" w:rsidRPr="00ED69FB">
        <w:rPr>
          <w:rFonts w:cs="Times New Roman"/>
          <w:color w:val="000000" w:themeColor="text1"/>
        </w:rPr>
        <w:fldChar w:fldCharType="begin"/>
      </w:r>
      <w:r w:rsidRPr="00ED69FB">
        <w:rPr>
          <w:rFonts w:cs="Times New Roman"/>
          <w:color w:val="000000" w:themeColor="text1"/>
        </w:rPr>
        <w:instrText xml:space="preserve"> SEQ Figure \* ARABIC </w:instrText>
      </w:r>
      <w:r w:rsidR="00B90D56" w:rsidRPr="00ED69FB">
        <w:rPr>
          <w:rFonts w:cs="Times New Roman"/>
          <w:color w:val="000000" w:themeColor="text1"/>
        </w:rPr>
        <w:fldChar w:fldCharType="separate"/>
      </w:r>
      <w:r w:rsidR="00A0291F">
        <w:rPr>
          <w:rFonts w:cs="Times New Roman"/>
          <w:noProof/>
          <w:color w:val="000000" w:themeColor="text1"/>
        </w:rPr>
        <w:t>6</w:t>
      </w:r>
      <w:r w:rsidR="00B90D56" w:rsidRPr="00ED69FB">
        <w:rPr>
          <w:rFonts w:cs="Times New Roman"/>
          <w:color w:val="000000" w:themeColor="text1"/>
        </w:rPr>
        <w:fldChar w:fldCharType="end"/>
      </w:r>
      <w:bookmarkEnd w:id="150"/>
      <w:r w:rsidRPr="00ED69FB">
        <w:rPr>
          <w:rFonts w:cs="Times New Roman"/>
          <w:color w:val="000000" w:themeColor="text1"/>
        </w:rPr>
        <w:t>: Trade processing, work flows</w:t>
      </w:r>
      <w:bookmarkEnd w:id="151"/>
      <w:bookmarkEnd w:id="152"/>
      <w:bookmarkEnd w:id="153"/>
    </w:p>
    <w:p w:rsidR="001B4CBE" w:rsidRPr="00ED69FB" w:rsidRDefault="001B4CBE" w:rsidP="001B4CBE">
      <w:pPr>
        <w:spacing w:after="120"/>
        <w:jc w:val="both"/>
        <w:rPr>
          <w:rFonts w:cs="Times New Roman"/>
          <w:b/>
          <w:bCs/>
          <w:color w:val="000000" w:themeColor="text1"/>
          <w:highlight w:val="yellow"/>
        </w:rPr>
      </w:pPr>
    </w:p>
    <w:p w:rsidR="001B4CBE" w:rsidRPr="00ED69FB" w:rsidRDefault="001B4CBE" w:rsidP="00F101E1">
      <w:pPr>
        <w:pStyle w:val="Heading2"/>
      </w:pPr>
      <w:bookmarkStart w:id="154" w:name="_Toc421025862"/>
      <w:r w:rsidRPr="00ED69FB">
        <w:t>Dissemination products</w:t>
      </w:r>
      <w:bookmarkEnd w:id="154"/>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 xml:space="preserve">The trade processing ultimately produces </w:t>
      </w:r>
      <w:r w:rsidRPr="00ED69FB">
        <w:rPr>
          <w:rFonts w:cs="Times New Roman"/>
          <w:b/>
          <w:bCs/>
          <w:color w:val="000000" w:themeColor="text1"/>
        </w:rPr>
        <w:t>six</w:t>
      </w:r>
      <w:r w:rsidRPr="00ED69FB">
        <w:rPr>
          <w:rFonts w:cs="Times New Roman"/>
          <w:color w:val="000000" w:themeColor="text1"/>
        </w:rPr>
        <w:t xml:space="preserve"> datasets for dissemination through FAOSTAT, three of them are trade matrices, and another three are files with total trade only. The various dissemination products are summarized in </w:t>
      </w:r>
      <w:fldSimple w:instr=" REF _Ref420069487 \h  \* MERGEFORMAT ">
        <w:r w:rsidR="00A0291F" w:rsidRPr="00A0291F">
          <w:rPr>
            <w:rFonts w:cs="Times New Roman"/>
            <w:color w:val="000000" w:themeColor="text1"/>
          </w:rPr>
          <w:t>Table 5</w:t>
        </w:r>
      </w:fldSimple>
      <w:r w:rsidRPr="00ED69FB">
        <w:rPr>
          <w:rFonts w:cs="Times New Roman"/>
          <w:color w:val="000000" w:themeColor="text1"/>
        </w:rPr>
        <w:t xml:space="preserve"> below. </w:t>
      </w:r>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Important for the FBS balancing system is the fact that every total trade flow comes with a reliability measure, i.e. a surrogate of a measurement error. This measurement error is defined as follows and is calculated during the last step of the trade processing, i.e. when calculating the balanced flows. It contains information about the completeness of the trade information as well as information from the reliability factors (endorsement, see below).</w:t>
      </w:r>
    </w:p>
    <w:p w:rsidR="001B4CBE" w:rsidRPr="00ED69FB" w:rsidRDefault="001B4CBE" w:rsidP="001B4CBE">
      <w:pPr>
        <w:widowControl w:val="0"/>
        <w:spacing w:before="100" w:beforeAutospacing="1" w:after="120"/>
        <w:jc w:val="both"/>
        <w:rPr>
          <w:rFonts w:cs="Times New Roman"/>
          <w:color w:val="000000" w:themeColor="text1"/>
        </w:rPr>
      </w:pPr>
    </w:p>
    <w:p w:rsidR="001B4CBE" w:rsidRPr="00ED69FB" w:rsidRDefault="001B4CBE" w:rsidP="001B4CBE">
      <w:pPr>
        <w:pStyle w:val="Caption"/>
        <w:keepNext/>
        <w:spacing w:line="276" w:lineRule="auto"/>
        <w:jc w:val="both"/>
        <w:rPr>
          <w:rFonts w:cs="Times New Roman"/>
          <w:b w:val="0"/>
          <w:bCs w:val="0"/>
          <w:color w:val="000000" w:themeColor="text1"/>
          <w:sz w:val="24"/>
        </w:rPr>
      </w:pPr>
      <w:bookmarkStart w:id="155" w:name="_Ref420069487"/>
      <w:bookmarkStart w:id="156" w:name="_Toc421026240"/>
      <w:r w:rsidRPr="00ED69FB">
        <w:rPr>
          <w:rFonts w:cs="Times New Roman"/>
          <w:b w:val="0"/>
          <w:color w:val="000000" w:themeColor="text1"/>
          <w:sz w:val="24"/>
        </w:rPr>
        <w:lastRenderedPageBreak/>
        <w:t xml:space="preserve">Table </w:t>
      </w:r>
      <w:r w:rsidR="00B90D56"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Table \* ARABIC </w:instrText>
      </w:r>
      <w:r w:rsidR="00B90D56" w:rsidRPr="00ED69FB">
        <w:rPr>
          <w:rFonts w:cs="Times New Roman"/>
          <w:b w:val="0"/>
          <w:color w:val="000000" w:themeColor="text1"/>
          <w:sz w:val="24"/>
        </w:rPr>
        <w:fldChar w:fldCharType="separate"/>
      </w:r>
      <w:r w:rsidR="00A0291F">
        <w:rPr>
          <w:rFonts w:cs="Times New Roman"/>
          <w:b w:val="0"/>
          <w:noProof/>
          <w:color w:val="000000" w:themeColor="text1"/>
          <w:sz w:val="24"/>
        </w:rPr>
        <w:t>5</w:t>
      </w:r>
      <w:r w:rsidR="00B90D56" w:rsidRPr="00ED69FB">
        <w:rPr>
          <w:rFonts w:cs="Times New Roman"/>
          <w:b w:val="0"/>
          <w:color w:val="000000" w:themeColor="text1"/>
          <w:sz w:val="24"/>
        </w:rPr>
        <w:fldChar w:fldCharType="end"/>
      </w:r>
      <w:bookmarkEnd w:id="155"/>
      <w:r w:rsidRPr="00ED69FB">
        <w:rPr>
          <w:rFonts w:cs="Times New Roman"/>
          <w:b w:val="0"/>
          <w:color w:val="000000" w:themeColor="text1"/>
          <w:sz w:val="24"/>
        </w:rPr>
        <w:t>: Trade products</w:t>
      </w:r>
      <w:bookmarkEnd w:id="156"/>
    </w:p>
    <w:tbl>
      <w:tblPr>
        <w:tblStyle w:val="GridTable5Dark-Accent11"/>
        <w:tblW w:w="0" w:type="auto"/>
        <w:tblLook w:val="04A0"/>
      </w:tblPr>
      <w:tblGrid>
        <w:gridCol w:w="2322"/>
        <w:gridCol w:w="2321"/>
        <w:gridCol w:w="2322"/>
        <w:gridCol w:w="2322"/>
      </w:tblGrid>
      <w:tr w:rsidR="001B4CBE" w:rsidRPr="00ED69FB" w:rsidTr="00F101E1">
        <w:trPr>
          <w:cnfStyle w:val="100000000000"/>
        </w:trPr>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Dissemination products</w:t>
            </w:r>
          </w:p>
        </w:tc>
        <w:tc>
          <w:tcPr>
            <w:tcW w:w="2321" w:type="dxa"/>
          </w:tcPr>
          <w:p w:rsidR="001B4CBE" w:rsidRPr="00ED69FB" w:rsidRDefault="001B4CBE" w:rsidP="001B4CBE">
            <w:pPr>
              <w:pStyle w:val="ListParagraph"/>
              <w:keepNext/>
              <w:numPr>
                <w:ilvl w:val="0"/>
                <w:numId w:val="13"/>
              </w:numPr>
              <w:spacing w:before="100" w:beforeAutospacing="1" w:after="120"/>
              <w:ind w:left="513" w:hanging="425"/>
              <w:jc w:val="center"/>
              <w:cnfStyle w:val="100000000000"/>
              <w:rPr>
                <w:rFonts w:cs="Times New Roman"/>
                <w:b w:val="0"/>
                <w:bCs w:val="0"/>
                <w:color w:val="000000" w:themeColor="text1"/>
              </w:rPr>
            </w:pPr>
            <w:r w:rsidRPr="00ED69FB">
              <w:rPr>
                <w:rFonts w:cs="Times New Roman"/>
                <w:color w:val="000000" w:themeColor="text1"/>
              </w:rPr>
              <w:t xml:space="preserve">UN </w:t>
            </w:r>
            <w:proofErr w:type="spellStart"/>
            <w:r w:rsidRPr="00ED69FB">
              <w:rPr>
                <w:rFonts w:cs="Times New Roman"/>
                <w:color w:val="000000" w:themeColor="text1"/>
              </w:rPr>
              <w:t>Comtrade</w:t>
            </w:r>
            <w:proofErr w:type="spellEnd"/>
          </w:p>
        </w:tc>
        <w:tc>
          <w:tcPr>
            <w:tcW w:w="2322" w:type="dxa"/>
          </w:tcPr>
          <w:p w:rsidR="001B4CBE" w:rsidRPr="00ED69FB" w:rsidRDefault="001B4CBE" w:rsidP="001B4CBE">
            <w:pPr>
              <w:pStyle w:val="ListParagraph"/>
              <w:keepNext/>
              <w:numPr>
                <w:ilvl w:val="0"/>
                <w:numId w:val="13"/>
              </w:numPr>
              <w:spacing w:before="100" w:beforeAutospacing="1" w:after="120"/>
              <w:ind w:left="460" w:hanging="425"/>
              <w:jc w:val="center"/>
              <w:cnfStyle w:val="100000000000"/>
              <w:rPr>
                <w:rFonts w:cs="Times New Roman"/>
                <w:b w:val="0"/>
                <w:bCs w:val="0"/>
                <w:color w:val="000000" w:themeColor="text1"/>
              </w:rPr>
            </w:pPr>
            <w:r w:rsidRPr="00ED69FB">
              <w:rPr>
                <w:rFonts w:cs="Times New Roman"/>
                <w:color w:val="000000" w:themeColor="text1"/>
              </w:rPr>
              <w:t>Mirrored flows</w:t>
            </w:r>
          </w:p>
        </w:tc>
        <w:tc>
          <w:tcPr>
            <w:tcW w:w="2322" w:type="dxa"/>
          </w:tcPr>
          <w:p w:rsidR="001B4CBE" w:rsidRPr="00ED69FB" w:rsidRDefault="001B4CBE" w:rsidP="001B4CBE">
            <w:pPr>
              <w:pStyle w:val="ListParagraph"/>
              <w:keepNext/>
              <w:numPr>
                <w:ilvl w:val="0"/>
                <w:numId w:val="13"/>
              </w:numPr>
              <w:spacing w:before="100" w:beforeAutospacing="1" w:after="120"/>
              <w:ind w:left="406" w:hanging="283"/>
              <w:jc w:val="center"/>
              <w:cnfStyle w:val="100000000000"/>
              <w:rPr>
                <w:rFonts w:cs="Times New Roman"/>
                <w:b w:val="0"/>
                <w:bCs w:val="0"/>
                <w:color w:val="000000" w:themeColor="text1"/>
              </w:rPr>
            </w:pPr>
            <w:r w:rsidRPr="00ED69FB">
              <w:rPr>
                <w:rFonts w:cs="Times New Roman"/>
                <w:color w:val="000000" w:themeColor="text1"/>
              </w:rPr>
              <w:t>Balanced trade</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Matrixes of flows</w:t>
            </w: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Cleaned for errors and misreporting</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No data overwritten</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Data gaps filled thru mirroring</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Data gaps filled thru mirroring</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No data added</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IUV/EUV calculated and data gaps filled thru imputation (Q/V and V/Q)</w:t>
            </w: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IUV/EUV calculated and data gaps filled thru imputation (Q/V and V/Q</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Official data kept intact</w:t>
            </w:r>
          </w:p>
        </w:tc>
        <w:tc>
          <w:tcPr>
            <w:tcW w:w="2322" w:type="dxa"/>
            <w:vAlign w:val="center"/>
          </w:tcPr>
          <w:p w:rsidR="001B4CBE" w:rsidRPr="00ED69FB" w:rsidRDefault="001B4CBE" w:rsidP="00CA6AB5">
            <w:pPr>
              <w:keepNext/>
              <w:spacing w:before="100" w:beforeAutospacing="1" w:after="120"/>
              <w:jc w:val="center"/>
              <w:cnfStyle w:val="000000000000"/>
              <w:rPr>
                <w:rFonts w:cs="Times New Roman"/>
                <w:color w:val="000000" w:themeColor="text1"/>
              </w:rPr>
            </w:pPr>
            <w:r w:rsidRPr="00ED69FB">
              <w:rPr>
                <w:rFonts w:cs="Times New Roman"/>
                <w:color w:val="000000" w:themeColor="text1"/>
              </w:rPr>
              <w:t>Official over-written, where necessary</w:t>
            </w:r>
          </w:p>
        </w:tc>
      </w:tr>
      <w:tr w:rsidR="001B4CBE" w:rsidRPr="00ED69FB" w:rsidTr="00CA6AB5">
        <w:trPr>
          <w:cnfStyle w:val="000000100000"/>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1B4CBE" w:rsidRPr="00ED69FB" w:rsidRDefault="001B4CBE" w:rsidP="00CA6AB5">
            <w:pPr>
              <w:keepNext/>
              <w:spacing w:before="100" w:beforeAutospacing="1" w:after="120"/>
              <w:jc w:val="center"/>
              <w:cnfStyle w:val="000000100000"/>
              <w:rPr>
                <w:rFonts w:cs="Times New Roman"/>
                <w:color w:val="000000" w:themeColor="text1"/>
              </w:rPr>
            </w:pPr>
            <w:r w:rsidRPr="00ED69FB">
              <w:rPr>
                <w:rFonts w:cs="Times New Roman"/>
                <w:color w:val="000000" w:themeColor="text1"/>
              </w:rPr>
              <w:t>Balanced trade, endorsement factors</w:t>
            </w: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b w:val="0"/>
                <w:bCs w:val="0"/>
                <w:color w:val="000000" w:themeColor="text1"/>
              </w:rPr>
            </w:pPr>
            <w:r w:rsidRPr="00ED69FB">
              <w:rPr>
                <w:rFonts w:cs="Times New Roman"/>
                <w:color w:val="000000" w:themeColor="text1"/>
              </w:rPr>
              <w:t>Total trade</w:t>
            </w:r>
          </w:p>
        </w:tc>
        <w:tc>
          <w:tcPr>
            <w:tcW w:w="2321" w:type="dxa"/>
            <w:vAlign w:val="center"/>
          </w:tcPr>
          <w:p w:rsidR="001B4CBE" w:rsidRPr="00ED69FB" w:rsidRDefault="001B4CBE" w:rsidP="00CA6AB5">
            <w:pPr>
              <w:pStyle w:val="ListParagraph"/>
              <w:keepNext/>
              <w:numPr>
                <w:ilvl w:val="0"/>
                <w:numId w:val="13"/>
              </w:numPr>
              <w:spacing w:before="100" w:beforeAutospacing="1" w:after="120"/>
              <w:ind w:left="387"/>
              <w:jc w:val="center"/>
              <w:cnfStyle w:val="000000000000"/>
              <w:rPr>
                <w:rFonts w:cs="Times New Roman"/>
                <w:b/>
                <w:bCs/>
                <w:color w:val="000000" w:themeColor="text1"/>
              </w:rPr>
            </w:pPr>
            <w:r w:rsidRPr="00ED69FB">
              <w:rPr>
                <w:rFonts w:cs="Times New Roman"/>
                <w:b/>
                <w:bCs/>
                <w:color w:val="000000" w:themeColor="text1"/>
              </w:rPr>
              <w:t>Imbalanced official</w:t>
            </w:r>
          </w:p>
        </w:tc>
        <w:tc>
          <w:tcPr>
            <w:tcW w:w="2322" w:type="dxa"/>
            <w:vAlign w:val="center"/>
          </w:tcPr>
          <w:p w:rsidR="001B4CBE" w:rsidRPr="00ED69FB" w:rsidRDefault="001B4CBE" w:rsidP="00CA6AB5">
            <w:pPr>
              <w:pStyle w:val="ListParagraph"/>
              <w:keepNext/>
              <w:numPr>
                <w:ilvl w:val="0"/>
                <w:numId w:val="13"/>
              </w:numPr>
              <w:spacing w:before="100" w:beforeAutospacing="1" w:after="120"/>
              <w:ind w:left="319" w:hanging="284"/>
              <w:jc w:val="center"/>
              <w:cnfStyle w:val="000000000000"/>
              <w:rPr>
                <w:rFonts w:cs="Times New Roman"/>
                <w:b/>
                <w:bCs/>
                <w:color w:val="000000" w:themeColor="text1"/>
              </w:rPr>
            </w:pPr>
            <w:r w:rsidRPr="00ED69FB">
              <w:rPr>
                <w:rFonts w:cs="Times New Roman"/>
                <w:b/>
                <w:bCs/>
                <w:color w:val="000000" w:themeColor="text1"/>
              </w:rPr>
              <w:t>Mirrored and imputed, but still imbalanced</w:t>
            </w:r>
          </w:p>
        </w:tc>
        <w:tc>
          <w:tcPr>
            <w:tcW w:w="2322" w:type="dxa"/>
            <w:vAlign w:val="center"/>
          </w:tcPr>
          <w:p w:rsidR="001B4CBE" w:rsidRPr="00ED69FB" w:rsidRDefault="001B4CBE" w:rsidP="00CA6AB5">
            <w:pPr>
              <w:pStyle w:val="ListParagraph"/>
              <w:keepNext/>
              <w:numPr>
                <w:ilvl w:val="0"/>
                <w:numId w:val="13"/>
              </w:numPr>
              <w:spacing w:before="100" w:beforeAutospacing="1" w:after="120"/>
              <w:ind w:left="265" w:hanging="265"/>
              <w:jc w:val="center"/>
              <w:cnfStyle w:val="000000000000"/>
              <w:rPr>
                <w:rFonts w:cs="Times New Roman"/>
                <w:b/>
                <w:bCs/>
                <w:color w:val="000000" w:themeColor="text1"/>
              </w:rPr>
            </w:pPr>
            <w:r w:rsidRPr="00ED69FB">
              <w:rPr>
                <w:rFonts w:cs="Times New Roman"/>
                <w:b/>
                <w:bCs/>
                <w:color w:val="000000" w:themeColor="text1"/>
              </w:rPr>
              <w:t>Balanced trade</w:t>
            </w:r>
          </w:p>
        </w:tc>
      </w:tr>
      <w:tr w:rsidR="001B4CBE" w:rsidRPr="00ED69FB" w:rsidTr="00CA6AB5">
        <w:trPr>
          <w:cnfStyle w:val="000000100000"/>
          <w:trHeight w:val="622"/>
        </w:trPr>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731077" w:rsidRDefault="00731077" w:rsidP="00731077">
            <w:pPr>
              <w:cnfStyle w:val="000000100000"/>
            </w:pPr>
            <w:r>
              <w:rPr>
                <w:rFonts w:cs="Times New Roman"/>
                <w:color w:val="000000" w:themeColor="text1"/>
              </w:rPr>
              <w:t>Total exports and imports are reported by country, but</w:t>
            </w:r>
          </w:p>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731077" w:rsidRDefault="00731077" w:rsidP="00731077">
            <w:pPr>
              <w:cnfStyle w:val="000000100000"/>
            </w:pPr>
            <w:r>
              <w:rPr>
                <w:rFonts w:cs="Times New Roman"/>
                <w:color w:val="000000" w:themeColor="text1"/>
              </w:rPr>
              <w:t>Total exports and imports are reported by country, but</w:t>
            </w:r>
          </w:p>
          <w:p w:rsidR="001B4CBE" w:rsidRPr="00ED69FB" w:rsidRDefault="001B4CBE" w:rsidP="00CA6AB5">
            <w:pPr>
              <w:keepNext/>
              <w:spacing w:before="100" w:beforeAutospacing="1" w:after="120"/>
              <w:jc w:val="center"/>
              <w:cnfStyle w:val="000000100000"/>
              <w:rPr>
                <w:rFonts w:cs="Times New Roman"/>
                <w:color w:val="000000" w:themeColor="text1"/>
              </w:rPr>
            </w:pPr>
          </w:p>
        </w:tc>
        <w:tc>
          <w:tcPr>
            <w:tcW w:w="2322" w:type="dxa"/>
            <w:vAlign w:val="center"/>
          </w:tcPr>
          <w:p w:rsidR="00731077" w:rsidRDefault="00731077" w:rsidP="00731077">
            <w:pPr>
              <w:cnfStyle w:val="000000100000"/>
            </w:pPr>
            <w:r>
              <w:rPr>
                <w:rFonts w:cs="Times New Roman"/>
                <w:color w:val="000000" w:themeColor="text1"/>
              </w:rPr>
              <w:t>Total exports and imports are reported by country, and</w:t>
            </w:r>
          </w:p>
          <w:p w:rsidR="001B4CBE" w:rsidRPr="00ED69FB" w:rsidRDefault="001B4CBE" w:rsidP="00CA6AB5">
            <w:pPr>
              <w:keepNext/>
              <w:spacing w:before="100" w:beforeAutospacing="1" w:after="120"/>
              <w:jc w:val="center"/>
              <w:cnfStyle w:val="000000100000"/>
              <w:rPr>
                <w:rFonts w:cs="Times New Roman"/>
                <w:color w:val="000000" w:themeColor="text1"/>
              </w:rPr>
            </w:pPr>
          </w:p>
        </w:tc>
      </w:tr>
      <w:tr w:rsidR="001B4CBE" w:rsidRPr="00ED69FB" w:rsidTr="00CA6AB5">
        <w:tc>
          <w:tcPr>
            <w:cnfStyle w:val="001000000000"/>
            <w:tcW w:w="2322" w:type="dxa"/>
          </w:tcPr>
          <w:p w:rsidR="001B4CBE" w:rsidRPr="00ED69FB" w:rsidRDefault="001B4CBE" w:rsidP="00F101E1">
            <w:pPr>
              <w:keepNext/>
              <w:spacing w:before="100" w:beforeAutospacing="1" w:after="120"/>
              <w:jc w:val="center"/>
              <w:rPr>
                <w:rFonts w:cs="Times New Roman"/>
                <w:color w:val="000000" w:themeColor="text1"/>
              </w:rPr>
            </w:pPr>
          </w:p>
        </w:tc>
        <w:tc>
          <w:tcPr>
            <w:tcW w:w="2321" w:type="dxa"/>
            <w:vAlign w:val="center"/>
          </w:tcPr>
          <w:p w:rsidR="001B4CBE" w:rsidRPr="00ED69FB" w:rsidRDefault="00B90D56"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1B4CBE" w:rsidRPr="00ED69FB" w:rsidRDefault="00B90D56"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1B4CBE" w:rsidRPr="00ED69FB" w:rsidRDefault="00B90D56" w:rsidP="00CA6AB5">
            <w:pPr>
              <w:keepNext/>
              <w:spacing w:before="100" w:beforeAutospacing="1" w:after="120"/>
              <w:jc w:val="center"/>
              <w:cnfStyle w:val="00000000000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r>
    </w:tbl>
    <w:p w:rsidR="001B4CBE" w:rsidRPr="00ED69FB" w:rsidRDefault="001B4CBE" w:rsidP="001B4CBE">
      <w:pPr>
        <w:rPr>
          <w:rFonts w:cs="Times New Roman"/>
          <w:b/>
          <w:color w:val="000000" w:themeColor="text1"/>
        </w:rPr>
      </w:pPr>
    </w:p>
    <w:p w:rsidR="001B4CBE" w:rsidRPr="00ED69FB" w:rsidRDefault="001B4CBE" w:rsidP="001B4CBE">
      <w:pPr>
        <w:rPr>
          <w:rFonts w:cs="Times New Roman"/>
          <w:b/>
          <w:color w:val="000000" w:themeColor="text1"/>
        </w:rPr>
      </w:pPr>
      <w:r w:rsidRPr="00ED69FB">
        <w:rPr>
          <w:rFonts w:cs="Times New Roman"/>
          <w:b/>
          <w:color w:val="000000" w:themeColor="text1"/>
        </w:rPr>
        <w:t>Calculating export and import unit values (EUV/IUV)</w:t>
      </w:r>
    </w:p>
    <w:p w:rsidR="001B4CBE" w:rsidRPr="00ED69FB" w:rsidRDefault="001B4CBE" w:rsidP="001B4CBE">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overview provided in </w:t>
      </w:r>
      <w:fldSimple w:instr=" REF _Ref420069487 \h  \* MERGEFORMAT ">
        <w:r w:rsidR="00A0291F" w:rsidRPr="00A0291F">
          <w:rPr>
            <w:rFonts w:cs="Times New Roman"/>
            <w:color w:val="000000" w:themeColor="text1"/>
            <w:szCs w:val="24"/>
          </w:rPr>
          <w:t>Table 5</w:t>
        </w:r>
      </w:fldSimple>
      <w:r w:rsidRPr="00ED69FB">
        <w:rPr>
          <w:rFonts w:cs="Times New Roman"/>
          <w:color w:val="000000" w:themeColor="text1"/>
          <w:szCs w:val="24"/>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HS category, or the number of available trade flows over reporters/partners. </w:t>
      </w:r>
    </w:p>
    <w:p w:rsidR="001B4CBE" w:rsidRPr="00ED69FB" w:rsidRDefault="001B4CBE" w:rsidP="00163B18">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The right choice is therefore the answer to an empirical question. Exposing various theoretical alternatives to practical tests resulted in the following procedure. Where the number of trade flows for a given product is low, typically 5 or less, a global average (mode) is taken as the basis to calculate the unit values. Conversely, where and when the number of flows is high, country-</w:t>
      </w:r>
      <w:r w:rsidRPr="00ED69FB">
        <w:rPr>
          <w:rFonts w:cs="Times New Roman"/>
          <w:color w:val="000000" w:themeColor="text1"/>
          <w:szCs w:val="24"/>
        </w:rPr>
        <w:lastRenderedPageBreak/>
        <w:t xml:space="preserve">specific unit values are identified to calculate unit values. </w:t>
      </w:r>
      <w:fldSimple w:instr=" REF _Ref421026002 \h  \* MERGEFORMAT ">
        <w:r w:rsidR="00A0291F" w:rsidRPr="00A0291F">
          <w:rPr>
            <w:szCs w:val="24"/>
          </w:rPr>
          <w:t xml:space="preserve">Figure </w:t>
        </w:r>
        <w:r w:rsidR="00A0291F" w:rsidRPr="00A0291F">
          <w:rPr>
            <w:noProof/>
            <w:szCs w:val="24"/>
          </w:rPr>
          <w:t>7</w:t>
        </w:r>
      </w:fldSimple>
      <w:r w:rsidR="00163B18">
        <w:rPr>
          <w:rFonts w:cs="Times New Roman"/>
          <w:color w:val="000000" w:themeColor="text1"/>
          <w:szCs w:val="24"/>
        </w:rPr>
        <w:t xml:space="preserve"> </w:t>
      </w:r>
      <w:r w:rsidRPr="00ED69FB">
        <w:rPr>
          <w:rFonts w:cs="Times New Roman"/>
          <w:color w:val="000000" w:themeColor="text1"/>
          <w:szCs w:val="24"/>
        </w:rPr>
        <w:t>depicts the country-specific case.</w:t>
      </w:r>
    </w:p>
    <w:p w:rsidR="00163B18" w:rsidRDefault="009A164F" w:rsidP="00163B18">
      <w:pPr>
        <w:keepNext/>
        <w:widowControl w:val="0"/>
        <w:spacing w:before="100" w:beforeAutospacing="1" w:after="12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330pt;height:295.5pt;visibility:visible" o:bordertopcolor="this" o:borderleftcolor="this" o:borderbottomcolor="this" o:borderrightcolor="this" o:allowoverlap="f">
            <v:imagedata r:id="rId24" o:title=""/>
            <w10:bordertop type="single" width="6"/>
            <w10:borderleft type="single" width="6"/>
            <w10:borderbottom type="single" width="6"/>
            <w10:borderright type="single" width="6"/>
          </v:shape>
        </w:pict>
      </w:r>
    </w:p>
    <w:p w:rsidR="00EA5EBB" w:rsidRPr="00163B18" w:rsidRDefault="00163B18" w:rsidP="00163B18">
      <w:pPr>
        <w:pStyle w:val="Caption"/>
        <w:jc w:val="both"/>
        <w:rPr>
          <w:b w:val="0"/>
          <w:bCs w:val="0"/>
          <w:color w:val="auto"/>
          <w:sz w:val="22"/>
          <w:szCs w:val="22"/>
        </w:rPr>
      </w:pPr>
      <w:bookmarkStart w:id="157" w:name="_Ref421026002"/>
      <w:bookmarkStart w:id="158" w:name="_Toc421026213"/>
      <w:r w:rsidRPr="00163B18">
        <w:rPr>
          <w:b w:val="0"/>
          <w:bCs w:val="0"/>
          <w:color w:val="auto"/>
          <w:sz w:val="22"/>
          <w:szCs w:val="22"/>
        </w:rPr>
        <w:t xml:space="preserve">Figure </w:t>
      </w:r>
      <w:r w:rsidR="00B90D56" w:rsidRPr="00163B18">
        <w:rPr>
          <w:b w:val="0"/>
          <w:bCs w:val="0"/>
          <w:color w:val="auto"/>
          <w:sz w:val="22"/>
          <w:szCs w:val="22"/>
        </w:rPr>
        <w:fldChar w:fldCharType="begin"/>
      </w:r>
      <w:r w:rsidRPr="00163B18">
        <w:rPr>
          <w:b w:val="0"/>
          <w:bCs w:val="0"/>
          <w:color w:val="auto"/>
          <w:sz w:val="22"/>
          <w:szCs w:val="22"/>
        </w:rPr>
        <w:instrText xml:space="preserve"> SEQ Figure \* ARABIC </w:instrText>
      </w:r>
      <w:r w:rsidR="00B90D56" w:rsidRPr="00163B18">
        <w:rPr>
          <w:b w:val="0"/>
          <w:bCs w:val="0"/>
          <w:color w:val="auto"/>
          <w:sz w:val="22"/>
          <w:szCs w:val="22"/>
        </w:rPr>
        <w:fldChar w:fldCharType="separate"/>
      </w:r>
      <w:r w:rsidR="00A0291F">
        <w:rPr>
          <w:b w:val="0"/>
          <w:bCs w:val="0"/>
          <w:noProof/>
          <w:color w:val="auto"/>
          <w:sz w:val="22"/>
          <w:szCs w:val="22"/>
        </w:rPr>
        <w:t>7</w:t>
      </w:r>
      <w:r w:rsidR="00B90D56" w:rsidRPr="00163B18">
        <w:rPr>
          <w:b w:val="0"/>
          <w:bCs w:val="0"/>
          <w:color w:val="auto"/>
          <w:sz w:val="22"/>
          <w:szCs w:val="22"/>
        </w:rPr>
        <w:fldChar w:fldCharType="end"/>
      </w:r>
      <w:bookmarkEnd w:id="157"/>
      <w:r w:rsidRPr="00163B18">
        <w:rPr>
          <w:b w:val="0"/>
          <w:bCs w:val="0"/>
          <w:color w:val="auto"/>
          <w:sz w:val="22"/>
          <w:szCs w:val="22"/>
        </w:rPr>
        <w:t>: Calculation of unit values based on trading partners</w:t>
      </w:r>
      <w:bookmarkEnd w:id="158"/>
    </w:p>
    <w:p w:rsidR="001B4CBE" w:rsidRPr="00ED69FB" w:rsidRDefault="001B4CBE" w:rsidP="00163B18">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In the concrete case captured in</w:t>
      </w:r>
      <w:r w:rsidR="00163B18">
        <w:rPr>
          <w:rFonts w:cs="Times New Roman"/>
          <w:color w:val="000000" w:themeColor="text1"/>
          <w:szCs w:val="24"/>
        </w:rPr>
        <w:t xml:space="preserve"> </w:t>
      </w:r>
      <w:fldSimple w:instr=" REF _Ref421026002 \h  \* MERGEFORMAT ">
        <w:r w:rsidR="00A0291F" w:rsidRPr="00A0291F">
          <w:rPr>
            <w:szCs w:val="24"/>
          </w:rPr>
          <w:t xml:space="preserve">Figure </w:t>
        </w:r>
        <w:r w:rsidR="00A0291F" w:rsidRPr="00A0291F">
          <w:rPr>
            <w:noProof/>
            <w:szCs w:val="24"/>
          </w:rPr>
          <w:t>7</w:t>
        </w:r>
      </w:fldSimple>
      <w:r w:rsidRPr="00ED69FB">
        <w:rPr>
          <w:rFonts w:cs="Times New Roman"/>
          <w:color w:val="000000" w:themeColor="text1"/>
          <w:szCs w:val="24"/>
        </w:rPr>
        <w:t xml:space="preserve">, country XX importing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1B4CBE" w:rsidRPr="00ED69FB" w:rsidRDefault="001B4CBE" w:rsidP="001B4CBE">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1B4CBE" w:rsidRPr="00EA5EBB" w:rsidRDefault="001B4CBE" w:rsidP="00EA5EBB">
      <w:pPr>
        <w:widowControl w:val="0"/>
        <w:spacing w:before="100" w:beforeAutospacing="1" w:after="120"/>
        <w:jc w:val="both"/>
        <w:rPr>
          <w:rFonts w:cs="Times New Roman"/>
          <w:b/>
          <w:bCs/>
          <w:color w:val="000000" w:themeColor="text1"/>
        </w:rPr>
      </w:pPr>
      <w:r w:rsidRPr="00EA5EBB">
        <w:rPr>
          <w:rFonts w:cs="Times New Roman"/>
          <w:b/>
          <w:bCs/>
          <w:color w:val="000000" w:themeColor="text1"/>
        </w:rPr>
        <w:t xml:space="preserve">Path dependency of imputation routines </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w:t>
      </w:r>
      <w:r w:rsidRPr="00ED69FB">
        <w:rPr>
          <w:rFonts w:cs="Times New Roman"/>
          <w:color w:val="000000" w:themeColor="text1"/>
        </w:rPr>
        <w:lastRenderedPageBreak/>
        <w:t xml:space="preserve">balancing can take place. There is, however, also rationale for more ambiguity in the sequence of the various steps and not all steps follow a cogent and unequivocal logic. What is more, there is no a priori (conceptual) reason to prefer one step over the other in the sequence of the implementation, e.g. to undertake the mirroring step before the unit value imputations or vice versa. </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Intuitively, one may be inclined to first mirror missing data so that the unit value calculations are being put on a broader footing. As outline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1B4CBE" w:rsidRPr="00ED69FB" w:rsidRDefault="001B4CBE" w:rsidP="001B4CBE">
      <w:pPr>
        <w:spacing w:after="120"/>
        <w:jc w:val="both"/>
        <w:rPr>
          <w:rFonts w:cs="Times New Roman"/>
          <w:color w:val="000000" w:themeColor="text1"/>
        </w:rPr>
      </w:pPr>
      <w:r w:rsidRPr="00ED69FB">
        <w:rPr>
          <w:rFonts w:cs="Times New Roman"/>
          <w:color w:val="000000" w:themeColor="text1"/>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A0291F" w:rsidRPr="00A0291F">
          <w:rPr>
            <w:rFonts w:cs="Times New Roman"/>
            <w:color w:val="000000" w:themeColor="text1"/>
          </w:rPr>
          <w:t>Table 5</w:t>
        </w:r>
      </w:fldSimple>
      <w:r w:rsidRPr="00ED69FB">
        <w:rPr>
          <w:rFonts w:cs="Times New Roman"/>
          <w:color w:val="000000" w:themeColor="text1"/>
        </w:rPr>
        <w:t xml:space="preserve"> above. </w:t>
      </w:r>
    </w:p>
    <w:p w:rsidR="001B4CBE" w:rsidRPr="00ED69FB" w:rsidRDefault="001B4CBE" w:rsidP="00F101E1">
      <w:pPr>
        <w:pStyle w:val="Heading2"/>
      </w:pPr>
      <w:bookmarkStart w:id="159" w:name="_Toc421025863"/>
      <w:r w:rsidRPr="00ED69FB">
        <w:t>Reliability index and endorsement factors</w:t>
      </w:r>
      <w:bookmarkEnd w:id="159"/>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1B4CBE" w:rsidRPr="00ED69FB"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Our solution to this problem is as follows: Compute the level of agreement between each pair of countries as the proportion of trades on which they agree (within some tolerance).</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lastRenderedPageBreak/>
        <w:t>Initialize all countries to the same reliability score.</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1B4CBE" w:rsidRPr="00ED69FB" w:rsidRDefault="001B4CBE" w:rsidP="001B4CBE">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Step 3 is repeated until the change in the reliability scores becomes negligible.</w:t>
      </w:r>
    </w:p>
    <w:p w:rsidR="001B4CBE" w:rsidRDefault="001B4CBE" w:rsidP="001B4CBE">
      <w:pPr>
        <w:widowControl w:val="0"/>
        <w:spacing w:before="100" w:beforeAutospacing="1" w:after="120"/>
        <w:jc w:val="both"/>
        <w:rPr>
          <w:rFonts w:cs="Times New Roman"/>
          <w:color w:val="000000" w:themeColor="text1"/>
        </w:rPr>
      </w:pPr>
      <w:r w:rsidRPr="00ED69FB">
        <w:rPr>
          <w:rFonts w:cs="Times New Roman"/>
          <w:color w:val="000000" w:themeColor="text1"/>
        </w:rPr>
        <w:t xml:space="preserve">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w:t>
      </w:r>
      <w:proofErr w:type="spellStart"/>
      <w:r w:rsidRPr="00ED69FB">
        <w:rPr>
          <w:rFonts w:cs="Times New Roman"/>
          <w:color w:val="000000" w:themeColor="text1"/>
        </w:rPr>
        <w:t>PageRank</w:t>
      </w:r>
      <w:proofErr w:type="spellEnd"/>
      <w:r w:rsidRPr="00ED69FB">
        <w:rPr>
          <w:rFonts w:cs="Times New Roman"/>
          <w:color w:val="000000" w:themeColor="text1"/>
        </w:rPr>
        <w:t xml:space="preserve"> algorithm for determining quality of websites).</w:t>
      </w:r>
    </w:p>
    <w:p w:rsidR="00562566" w:rsidRPr="00EA5EBB" w:rsidRDefault="00562566" w:rsidP="001B4CBE">
      <w:pPr>
        <w:widowControl w:val="0"/>
        <w:spacing w:before="100" w:beforeAutospacing="1" w:after="120"/>
        <w:jc w:val="both"/>
        <w:rPr>
          <w:rFonts w:cs="Times New Roman"/>
          <w:b/>
          <w:bCs/>
          <w:color w:val="000000" w:themeColor="text1"/>
        </w:rPr>
      </w:pPr>
      <w:r w:rsidRPr="00EA5EBB">
        <w:rPr>
          <w:rFonts w:cs="Times New Roman"/>
          <w:b/>
          <w:bCs/>
          <w:color w:val="000000" w:themeColor="text1"/>
        </w:rPr>
        <w:t>Example of reliability scores</w:t>
      </w:r>
    </w:p>
    <w:p w:rsidR="00562566" w:rsidRDefault="00B90D56" w:rsidP="00EA5EBB">
      <w:pPr>
        <w:widowControl w:val="0"/>
        <w:spacing w:before="100" w:beforeAutospacing="1" w:after="120"/>
        <w:jc w:val="both"/>
        <w:rPr>
          <w:rFonts w:cs="Times New Roman"/>
          <w:color w:val="000000" w:themeColor="text1"/>
        </w:rPr>
      </w:pPr>
      <w:r>
        <w:rPr>
          <w:rFonts w:cs="Times New Roman"/>
          <w:noProof/>
          <w:color w:val="000000" w:themeColor="text1"/>
          <w:lang w:eastAsia="zh-TW"/>
        </w:rPr>
        <w:pict>
          <v:shapetype id="_x0000_t202" coordsize="21600,21600" o:spt="202" path="m,l,21600r21600,l21600,xe">
            <v:stroke joinstyle="miter"/>
            <v:path gradientshapeok="t" o:connecttype="rect"/>
          </v:shapetype>
          <v:shape id="_x0000_s1060" type="#_x0000_t202" style="position:absolute;left:0;text-align:left;margin-left:-2.25pt;margin-top:178.2pt;width:468pt;height:146.7pt;z-index:251684864;mso-width-relative:margin;mso-height-relative:margin" o:allowoverlap="f">
            <v:textbox style="mso-next-textbox:#_x0000_s1060">
              <w:txbxContent>
                <w:p w:rsidR="001A48C3" w:rsidRDefault="001A48C3">
                  <w:ins w:id="160" w:author="browningj" w:date="2015-06-02T14:11:00Z">
                    <w:r>
                      <w:rPr>
                        <w:noProof/>
                        <w:lang w:eastAsia="en-US"/>
                      </w:rPr>
                      <w:drawing>
                        <wp:inline distT="0" distB="0" distL="0" distR="0">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7"/>
                                  <a:stretch>
                                    <a:fillRect/>
                                  </a:stretch>
                                </pic:blipFill>
                                <pic:spPr>
                                  <a:xfrm>
                                    <a:off x="0" y="0"/>
                                    <a:ext cx="1854743" cy="1920240"/>
                                  </a:xfrm>
                                  <a:prstGeom prst="rect">
                                    <a:avLst/>
                                  </a:prstGeom>
                                </pic:spPr>
                              </pic:pic>
                            </a:graphicData>
                          </a:graphic>
                        </wp:inline>
                      </w:drawing>
                    </w:r>
                  </w:ins>
                </w:p>
              </w:txbxContent>
            </v:textbox>
            <w10:wrap type="square"/>
          </v:shape>
        </w:pict>
      </w:r>
      <w:r w:rsidRPr="00B90D56">
        <w:rPr>
          <w:noProof/>
        </w:rPr>
        <w:pict>
          <v:shape id="_x0000_s1061" type="#_x0000_t202" style="position:absolute;left:0;text-align:left;margin-left:-2.25pt;margin-top:182.2pt;width:468pt;height:.05pt;z-index:251686912" stroked="f">
            <v:textbox style="mso-next-textbox:#_x0000_s1061;mso-fit-shape-to-text:t" inset="0,0,0,0">
              <w:txbxContent>
                <w:p w:rsidR="001A48C3" w:rsidRPr="00163B18" w:rsidRDefault="001A48C3" w:rsidP="00562566">
                  <w:pPr>
                    <w:pStyle w:val="Caption"/>
                    <w:rPr>
                      <w:rFonts w:cs="Times New Roman"/>
                      <w:b w:val="0"/>
                      <w:bCs w:val="0"/>
                      <w:noProof/>
                      <w:color w:val="auto"/>
                      <w:sz w:val="32"/>
                      <w:szCs w:val="22"/>
                      <w:lang w:eastAsia="zh-TW"/>
                    </w:rPr>
                  </w:pPr>
                  <w:bookmarkStart w:id="161" w:name="_Ref421025223"/>
                  <w:bookmarkStart w:id="162" w:name="_Ref421017883"/>
                  <w:bookmarkStart w:id="163" w:name="_Toc421026214"/>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Pr>
                      <w:b w:val="0"/>
                      <w:bCs w:val="0"/>
                      <w:noProof/>
                      <w:color w:val="auto"/>
                      <w:sz w:val="22"/>
                      <w:szCs w:val="22"/>
                    </w:rPr>
                    <w:t>8</w:t>
                  </w:r>
                  <w:r w:rsidRPr="00163B18">
                    <w:rPr>
                      <w:b w:val="0"/>
                      <w:bCs w:val="0"/>
                      <w:color w:val="auto"/>
                      <w:sz w:val="22"/>
                      <w:szCs w:val="22"/>
                    </w:rPr>
                    <w:fldChar w:fldCharType="end"/>
                  </w:r>
                  <w:bookmarkEnd w:id="161"/>
                  <w:r w:rsidRPr="00163B18">
                    <w:rPr>
                      <w:b w:val="0"/>
                      <w:bCs w:val="0"/>
                      <w:color w:val="auto"/>
                      <w:sz w:val="22"/>
                      <w:szCs w:val="22"/>
                    </w:rPr>
                    <w:t>: Reliability index calculation</w:t>
                  </w:r>
                  <w:bookmarkEnd w:id="162"/>
                  <w:bookmarkEnd w:id="163"/>
                </w:p>
              </w:txbxContent>
            </v:textbox>
            <w10:wrap type="square"/>
          </v:shape>
        </w:pict>
      </w:r>
      <w:r w:rsidR="00EA5EBB">
        <w:rPr>
          <w:rFonts w:cs="Times New Roman"/>
          <w:color w:val="000000" w:themeColor="text1"/>
        </w:rPr>
        <w:t xml:space="preserve">The reliability index </w:t>
      </w:r>
      <w:r w:rsidR="00EA5EBB" w:rsidRPr="00EA5EBB">
        <w:rPr>
          <w:rFonts w:cs="Times New Roman"/>
          <w:color w:val="000000" w:themeColor="text1"/>
          <w:szCs w:val="24"/>
        </w:rPr>
        <w:t>calculations are depicted</w:t>
      </w:r>
      <w:r w:rsidR="00562566" w:rsidRPr="00EA5EBB">
        <w:rPr>
          <w:rFonts w:cs="Times New Roman"/>
          <w:color w:val="000000" w:themeColor="text1"/>
          <w:szCs w:val="24"/>
        </w:rPr>
        <w:t xml:space="preserve"> </w:t>
      </w:r>
      <w:r w:rsidR="00EA5EBB" w:rsidRPr="00EA5EBB">
        <w:rPr>
          <w:rFonts w:cs="Times New Roman"/>
          <w:color w:val="000000" w:themeColor="text1"/>
          <w:szCs w:val="24"/>
        </w:rPr>
        <w:t xml:space="preserve">in </w:t>
      </w:r>
      <w:fldSimple w:instr=" REF _Ref421025223 \h  \* MERGEFORMAT ">
        <w:r w:rsidR="00A0291F" w:rsidRPr="00A0291F">
          <w:rPr>
            <w:szCs w:val="24"/>
          </w:rPr>
          <w:t xml:space="preserve">Figure </w:t>
        </w:r>
        <w:r w:rsidR="00A0291F" w:rsidRPr="00A0291F">
          <w:rPr>
            <w:noProof/>
            <w:szCs w:val="24"/>
          </w:rPr>
          <w:t>8</w:t>
        </w:r>
      </w:fldSimple>
      <w:r w:rsidR="00562566" w:rsidRPr="00EA5EBB">
        <w:rPr>
          <w:rFonts w:cs="Times New Roman"/>
          <w:color w:val="000000" w:themeColor="text1"/>
          <w:szCs w:val="24"/>
        </w:rPr>
        <w:t>.  The nodes (circles</w:t>
      </w:r>
      <w:r w:rsidR="00562566">
        <w:rPr>
          <w:rFonts w:cs="Times New Roman"/>
          <w:color w:val="000000" w:themeColor="text1"/>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w:t>
      </w:r>
      <w:r w:rsidR="00EA5EBB">
        <w:rPr>
          <w:rFonts w:cs="Times New Roman"/>
          <w:color w:val="000000" w:themeColor="text1"/>
        </w:rPr>
        <w:t>, the</w:t>
      </w:r>
      <w:r w:rsidR="00562566">
        <w:rPr>
          <w:rFonts w:cs="Times New Roman"/>
          <w:color w:val="000000" w:themeColor="text1"/>
        </w:rPr>
        <w:t xml:space="preserve"> top nodes/countries have a higher </w:t>
      </w:r>
      <w:r w:rsidR="008B603F">
        <w:rPr>
          <w:rFonts w:cs="Times New Roman"/>
          <w:color w:val="000000" w:themeColor="text1"/>
        </w:rPr>
        <w:t xml:space="preserve">than average </w:t>
      </w:r>
      <w:r w:rsidR="00562566">
        <w:rPr>
          <w:rFonts w:cs="Times New Roman"/>
          <w:color w:val="000000" w:themeColor="text1"/>
        </w:rPr>
        <w:t xml:space="preserve">reliability and the </w:t>
      </w:r>
      <w:r w:rsidR="008B603F">
        <w:rPr>
          <w:rFonts w:cs="Times New Roman"/>
          <w:color w:val="000000" w:themeColor="text1"/>
        </w:rPr>
        <w:t>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551492" w:rsidRPr="00ED69FB" w:rsidRDefault="00551492">
      <w:pPr>
        <w:rPr>
          <w:rFonts w:cs="Times New Roman"/>
          <w:color w:val="000000" w:themeColor="text1"/>
          <w:szCs w:val="24"/>
        </w:rPr>
      </w:pPr>
      <w:r w:rsidRPr="00ED69FB">
        <w:rPr>
          <w:rFonts w:cs="Times New Roman"/>
          <w:color w:val="000000" w:themeColor="text1"/>
          <w:szCs w:val="24"/>
        </w:rPr>
        <w:br w:type="page"/>
      </w:r>
    </w:p>
    <w:p w:rsidR="00310EE0" w:rsidRPr="00ED69FB" w:rsidRDefault="00310EE0" w:rsidP="00ED69FB">
      <w:pPr>
        <w:pStyle w:val="Heading1"/>
      </w:pPr>
      <w:bookmarkStart w:id="164" w:name="_Toc421025864"/>
      <w:r w:rsidRPr="00ED69FB">
        <w:lastRenderedPageBreak/>
        <w:t>Stocks and Stock Changes</w:t>
      </w:r>
      <w:bookmarkEnd w:id="164"/>
    </w:p>
    <w:p w:rsidR="00310EE0" w:rsidRPr="00ED69FB" w:rsidRDefault="00310EE0" w:rsidP="00F101E1">
      <w:pPr>
        <w:pStyle w:val="Heading2"/>
      </w:pPr>
      <w:bookmarkStart w:id="165" w:name="_Toc421025865"/>
      <w:r w:rsidRPr="00ED69FB">
        <w:t>Introduction</w:t>
      </w:r>
      <w:bookmarkEnd w:id="165"/>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Stock estimates are currently not included in any of the FAOSTAT domains. Neither is there 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year-2-year changes in stocks are available.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The main reason for low coverage lies in the fact that such data are seldom collected and where they are, data are not always available. However, as stocks or at least stock changes are an integral part of every supply-demand balance, estimates for stock changes have been included in the database. In many instances, changes in stocks functioned as a balancing item.</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Using stocks as a pure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310EE0" w:rsidRPr="00ED69FB" w:rsidRDefault="00310EE0" w:rsidP="00F101E1">
      <w:pPr>
        <w:pStyle w:val="Heading2"/>
      </w:pPr>
      <w:bookmarkStart w:id="166" w:name="_Toc421025866"/>
      <w:r w:rsidRPr="00ED69FB">
        <w:t>Imputation/Estimation</w:t>
      </w:r>
      <w:bookmarkEnd w:id="166"/>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310EE0" w:rsidRPr="00ED69FB" w:rsidRDefault="00310EE0" w:rsidP="00310EE0">
      <w:pPr>
        <w:keepNext/>
        <w:jc w:val="both"/>
        <w:rPr>
          <w:rFonts w:cs="Times New Roman"/>
          <w:color w:val="000000" w:themeColor="text1"/>
        </w:rPr>
      </w:pPr>
      <w:bookmarkStart w:id="167" w:name="_Toc420402184"/>
      <w:r w:rsidRPr="00ED69FB">
        <w:rPr>
          <w:rFonts w:cs="Times New Roman"/>
          <w:noProof/>
          <w:color w:val="000000" w:themeColor="text1"/>
          <w:szCs w:val="24"/>
          <w:lang w:eastAsia="en-US"/>
        </w:rPr>
        <w:lastRenderedPageBreak/>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168" w:name="_Toc420402584"/>
      <w:bookmarkStart w:id="169" w:name="_Toc421026215"/>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9</w:t>
      </w:r>
      <w:r w:rsidR="00B90D56" w:rsidRPr="00ED69FB">
        <w:rPr>
          <w:rFonts w:cs="Times New Roman"/>
          <w:b w:val="0"/>
          <w:bCs w:val="0"/>
          <w:color w:val="000000" w:themeColor="text1"/>
          <w:sz w:val="24"/>
          <w:szCs w:val="24"/>
        </w:rPr>
        <w:fldChar w:fldCharType="end"/>
      </w:r>
      <w:r w:rsidRPr="00ED69FB">
        <w:rPr>
          <w:rFonts w:cs="Times New Roman"/>
          <w:b w:val="0"/>
          <w:bCs w:val="0"/>
          <w:color w:val="000000" w:themeColor="text1"/>
          <w:sz w:val="24"/>
          <w:szCs w:val="24"/>
        </w:rPr>
        <w:t>: Bounded uniform distribution with a zero mean</w:t>
      </w:r>
      <w:bookmarkEnd w:id="168"/>
      <w:bookmarkEnd w:id="169"/>
    </w:p>
    <w:bookmarkEnd w:id="167"/>
    <w:p w:rsidR="00310EE0" w:rsidRPr="00ED69FB" w:rsidRDefault="00310EE0" w:rsidP="00310EE0">
      <w:pPr>
        <w:keepNext/>
        <w:jc w:val="both"/>
        <w:rPr>
          <w:rFonts w:cs="Times New Roman"/>
          <w:color w:val="000000" w:themeColor="text1"/>
          <w:szCs w:val="24"/>
        </w:rPr>
      </w:pPr>
      <w:r w:rsidRPr="00ED69FB">
        <w:rPr>
          <w:rFonts w:cs="Times New Roman"/>
          <w:color w:val="000000" w:themeColor="text1"/>
          <w:szCs w:val="24"/>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prior information about the economics and dynamics of storage can be used to derive both an expected value and a distribution. </w:t>
      </w:r>
    </w:p>
    <w:p w:rsidR="00310EE0" w:rsidRPr="00ED69FB" w:rsidRDefault="00310EE0" w:rsidP="00310EE0">
      <w:pPr>
        <w:pStyle w:val="ListParagraph"/>
        <w:numPr>
          <w:ilvl w:val="0"/>
          <w:numId w:val="17"/>
        </w:numPr>
        <w:jc w:val="both"/>
        <w:rPr>
          <w:rFonts w:cs="Times New Roman"/>
          <w:color w:val="000000" w:themeColor="text1"/>
          <w:szCs w:val="24"/>
          <w:lang w:val="en-US"/>
        </w:rPr>
      </w:pPr>
      <w:r w:rsidRPr="00ED69FB">
        <w:rPr>
          <w:rFonts w:cs="Times New Roman"/>
          <w:color w:val="000000" w:themeColor="text1"/>
          <w:szCs w:val="24"/>
          <w:lang w:val="en-US"/>
        </w:rPr>
        <w:t xml:space="preserve">Expected value. The expected value for stocks should be zero in the long run; empirical information fully confirms this a priori expectation, and figure x and y capture this for maize and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310EE0" w:rsidRPr="00ED69FB" w:rsidRDefault="00310EE0" w:rsidP="00310EE0">
      <w:pPr>
        <w:pStyle w:val="ListParagraph"/>
        <w:jc w:val="both"/>
        <w:rPr>
          <w:rFonts w:cs="Times New Roman"/>
          <w:color w:val="000000" w:themeColor="text1"/>
          <w:szCs w:val="24"/>
          <w:lang w:val="en-US"/>
        </w:rPr>
      </w:pPr>
    </w:p>
    <w:p w:rsidR="00310EE0" w:rsidRPr="00ED69FB" w:rsidRDefault="00310EE0" w:rsidP="00F101E1">
      <w:pPr>
        <w:pStyle w:val="Compact"/>
        <w:rPr>
          <w:color w:val="000000" w:themeColor="text1"/>
        </w:rPr>
      </w:pPr>
      <w:r w:rsidRPr="00ED69FB">
        <w:rPr>
          <w:color w:val="000000" w:themeColor="text1"/>
        </w:rPr>
        <w:br w:type="page"/>
      </w:r>
      <w:bookmarkStart w:id="170" w:name="_Toc421025867"/>
      <w:r w:rsidRPr="00ED69FB">
        <w:rPr>
          <w:rStyle w:val="Heading2Char"/>
          <w:rFonts w:ascii="Times New Roman" w:eastAsiaTheme="minorHAnsi" w:hAnsi="Times New Roman" w:cstheme="minorBidi"/>
          <w:b w:val="0"/>
          <w:bCs w:val="0"/>
          <w:szCs w:val="24"/>
          <w:lang w:val="en-US"/>
        </w:rPr>
        <w:lastRenderedPageBreak/>
        <w:t>Distribution</w:t>
      </w:r>
      <w:bookmarkEnd w:id="170"/>
    </w:p>
    <w:p w:rsidR="00310EE0" w:rsidRPr="00ED69FB" w:rsidRDefault="00310EE0" w:rsidP="00CA6AB5">
      <w:pPr>
        <w:jc w:val="both"/>
        <w:rPr>
          <w:rFonts w:cs="Times New Roman"/>
          <w:color w:val="000000" w:themeColor="text1"/>
          <w:szCs w:val="24"/>
        </w:rPr>
      </w:pPr>
      <w:r w:rsidRPr="00ED69FB">
        <w:rPr>
          <w:rFonts w:cs="Times New Roman"/>
          <w:color w:val="000000" w:themeColor="text1"/>
          <w:szCs w:val="24"/>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0291F" w:rsidRPr="00A0291F">
          <w:rPr>
            <w:rFonts w:cs="Times New Roman"/>
            <w:color w:val="000000" w:themeColor="text1"/>
            <w:szCs w:val="24"/>
          </w:rPr>
          <w:t>Figure 10</w:t>
        </w:r>
      </w:fldSimple>
      <w:r w:rsidRPr="00CA6AB5">
        <w:rPr>
          <w:rFonts w:cs="Times New Roman"/>
          <w:color w:val="000000" w:themeColor="text1"/>
          <w:szCs w:val="24"/>
        </w:rPr>
        <w:t xml:space="preserve"> </w:t>
      </w:r>
      <w:r w:rsidRPr="00ED69FB">
        <w:rPr>
          <w:rFonts w:cs="Times New Roman"/>
          <w:color w:val="000000" w:themeColor="text1"/>
          <w:szCs w:val="24"/>
        </w:rPr>
        <w:t xml:space="preserve">as well as </w:t>
      </w:r>
      <w:fldSimple w:instr=" REF _Ref420073984 \h  \* MERGEFORMAT ">
        <w:r w:rsidR="00A0291F" w:rsidRPr="00A0291F">
          <w:rPr>
            <w:rFonts w:cs="Times New Roman"/>
            <w:color w:val="000000" w:themeColor="text1"/>
            <w:szCs w:val="24"/>
          </w:rPr>
          <w:t>Figure 14</w:t>
        </w:r>
      </w:fldSimple>
      <w:r w:rsidRPr="00ED69FB">
        <w:rPr>
          <w:rFonts w:cs="Times New Roman"/>
          <w:color w:val="000000" w:themeColor="text1"/>
          <w:szCs w:val="24"/>
        </w:rPr>
        <w:t xml:space="preserve"> and </w:t>
      </w:r>
      <w:fldSimple w:instr=" REF _Ref420074075 \h  \* MERGEFORMAT ">
        <w:r w:rsidR="00A0291F" w:rsidRPr="00A0291F">
          <w:rPr>
            <w:rFonts w:cs="Times New Roman"/>
            <w:color w:val="000000" w:themeColor="text1"/>
            <w:szCs w:val="24"/>
          </w:rPr>
          <w:t>Figure 15</w:t>
        </w:r>
      </w:fldSimple>
      <w:r w:rsidRPr="00ED69FB">
        <w:rPr>
          <w:rFonts w:cs="Times New Roman"/>
          <w:color w:val="000000" w:themeColor="text1"/>
          <w:szCs w:val="24"/>
        </w:rPr>
        <w:t>, Chi-square metrics highly significant).  Thus, we have already made improvements beyond assuming a uniform distribution for stock changes.</w:t>
      </w:r>
    </w:p>
    <w:p w:rsidR="00310EE0" w:rsidRPr="00ED69FB" w:rsidRDefault="00310EE0" w:rsidP="00310EE0">
      <w:pPr>
        <w:keepNext/>
        <w:tabs>
          <w:tab w:val="left" w:pos="2028"/>
        </w:tabs>
        <w:jc w:val="both"/>
        <w:rPr>
          <w:rFonts w:cs="Times New Roman"/>
          <w:color w:val="000000" w:themeColor="text1"/>
          <w:szCs w:val="24"/>
        </w:rPr>
      </w:pPr>
      <w:r w:rsidRPr="00ED69FB">
        <w:rPr>
          <w:rFonts w:cs="Times New Roman"/>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171" w:name="_Ref420074151"/>
      <w:bookmarkStart w:id="172" w:name="_Toc420402185"/>
      <w:bookmarkStart w:id="173" w:name="_Toc420402585"/>
      <w:bookmarkStart w:id="174" w:name="_Toc421026216"/>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10</w:t>
      </w:r>
      <w:r w:rsidR="00B90D56" w:rsidRPr="00ED69FB">
        <w:rPr>
          <w:rFonts w:cs="Times New Roman"/>
          <w:b w:val="0"/>
          <w:bCs w:val="0"/>
          <w:color w:val="000000" w:themeColor="text1"/>
          <w:sz w:val="24"/>
          <w:szCs w:val="24"/>
        </w:rPr>
        <w:fldChar w:fldCharType="end"/>
      </w:r>
      <w:bookmarkEnd w:id="171"/>
      <w:r w:rsidRPr="00ED69FB">
        <w:rPr>
          <w:rFonts w:cs="Times New Roman"/>
          <w:b w:val="0"/>
          <w:bCs w:val="0"/>
          <w:color w:val="000000" w:themeColor="text1"/>
          <w:sz w:val="24"/>
          <w:szCs w:val="24"/>
        </w:rPr>
        <w:t>: Distribution of year-to-year changes in US wheat stocks</w:t>
      </w:r>
      <w:bookmarkEnd w:id="172"/>
      <w:bookmarkEnd w:id="173"/>
      <w:bookmarkEnd w:id="174"/>
    </w:p>
    <w:p w:rsidR="00310EE0" w:rsidRPr="00ED69FB" w:rsidRDefault="00310EE0" w:rsidP="00F101E1">
      <w:pPr>
        <w:pStyle w:val="Heading2"/>
      </w:pPr>
      <w:bookmarkStart w:id="175" w:name="_Toc421025868"/>
      <w:r w:rsidRPr="00ED69FB">
        <w:t>Estimating stock changes in t</w:t>
      </w:r>
      <w:bookmarkEnd w:id="175"/>
      <w:r w:rsidRPr="00ED69FB">
        <w:tab/>
      </w:r>
    </w:p>
    <w:p w:rsidR="00CA6AB5" w:rsidRDefault="00310EE0" w:rsidP="00CA6AB5">
      <w:pPr>
        <w:jc w:val="both"/>
        <w:rPr>
          <w:rFonts w:cs="Times New Roman"/>
          <w:color w:val="000000" w:themeColor="text1"/>
          <w:szCs w:val="24"/>
        </w:rPr>
      </w:pPr>
      <w:r w:rsidRPr="00ED69FB">
        <w:rPr>
          <w:rFonts w:cs="Times New Roman"/>
          <w:color w:val="000000" w:themeColor="text1"/>
          <w:szCs w:val="24"/>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CA6AB5" w:rsidRDefault="00310EE0" w:rsidP="00975A31">
      <w:pPr>
        <w:widowControl w:val="0"/>
        <w:jc w:val="both"/>
        <w:rPr>
          <w:rFonts w:cs="Times New Roman"/>
          <w:color w:val="000000" w:themeColor="text1"/>
          <w:szCs w:val="24"/>
        </w:rPr>
      </w:pPr>
      <w:r w:rsidRPr="00ED69FB">
        <w:rPr>
          <w:rFonts w:cs="Times New Roman"/>
          <w:color w:val="000000" w:themeColor="text1"/>
          <w:szCs w:val="24"/>
        </w:rPr>
        <w:t xml:space="preserve">There is information that can be harnessed to gauge both the likely direction and even the likely amount of stock changes in t. In fact, a positive stock change in t becomes increasingly likely the longer the preceding period of stock </w:t>
      </w:r>
      <w:proofErr w:type="spellStart"/>
      <w:r w:rsidRPr="00ED69FB">
        <w:rPr>
          <w:rFonts w:cs="Times New Roman"/>
          <w:color w:val="000000" w:themeColor="text1"/>
          <w:szCs w:val="24"/>
        </w:rPr>
        <w:t>drawdowns</w:t>
      </w:r>
      <w:proofErr w:type="spellEnd"/>
      <w:r w:rsidRPr="00ED69FB">
        <w:rPr>
          <w:rFonts w:cs="Times New Roman"/>
          <w:color w:val="000000" w:themeColor="text1"/>
          <w:szCs w:val="24"/>
        </w:rPr>
        <w:t xml:space="preserve"> and the higher the amounts of </w:t>
      </w:r>
      <w:proofErr w:type="spellStart"/>
      <w:r w:rsidRPr="00ED69FB">
        <w:rPr>
          <w:rFonts w:cs="Times New Roman"/>
          <w:color w:val="000000" w:themeColor="text1"/>
          <w:szCs w:val="24"/>
        </w:rPr>
        <w:t>drawdowns</w:t>
      </w:r>
      <w:proofErr w:type="spellEnd"/>
      <w:r w:rsidRPr="00ED69FB">
        <w:rPr>
          <w:rFonts w:cs="Times New Roman"/>
          <w:color w:val="000000" w:themeColor="text1"/>
          <w:szCs w:val="24"/>
        </w:rPr>
        <w:t xml:space="preserve">, i.e. the cumulative drawdown over time. If cereal stocks are being drawn down for say 15 years in a row, </w:t>
      </w:r>
      <w:r w:rsidR="00975A31" w:rsidRPr="00ED69FB">
        <w:rPr>
          <w:rFonts w:cs="Times New Roman"/>
          <w:color w:val="000000" w:themeColor="text1"/>
          <w:szCs w:val="24"/>
        </w:rPr>
        <w:t>the likelihood for a drawdown in the successive year(s) becomes increasingly small</w:t>
      </w:r>
      <w:r w:rsidR="00975A31" w:rsidRPr="00ED69FB">
        <w:rPr>
          <w:rStyle w:val="FootnoteReference"/>
          <w:rFonts w:cs="Times New Roman"/>
          <w:color w:val="000000" w:themeColor="text1"/>
          <w:szCs w:val="24"/>
        </w:rPr>
        <w:footnoteReference w:id="19"/>
      </w:r>
      <w:r w:rsidR="00975A31" w:rsidRPr="00ED69FB">
        <w:rPr>
          <w:rFonts w:cs="Times New Roman"/>
          <w:color w:val="000000" w:themeColor="text1"/>
          <w:szCs w:val="24"/>
        </w:rPr>
        <w:t>.</w:t>
      </w:r>
      <w:r w:rsidR="00975A31">
        <w:rPr>
          <w:rFonts w:cs="Times New Roman"/>
          <w:color w:val="000000" w:themeColor="text1"/>
          <w:szCs w:val="24"/>
        </w:rPr>
        <w:t xml:space="preserve"> </w:t>
      </w:r>
      <w:r w:rsidR="00975A31" w:rsidRPr="00CA6AB5">
        <w:rPr>
          <w:rFonts w:cs="Times New Roman"/>
          <w:b/>
          <w:bCs/>
          <w:noProof/>
          <w:sz w:val="22"/>
          <w:szCs w:val="28"/>
          <w:lang w:eastAsia="en-US"/>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3899535</wp:posOffset>
            </wp:positionV>
            <wp:extent cx="5882005" cy="3282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2005" cy="3282950"/>
                    </a:xfrm>
                    <a:prstGeom prst="rect">
                      <a:avLst/>
                    </a:prstGeom>
                    <a:noFill/>
                  </pic:spPr>
                </pic:pic>
              </a:graphicData>
            </a:graphic>
          </wp:anchor>
        </w:drawing>
      </w:r>
      <w:r w:rsidR="00B90D56" w:rsidRPr="00B90D56">
        <w:rPr>
          <w:noProof/>
        </w:rPr>
        <w:pict>
          <v:shape id="_x0000_s1052" type="#_x0000_t202" style="position:absolute;left:0;text-align:left;margin-left:.4pt;margin-top:275.1pt;width:464.2pt;height:.05pt;z-index:251680768;mso-position-horizontal-relative:text;mso-position-vertical-relative:text" stroked="f">
            <v:textbox style="mso-fit-shape-to-text:t" inset="0,0,0,0">
              <w:txbxContent>
                <w:p w:rsidR="001A48C3" w:rsidRPr="00CA6AB5" w:rsidRDefault="001A48C3" w:rsidP="00CA6AB5">
                  <w:pPr>
                    <w:pStyle w:val="Caption"/>
                    <w:rPr>
                      <w:rFonts w:cs="Times New Roman"/>
                      <w:color w:val="auto"/>
                      <w:sz w:val="20"/>
                      <w:szCs w:val="20"/>
                    </w:rPr>
                  </w:pPr>
                  <w:bookmarkStart w:id="176" w:name="_Toc421026217"/>
                  <w:r w:rsidRPr="00CA6AB5">
                    <w:rPr>
                      <w:b w:val="0"/>
                      <w:bCs w:val="0"/>
                      <w:color w:val="auto"/>
                      <w:sz w:val="20"/>
                      <w:szCs w:val="20"/>
                    </w:rPr>
                    <w:t xml:space="preserve">Figure </w:t>
                  </w:r>
                  <w:r w:rsidRPr="00CA6AB5">
                    <w:rPr>
                      <w:b w:val="0"/>
                      <w:bCs w:val="0"/>
                      <w:color w:val="auto"/>
                      <w:sz w:val="20"/>
                      <w:szCs w:val="20"/>
                    </w:rPr>
                    <w:fldChar w:fldCharType="begin"/>
                  </w:r>
                  <w:r w:rsidRPr="00CA6AB5">
                    <w:rPr>
                      <w:b w:val="0"/>
                      <w:bCs w:val="0"/>
                      <w:color w:val="auto"/>
                      <w:sz w:val="20"/>
                      <w:szCs w:val="20"/>
                    </w:rPr>
                    <w:instrText xml:space="preserve"> SEQ Figure \* ARABIC </w:instrText>
                  </w:r>
                  <w:r w:rsidRPr="00CA6AB5">
                    <w:rPr>
                      <w:b w:val="0"/>
                      <w:bCs w:val="0"/>
                      <w:color w:val="auto"/>
                      <w:sz w:val="20"/>
                      <w:szCs w:val="20"/>
                    </w:rPr>
                    <w:fldChar w:fldCharType="separate"/>
                  </w:r>
                  <w:r>
                    <w:rPr>
                      <w:b w:val="0"/>
                      <w:bCs w:val="0"/>
                      <w:noProof/>
                      <w:color w:val="auto"/>
                      <w:sz w:val="20"/>
                      <w:szCs w:val="20"/>
                    </w:rPr>
                    <w:t>11</w:t>
                  </w:r>
                  <w:r w:rsidRPr="00CA6AB5">
                    <w:rPr>
                      <w:b w:val="0"/>
                      <w:bCs w:val="0"/>
                      <w:color w:val="auto"/>
                      <w:sz w:val="20"/>
                      <w:szCs w:val="20"/>
                    </w:rPr>
                    <w:fldChar w:fldCharType="end"/>
                  </w:r>
                  <w:r w:rsidRPr="00CA6AB5">
                    <w:rPr>
                      <w:b w:val="0"/>
                      <w:bCs w:val="0"/>
                      <w:color w:val="auto"/>
                      <w:sz w:val="20"/>
                      <w:szCs w:val="20"/>
                    </w:rPr>
                    <w:t>:</w:t>
                  </w:r>
                  <w:r w:rsidRPr="00CA6AB5">
                    <w:rPr>
                      <w:color w:val="auto"/>
                      <w:sz w:val="20"/>
                      <w:szCs w:val="20"/>
                    </w:rPr>
                    <w:t xml:space="preserve"> </w:t>
                  </w:r>
                  <w:r w:rsidRPr="00CA6AB5">
                    <w:rPr>
                      <w:rFonts w:cs="Times New Roman"/>
                      <w:b w:val="0"/>
                      <w:bCs w:val="0"/>
                      <w:color w:val="auto"/>
                      <w:sz w:val="20"/>
                      <w:szCs w:val="20"/>
                    </w:rPr>
                    <w:t>Changes in US maize stocks, ordered by magnitude of y-2-y change</w:t>
                  </w:r>
                  <w:bookmarkEnd w:id="176"/>
                </w:p>
              </w:txbxContent>
            </v:textbox>
            <w10:wrap type="square"/>
          </v:shape>
        </w:pict>
      </w:r>
      <w:r w:rsidR="00CA6AB5" w:rsidRPr="00ED69FB">
        <w:rPr>
          <w:rFonts w:cs="Times New Roman"/>
          <w:noProof/>
          <w:color w:val="000000" w:themeColor="text1"/>
          <w:szCs w:val="24"/>
          <w:lang w:eastAsia="en-US"/>
        </w:rPr>
        <w:drawing>
          <wp:inline distT="0" distB="0" distL="0" distR="0">
            <wp:extent cx="589534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340" cy="3299460"/>
                    </a:xfrm>
                    <a:prstGeom prst="rect">
                      <a:avLst/>
                    </a:prstGeom>
                    <a:noFill/>
                  </pic:spPr>
                </pic:pic>
              </a:graphicData>
            </a:graphic>
          </wp:inline>
        </w:drawing>
      </w:r>
      <w:r w:rsidR="00CA6AB5">
        <w:rPr>
          <w:rFonts w:cs="Times New Roman"/>
          <w:color w:val="000000" w:themeColor="text1"/>
          <w:szCs w:val="24"/>
        </w:rPr>
        <w:t xml:space="preserve"> </w:t>
      </w:r>
    </w:p>
    <w:p w:rsidR="00310EE0" w:rsidRPr="00ED69FB" w:rsidRDefault="00B90D56" w:rsidP="00CA6AB5">
      <w:pPr>
        <w:jc w:val="both"/>
        <w:rPr>
          <w:rFonts w:cs="Times New Roman"/>
          <w:color w:val="000000" w:themeColor="text1"/>
        </w:rPr>
      </w:pPr>
      <w:r w:rsidRPr="00B90D56">
        <w:rPr>
          <w:noProof/>
        </w:rPr>
        <w:pict>
          <v:shape id="_x0000_s1053" type="#_x0000_t202" style="position:absolute;left:0;text-align:left;margin-left:0;margin-top:278.7pt;width:463.05pt;height:21.5pt;z-index:251682816" stroked="f">
            <v:textbox style="mso-next-textbox:#_x0000_s1053;mso-fit-shape-to-text:t" inset="0,0,0,0">
              <w:txbxContent>
                <w:p w:rsidR="001A48C3" w:rsidRPr="00CA6AB5" w:rsidRDefault="001A48C3" w:rsidP="00CA6AB5">
                  <w:pPr>
                    <w:pStyle w:val="Caption"/>
                    <w:rPr>
                      <w:rFonts w:cs="Times New Roman"/>
                      <w:b w:val="0"/>
                      <w:bCs w:val="0"/>
                      <w:noProof/>
                      <w:color w:val="auto"/>
                      <w:sz w:val="20"/>
                      <w:szCs w:val="20"/>
                    </w:rPr>
                  </w:pPr>
                  <w:bookmarkStart w:id="177" w:name="_Toc421026218"/>
                  <w:r w:rsidRPr="00CA6AB5">
                    <w:rPr>
                      <w:b w:val="0"/>
                      <w:bCs w:val="0"/>
                      <w:color w:val="auto"/>
                      <w:sz w:val="20"/>
                      <w:szCs w:val="20"/>
                    </w:rPr>
                    <w:t xml:space="preserve">Figure </w:t>
                  </w:r>
                  <w:r w:rsidRPr="00CA6AB5">
                    <w:rPr>
                      <w:b w:val="0"/>
                      <w:bCs w:val="0"/>
                      <w:color w:val="auto"/>
                      <w:sz w:val="20"/>
                      <w:szCs w:val="20"/>
                    </w:rPr>
                    <w:fldChar w:fldCharType="begin"/>
                  </w:r>
                  <w:r w:rsidRPr="00CA6AB5">
                    <w:rPr>
                      <w:b w:val="0"/>
                      <w:bCs w:val="0"/>
                      <w:color w:val="auto"/>
                      <w:sz w:val="20"/>
                      <w:szCs w:val="20"/>
                    </w:rPr>
                    <w:instrText xml:space="preserve"> SEQ Figure \* ARABIC </w:instrText>
                  </w:r>
                  <w:r w:rsidRPr="00CA6AB5">
                    <w:rPr>
                      <w:b w:val="0"/>
                      <w:bCs w:val="0"/>
                      <w:color w:val="auto"/>
                      <w:sz w:val="20"/>
                      <w:szCs w:val="20"/>
                    </w:rPr>
                    <w:fldChar w:fldCharType="separate"/>
                  </w:r>
                  <w:r>
                    <w:rPr>
                      <w:b w:val="0"/>
                      <w:bCs w:val="0"/>
                      <w:noProof/>
                      <w:color w:val="auto"/>
                      <w:sz w:val="20"/>
                      <w:szCs w:val="20"/>
                    </w:rPr>
                    <w:t>12</w:t>
                  </w:r>
                  <w:r w:rsidRPr="00CA6AB5">
                    <w:rPr>
                      <w:b w:val="0"/>
                      <w:bCs w:val="0"/>
                      <w:color w:val="auto"/>
                      <w:sz w:val="20"/>
                      <w:szCs w:val="20"/>
                    </w:rPr>
                    <w:fldChar w:fldCharType="end"/>
                  </w:r>
                  <w:r w:rsidRPr="00CA6AB5">
                    <w:rPr>
                      <w:b w:val="0"/>
                      <w:bCs w:val="0"/>
                      <w:color w:val="auto"/>
                      <w:sz w:val="20"/>
                      <w:szCs w:val="20"/>
                    </w:rPr>
                    <w:t xml:space="preserve">: </w:t>
                  </w:r>
                  <w:r w:rsidRPr="00CA6AB5">
                    <w:rPr>
                      <w:rFonts w:cs="Times New Roman"/>
                      <w:b w:val="0"/>
                      <w:bCs w:val="0"/>
                      <w:color w:val="auto"/>
                      <w:sz w:val="20"/>
                      <w:szCs w:val="20"/>
                    </w:rPr>
                    <w:t>Changes in US wheat stocks, ordered by magnitude of y-2-y change</w:t>
                  </w:r>
                  <w:bookmarkEnd w:id="177"/>
                </w:p>
              </w:txbxContent>
            </v:textbox>
            <w10:wrap type="square"/>
          </v:shape>
        </w:pict>
      </w:r>
    </w:p>
    <w:p w:rsidR="00CA6AB5" w:rsidRDefault="00CA6AB5" w:rsidP="00CA6AB5">
      <w:pPr>
        <w:pStyle w:val="Caption"/>
        <w:widowControl w:val="0"/>
        <w:rPr>
          <w:rFonts w:cs="Times New Roman"/>
          <w:color w:val="000000" w:themeColor="text1"/>
          <w:szCs w:val="24"/>
        </w:rPr>
      </w:pPr>
      <w:bookmarkStart w:id="178" w:name="_Toc420402186"/>
      <w:bookmarkStart w:id="179" w:name="_Toc420402586"/>
      <w:bookmarkEnd w:id="178"/>
      <w:bookmarkEnd w:id="179"/>
    </w:p>
    <w:p w:rsidR="00CA6AB5" w:rsidRPr="00ED69FB" w:rsidRDefault="00CA6AB5" w:rsidP="00CA6AB5">
      <w:pPr>
        <w:jc w:val="both"/>
        <w:rPr>
          <w:rFonts w:cs="Times New Roman"/>
          <w:color w:val="000000" w:themeColor="text1"/>
          <w:szCs w:val="24"/>
        </w:rPr>
      </w:pPr>
      <w:r w:rsidRPr="00ED69FB">
        <w:rPr>
          <w:rFonts w:cs="Times New Roman"/>
          <w:color w:val="000000" w:themeColor="text1"/>
          <w:szCs w:val="24"/>
        </w:rPr>
        <w:lastRenderedPageBreak/>
        <w:t>Conversely, if a country accumulates stocks for many years in a row, the cumulative amount of stocks would become so high that storage capacity dwindles, losses loom, and the costs of holding stocks become prohibitively high.</w:t>
      </w:r>
      <w:r w:rsidRPr="00CA6AB5">
        <w:rPr>
          <w:rFonts w:cs="Times New Roman"/>
          <w:noProof/>
          <w:color w:val="000000" w:themeColor="text1"/>
          <w:szCs w:val="24"/>
        </w:rPr>
        <w:t xml:space="preserve"> </w:t>
      </w:r>
      <w:r w:rsidRPr="00ED69FB">
        <w:rPr>
          <w:rFonts w:cs="Times New Roman"/>
          <w:color w:val="000000" w:themeColor="text1"/>
          <w:szCs w:val="24"/>
        </w:rPr>
        <w:t xml:space="preserve"> This means that the probability for a positive change in time t increases the longer the history and larger the cumulative amounts of negative changes in the past and vice-versa.</w:t>
      </w:r>
      <w:r w:rsidRPr="00CA6AB5">
        <w:rPr>
          <w:rFonts w:cs="Times New Roman"/>
          <w:noProof/>
          <w:color w:val="000000" w:themeColor="text1"/>
          <w:szCs w:val="24"/>
        </w:rPr>
        <w:t xml:space="preserve"> </w:t>
      </w:r>
    </w:p>
    <w:p w:rsidR="00310EE0" w:rsidRPr="00CA6AB5" w:rsidRDefault="00310EE0" w:rsidP="00CA6AB5">
      <w:pPr>
        <w:pStyle w:val="Caption"/>
        <w:widowControl w:val="0"/>
        <w:rPr>
          <w:rFonts w:cs="Times New Roman"/>
          <w:b w:val="0"/>
          <w:bCs w:val="0"/>
          <w:color w:val="000000" w:themeColor="text1"/>
          <w:sz w:val="24"/>
          <w:szCs w:val="36"/>
        </w:rPr>
      </w:pPr>
      <w:r w:rsidRPr="00CA6AB5">
        <w:rPr>
          <w:rFonts w:cs="Times New Roman"/>
          <w:b w:val="0"/>
          <w:bCs w:val="0"/>
          <w:color w:val="000000" w:themeColor="text1"/>
          <w:sz w:val="24"/>
          <w:szCs w:val="36"/>
        </w:rPr>
        <w:t>Thus, we need to construct a model for stock changes that is informed by our knowledge of historical changes.  One such model would be</w:t>
      </w:r>
    </w:p>
    <w:p w:rsidR="00310EE0" w:rsidRPr="00ED69FB" w:rsidRDefault="00B90D56" w:rsidP="00310EE0">
      <w:pPr>
        <w:pStyle w:val="Caption"/>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m:t>
            </m:r>
          </m:sub>
        </m:sSub>
        <m:r>
          <m:rPr>
            <m:sty m:val="bi"/>
          </m:rPr>
          <w:rPr>
            <w:rFonts w:ascii="Cambria Math" w:hAnsi="Cambria Math" w:cs="Times New Roman"/>
            <w:color w:val="000000" w:themeColor="text1"/>
            <w:sz w:val="24"/>
            <w:szCs w:val="24"/>
            <w:lang w:val="en-US"/>
          </w:rPr>
          <m:t>=β</m:t>
        </m:r>
        <m:d>
          <m:dPr>
            <m:ctrlPr>
              <w:rPr>
                <w:rFonts w:ascii="Cambria Math" w:hAnsi="Cambria Math" w:cs="Times New Roman"/>
                <w:b w:val="0"/>
                <w:bCs w:val="0"/>
                <w:i/>
                <w:color w:val="000000" w:themeColor="text1"/>
                <w:sz w:val="24"/>
                <w:szCs w:val="24"/>
                <w:lang w:val="en-US"/>
              </w:rPr>
            </m:ctrlPr>
          </m:dPr>
          <m:e>
            <m:nary>
              <m:naryPr>
                <m:chr m:val="∑"/>
                <m:limLoc m:val="undOvr"/>
                <m:ctrlPr>
                  <w:rPr>
                    <w:rFonts w:ascii="Cambria Math" w:hAnsi="Cambria Math" w:cs="Times New Roman"/>
                    <w:b w:val="0"/>
                    <w:bCs w:val="0"/>
                    <w:i/>
                    <w:color w:val="000000" w:themeColor="text1"/>
                    <w:sz w:val="24"/>
                    <w:szCs w:val="24"/>
                    <w:lang w:val="en-US"/>
                  </w:rPr>
                </m:ctrlPr>
              </m:naryPr>
              <m:sub>
                <m:r>
                  <m:rPr>
                    <m:sty m:val="bi"/>
                  </m:rPr>
                  <w:rPr>
                    <w:rFonts w:ascii="Cambria Math" w:hAnsi="Cambria Math" w:cs="Times New Roman"/>
                    <w:color w:val="000000" w:themeColor="text1"/>
                    <w:sz w:val="24"/>
                    <w:szCs w:val="24"/>
                    <w:lang w:val="en-US"/>
                  </w:rPr>
                  <m:t>i=1</m:t>
                </m:r>
              </m:sub>
              <m:sup>
                <m:r>
                  <m:rPr>
                    <m:sty m:val="bi"/>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t-i</m:t>
                    </m:r>
                  </m:sub>
                </m:sSub>
              </m:e>
            </m:nary>
          </m:e>
        </m:d>
        <m:r>
          <m:rPr>
            <m:sty m:val="bi"/>
          </m:rPr>
          <w:rPr>
            <w:rFonts w:ascii="Cambria Math" w:hAnsi="Cambria Math" w:cs="Times New Roman"/>
            <w:color w:val="000000" w:themeColor="text1"/>
            <w:sz w:val="24"/>
            <w:szCs w:val="24"/>
            <w:lang w:val="en-US"/>
          </w:rPr>
          <m:t>+</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ε</m:t>
            </m:r>
          </m:e>
          <m:sub>
            <m:r>
              <m:rPr>
                <m:sty m:val="bi"/>
              </m:rPr>
              <w:rPr>
                <w:rFonts w:ascii="Cambria Math" w:hAnsi="Cambria Math" w:cs="Times New Roman"/>
                <w:color w:val="000000" w:themeColor="text1"/>
                <w:sz w:val="24"/>
                <w:szCs w:val="24"/>
                <w:lang w:val="en-US"/>
              </w:rPr>
              <m:t>t</m:t>
            </m:r>
          </m:sub>
        </m:sSub>
      </m:oMath>
      <w:r w:rsidR="00310EE0" w:rsidRPr="00ED69FB">
        <w:rPr>
          <w:rFonts w:cs="Times New Roman"/>
          <w:b w:val="0"/>
          <w:bCs w:val="0"/>
          <w:color w:val="000000" w:themeColor="text1"/>
          <w:sz w:val="24"/>
          <w:szCs w:val="24"/>
        </w:rPr>
        <w:t xml:space="preserve">               (Equation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10</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pStyle w:val="Caption"/>
        <w:spacing w:line="276" w:lineRule="auto"/>
        <w:jc w:val="both"/>
        <w:rPr>
          <w:rFonts w:cs="Times New Roman"/>
          <w:b w:val="0"/>
          <w:bCs w:val="0"/>
          <w:color w:val="000000" w:themeColor="text1"/>
          <w:sz w:val="24"/>
          <w:szCs w:val="24"/>
        </w:rPr>
      </w:pPr>
      <w:r w:rsidRPr="00ED69FB">
        <w:rPr>
          <w:rFonts w:cs="Times New Roman"/>
          <w:b w:val="0"/>
          <w:bCs w:val="0"/>
          <w:color w:val="000000" w:themeColor="text1"/>
          <w:sz w:val="24"/>
          <w:szCs w:val="24"/>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310EE0" w:rsidRPr="00ED69FB" w:rsidRDefault="00B90D56" w:rsidP="00310EE0">
      <w:pPr>
        <w:pStyle w:val="Caption"/>
        <w:tabs>
          <w:tab w:val="left" w:pos="1260"/>
          <w:tab w:val="center" w:pos="4680"/>
        </w:tabs>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m:t>
            </m:r>
          </m:sub>
        </m:sSub>
        <m:r>
          <m:rPr>
            <m:sty m:val="b"/>
          </m:rPr>
          <w:rPr>
            <w:rFonts w:ascii="Cambria Math" w:hAnsi="Cambria Math" w:cs="Times New Roman"/>
            <w:color w:val="000000" w:themeColor="text1"/>
            <w:sz w:val="24"/>
            <w:szCs w:val="24"/>
            <w:lang w:val="en-US"/>
          </w:rPr>
          <m:t>∼N</m:t>
        </m:r>
        <m:d>
          <m:dPr>
            <m:ctrlPr>
              <w:rPr>
                <w:rFonts w:ascii="Cambria Math" w:hAnsi="Cambria Math" w:cs="Times New Roman"/>
                <w:b w:val="0"/>
                <w:bCs w:val="0"/>
                <w:color w:val="000000" w:themeColor="text1"/>
                <w:sz w:val="24"/>
                <w:szCs w:val="24"/>
                <w:lang w:val="en-US"/>
              </w:rPr>
            </m:ctrlPr>
          </m:dPr>
          <m:e>
            <m:r>
              <m:rPr>
                <m:sty m:val="b"/>
              </m:rPr>
              <w:rPr>
                <w:rFonts w:ascii="Cambria Math" w:hAnsi="Cambria Math" w:cs="Times New Roman"/>
                <w:color w:val="000000" w:themeColor="text1"/>
                <w:sz w:val="24"/>
                <w:szCs w:val="24"/>
                <w:lang w:val="en-US"/>
              </w:rPr>
              <m:t>β</m:t>
            </m:r>
            <m:nary>
              <m:naryPr>
                <m:chr m:val="∑"/>
                <m:limLoc m:val="undOvr"/>
                <m:ctrlPr>
                  <w:rPr>
                    <w:rFonts w:ascii="Cambria Math" w:hAnsi="Cambria Math" w:cs="Times New Roman"/>
                    <w:b w:val="0"/>
                    <w:bCs w:val="0"/>
                    <w:color w:val="000000" w:themeColor="text1"/>
                    <w:sz w:val="24"/>
                    <w:szCs w:val="24"/>
                    <w:lang w:val="en-US"/>
                  </w:rPr>
                </m:ctrlPr>
              </m:naryPr>
              <m:sub>
                <m:r>
                  <m:rPr>
                    <m:sty m:val="b"/>
                  </m:rPr>
                  <w:rPr>
                    <w:rFonts w:ascii="Cambria Math" w:hAnsi="Cambria Math" w:cs="Times New Roman"/>
                    <w:color w:val="000000" w:themeColor="text1"/>
                    <w:sz w:val="24"/>
                    <w:szCs w:val="24"/>
                    <w:lang w:val="en-US"/>
                  </w:rPr>
                  <m:t>i=1</m:t>
                </m:r>
              </m:sub>
              <m:sup>
                <m:r>
                  <m:rPr>
                    <m:sty m:val="b"/>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t-i</m:t>
                    </m:r>
                  </m:sub>
                </m:sSub>
              </m:e>
            </m:nary>
            <m:r>
              <m:rPr>
                <m:sty m:val="b"/>
              </m:rPr>
              <w:rPr>
                <w:rFonts w:ascii="Cambria Math" w:hAnsi="Cambria Math" w:cs="Times New Roman"/>
                <w:color w:val="000000" w:themeColor="text1"/>
                <w:sz w:val="24"/>
                <w:szCs w:val="24"/>
                <w:lang w:val="en-US"/>
              </w:rPr>
              <m:t>,</m:t>
            </m:r>
            <m:sSup>
              <m:sSupPr>
                <m:ctrlPr>
                  <w:rPr>
                    <w:rFonts w:ascii="Cambria Math" w:hAnsi="Cambria Math" w:cs="Times New Roman"/>
                    <w:b w:val="0"/>
                    <w:bCs w:val="0"/>
                    <w:color w:val="000000" w:themeColor="text1"/>
                    <w:sz w:val="24"/>
                    <w:szCs w:val="24"/>
                    <w:lang w:val="en-US"/>
                  </w:rPr>
                </m:ctrlPr>
              </m:sSupPr>
              <m:e>
                <m:r>
                  <m:rPr>
                    <m:sty m:val="b"/>
                  </m:rPr>
                  <w:rPr>
                    <w:rFonts w:ascii="Cambria Math" w:hAnsi="Cambria Math" w:cs="Times New Roman"/>
                    <w:color w:val="000000" w:themeColor="text1"/>
                    <w:sz w:val="24"/>
                    <w:szCs w:val="24"/>
                    <w:lang w:val="en-US"/>
                  </w:rPr>
                  <m:t>σ</m:t>
                </m:r>
              </m:e>
              <m:sup>
                <m:r>
                  <m:rPr>
                    <m:sty m:val="b"/>
                  </m:rPr>
                  <w:rPr>
                    <w:rFonts w:ascii="Cambria Math" w:hAnsi="Cambria Math" w:cs="Times New Roman"/>
                    <w:color w:val="000000" w:themeColor="text1"/>
                    <w:sz w:val="24"/>
                    <w:szCs w:val="24"/>
                    <w:lang w:val="en-US"/>
                  </w:rPr>
                  <m:t>2</m:t>
                </m:r>
              </m:sup>
            </m:sSup>
          </m:e>
        </m:d>
      </m:oMath>
      <w:r w:rsidR="00310EE0" w:rsidRPr="00ED69FB">
        <w:rPr>
          <w:rFonts w:cs="Times New Roman"/>
          <w:color w:val="000000" w:themeColor="text1"/>
          <w:sz w:val="24"/>
          <w:szCs w:val="24"/>
          <w:lang w:val="en-US"/>
        </w:rPr>
        <w:t xml:space="preserve">   </w:t>
      </w:r>
      <w:r w:rsidR="00310EE0" w:rsidRPr="00ED69FB">
        <w:rPr>
          <w:rFonts w:cs="Times New Roman"/>
          <w:b w:val="0"/>
          <w:bCs w:val="0"/>
          <w:color w:val="000000" w:themeColor="text1"/>
          <w:sz w:val="24"/>
          <w:szCs w:val="24"/>
        </w:rPr>
        <w:t xml:space="preserve">           (Equation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11</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Default="00310EE0" w:rsidP="00310EE0">
      <w:pPr>
        <w:jc w:val="both"/>
        <w:rPr>
          <w:rFonts w:cs="Times New Roman"/>
          <w:color w:val="000000" w:themeColor="text1"/>
          <w:lang w:val="en-GB"/>
        </w:rPr>
      </w:pPr>
      <w:r w:rsidRPr="00ED69FB">
        <w:rPr>
          <w:rFonts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7E78A7" w:rsidRPr="00ED69FB" w:rsidRDefault="007E78A7" w:rsidP="007E78A7">
      <w:pPr>
        <w:keepNext/>
        <w:jc w:val="both"/>
        <w:rPr>
          <w:rFonts w:cs="Times New Roman"/>
          <w:color w:val="000000" w:themeColor="text1"/>
          <w:szCs w:val="24"/>
        </w:rPr>
      </w:pPr>
      <w:r w:rsidRPr="00ED69FB">
        <w:rPr>
          <w:rFonts w:cs="Times New Roman"/>
          <w:color w:val="000000" w:themeColor="text1"/>
          <w:szCs w:val="24"/>
        </w:rPr>
        <w:t xml:space="preserve">Returning to US cereals data, we can examine if our hypothesis holds true.  </w:t>
      </w:r>
      <w:fldSimple w:instr=" REF _Ref420074401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13</w:t>
        </w:r>
      </w:fldSimple>
      <w:r w:rsidRPr="00ED69FB">
        <w:rPr>
          <w:rFonts w:cs="Times New Roman"/>
          <w:color w:val="000000" w:themeColor="text1"/>
          <w:szCs w:val="24"/>
        </w:rPr>
        <w:t xml:space="preserve"> shows the relationship between the sum of previous stock changes over 15 years and the current stock change.  We see that there is generally a negative trend, thus validating our original hypothesis.  The trends may not be extremely strong, but they allow us to infer a distribution for the stock change given previous 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7E78A7" w:rsidRPr="00ED69FB" w:rsidRDefault="007E78A7" w:rsidP="00310EE0">
      <w:pPr>
        <w:jc w:val="both"/>
        <w:rPr>
          <w:rFonts w:cs="Times New Roman"/>
          <w:b/>
          <w:bCs/>
          <w:color w:val="000000" w:themeColor="text1"/>
        </w:rPr>
      </w:pPr>
    </w:p>
    <w:p w:rsidR="00310EE0" w:rsidRPr="00ED69FB" w:rsidRDefault="00310EE0" w:rsidP="00310EE0">
      <w:pPr>
        <w:keepNext/>
        <w:ind w:left="360"/>
        <w:jc w:val="both"/>
        <w:rPr>
          <w:rFonts w:cs="Times New Roman"/>
          <w:color w:val="000000" w:themeColor="text1"/>
          <w:szCs w:val="24"/>
        </w:rPr>
      </w:pPr>
      <w:r w:rsidRPr="00ED69FB">
        <w:rPr>
          <w:rFonts w:cs="Times New Roman"/>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lang w:val="en-US"/>
        </w:rPr>
      </w:pPr>
      <w:bookmarkStart w:id="180" w:name="_Ref420074401"/>
      <w:bookmarkStart w:id="181" w:name="_Toc420402188"/>
      <w:bookmarkStart w:id="182" w:name="_Toc420402588"/>
      <w:bookmarkStart w:id="183" w:name="_Toc421026219"/>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13</w:t>
      </w:r>
      <w:r w:rsidR="00B90D56" w:rsidRPr="00ED69FB">
        <w:rPr>
          <w:rFonts w:cs="Times New Roman"/>
          <w:b w:val="0"/>
          <w:bCs w:val="0"/>
          <w:color w:val="000000" w:themeColor="text1"/>
          <w:sz w:val="24"/>
          <w:szCs w:val="24"/>
        </w:rPr>
        <w:fldChar w:fldCharType="end"/>
      </w:r>
      <w:bookmarkEnd w:id="180"/>
      <w:r w:rsidRPr="00ED69FB">
        <w:rPr>
          <w:rFonts w:cs="Times New Roman"/>
          <w:b w:val="0"/>
          <w:bCs w:val="0"/>
          <w:color w:val="000000" w:themeColor="text1"/>
          <w:sz w:val="24"/>
          <w:szCs w:val="24"/>
        </w:rPr>
        <w:t>: Stock changes in t in relation to cumulative past stock changes</w:t>
      </w:r>
      <w:bookmarkEnd w:id="181"/>
      <w:bookmarkEnd w:id="182"/>
      <w:bookmarkEnd w:id="183"/>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br w:type="page"/>
      </w:r>
    </w:p>
    <w:p w:rsidR="00310EE0" w:rsidRPr="00ED69FB" w:rsidRDefault="00310EE0" w:rsidP="00310EE0">
      <w:pPr>
        <w:keepNext/>
        <w:ind w:left="360"/>
        <w:rPr>
          <w:rFonts w:cs="Times New Roman"/>
          <w:b/>
          <w:color w:val="000000" w:themeColor="text1"/>
          <w:szCs w:val="24"/>
        </w:rPr>
      </w:pPr>
      <w:r w:rsidRPr="00ED69FB">
        <w:rPr>
          <w:rFonts w:cs="Times New Roman"/>
          <w:b/>
          <w:color w:val="000000" w:themeColor="text1"/>
          <w:szCs w:val="24"/>
        </w:rPr>
        <w:lastRenderedPageBreak/>
        <w:t>Testing for normality in the distribution of stock changes</w:t>
      </w:r>
    </w:p>
    <w:p w:rsidR="00310EE0" w:rsidRPr="00ED69FB" w:rsidRDefault="00310EE0" w:rsidP="00310EE0">
      <w:pPr>
        <w:keepNext/>
        <w:jc w:val="both"/>
        <w:rPr>
          <w:rFonts w:cs="Times New Roman"/>
          <w:color w:val="000000" w:themeColor="text1"/>
          <w:szCs w:val="24"/>
          <w:lang w:val="en-GB"/>
        </w:rPr>
      </w:pPr>
      <w:r w:rsidRPr="00ED69FB">
        <w:rPr>
          <w:rFonts w:cs="Times New Roman"/>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184" w:name="_Ref420073984"/>
      <w:bookmarkStart w:id="185" w:name="_Toc420402189"/>
      <w:bookmarkStart w:id="186" w:name="_Toc420402589"/>
      <w:bookmarkStart w:id="187" w:name="_Toc421026220"/>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14</w:t>
      </w:r>
      <w:r w:rsidR="00B90D56" w:rsidRPr="00ED69FB">
        <w:rPr>
          <w:rFonts w:cs="Times New Roman"/>
          <w:b w:val="0"/>
          <w:bCs w:val="0"/>
          <w:color w:val="000000" w:themeColor="text1"/>
          <w:sz w:val="24"/>
          <w:szCs w:val="24"/>
        </w:rPr>
        <w:fldChar w:fldCharType="end"/>
      </w:r>
      <w:bookmarkEnd w:id="184"/>
      <w:r w:rsidRPr="00ED69FB">
        <w:rPr>
          <w:rFonts w:cs="Times New Roman"/>
          <w:b w:val="0"/>
          <w:bCs w:val="0"/>
          <w:color w:val="000000" w:themeColor="text1"/>
          <w:sz w:val="24"/>
          <w:szCs w:val="24"/>
        </w:rPr>
        <w:t>: Testing for normality, wheat stocks</w:t>
      </w:r>
      <w:bookmarkEnd w:id="185"/>
      <w:bookmarkEnd w:id="186"/>
      <w:bookmarkEnd w:id="187"/>
    </w:p>
    <w:p w:rsidR="00310EE0" w:rsidRPr="00ED69FB" w:rsidRDefault="00310EE0" w:rsidP="00310EE0">
      <w:pPr>
        <w:keepNext/>
        <w:jc w:val="both"/>
        <w:rPr>
          <w:rFonts w:cs="Times New Roman"/>
          <w:color w:val="000000" w:themeColor="text1"/>
          <w:szCs w:val="24"/>
          <w:lang w:val="en-GB"/>
        </w:rPr>
      </w:pPr>
    </w:p>
    <w:p w:rsidR="00310EE0" w:rsidRPr="00ED69FB" w:rsidRDefault="00310EE0" w:rsidP="00310EE0">
      <w:pPr>
        <w:jc w:val="both"/>
        <w:rPr>
          <w:rFonts w:cs="Times New Roman"/>
          <w:color w:val="000000" w:themeColor="text1"/>
          <w:lang w:val="en-GB"/>
        </w:rPr>
      </w:pPr>
      <w:r w:rsidRPr="00ED69FB">
        <w:rPr>
          <w:rFonts w:cs="Times New Roman"/>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310EE0" w:rsidRPr="00ED69FB" w:rsidRDefault="00310EE0" w:rsidP="00310EE0">
      <w:pPr>
        <w:pStyle w:val="Caption"/>
        <w:spacing w:line="276" w:lineRule="auto"/>
        <w:jc w:val="both"/>
        <w:rPr>
          <w:rFonts w:cs="Times New Roman"/>
          <w:b w:val="0"/>
          <w:bCs w:val="0"/>
          <w:color w:val="000000" w:themeColor="text1"/>
          <w:sz w:val="24"/>
          <w:szCs w:val="24"/>
        </w:rPr>
      </w:pPr>
      <w:bookmarkStart w:id="188" w:name="_Ref420074075"/>
      <w:bookmarkStart w:id="189" w:name="_Toc420402190"/>
      <w:bookmarkStart w:id="190" w:name="_Toc420402590"/>
      <w:bookmarkStart w:id="191" w:name="_Toc421026221"/>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15</w:t>
      </w:r>
      <w:r w:rsidR="00B90D56" w:rsidRPr="00ED69FB">
        <w:rPr>
          <w:rFonts w:cs="Times New Roman"/>
          <w:b w:val="0"/>
          <w:bCs w:val="0"/>
          <w:color w:val="000000" w:themeColor="text1"/>
          <w:sz w:val="24"/>
          <w:szCs w:val="24"/>
        </w:rPr>
        <w:fldChar w:fldCharType="end"/>
      </w:r>
      <w:bookmarkEnd w:id="188"/>
      <w:r w:rsidRPr="00ED69FB">
        <w:rPr>
          <w:rFonts w:cs="Times New Roman"/>
          <w:b w:val="0"/>
          <w:bCs w:val="0"/>
          <w:color w:val="000000" w:themeColor="text1"/>
          <w:sz w:val="24"/>
          <w:szCs w:val="24"/>
        </w:rPr>
        <w:t>: Testing for normality, maize stocks</w:t>
      </w:r>
      <w:bookmarkEnd w:id="189"/>
      <w:bookmarkEnd w:id="190"/>
      <w:bookmarkEnd w:id="191"/>
    </w:p>
    <w:p w:rsidR="00310EE0" w:rsidRPr="00ED69FB" w:rsidRDefault="00310EE0" w:rsidP="00310EE0">
      <w:pPr>
        <w:jc w:val="both"/>
        <w:rPr>
          <w:rFonts w:cs="Times New Roman"/>
          <w:color w:val="000000" w:themeColor="text1"/>
          <w:lang w:val="en-GB"/>
        </w:rPr>
      </w:pPr>
    </w:p>
    <w:p w:rsidR="00310EE0" w:rsidRPr="00ED69FB" w:rsidRDefault="00310EE0">
      <w:pPr>
        <w:rPr>
          <w:rFonts w:cs="Times New Roman"/>
          <w:color w:val="000000" w:themeColor="text1"/>
          <w:szCs w:val="24"/>
          <w:lang w:val="en-GB"/>
        </w:rPr>
      </w:pPr>
      <w:r w:rsidRPr="00ED69FB">
        <w:rPr>
          <w:rFonts w:cs="Times New Roman"/>
          <w:color w:val="000000" w:themeColor="text1"/>
          <w:szCs w:val="24"/>
          <w:lang w:val="en-GB"/>
        </w:rPr>
        <w:br w:type="page"/>
      </w:r>
    </w:p>
    <w:p w:rsidR="00310EE0" w:rsidRPr="00ED69FB" w:rsidRDefault="00310EE0" w:rsidP="00ED69FB">
      <w:pPr>
        <w:pStyle w:val="Heading1"/>
      </w:pPr>
      <w:bookmarkStart w:id="192" w:name="_Toc421025869"/>
      <w:r w:rsidRPr="00ED69FB">
        <w:lastRenderedPageBreak/>
        <w:t>Feed use</w:t>
      </w:r>
      <w:bookmarkEnd w:id="192"/>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Feed use, along with many other elements of utilization, is typically not measured at the country level, no matter how developed the country’s statistical system is. Even in the US balance, feed utilization serves as the balancing item and accordingly is termed “Feed and residual use”.  When feed demand is measured, it occurs mostly in developed countries and seldom through regular surveys. What is more, most feed surveys are limited to industrial feed sectors and are based on data only from commercial feed companies. The usefulness of such surveys is limited to countries with a highly industrialized livestock sector. Germany, Spain and China, for instance, obtain their feed estimates through a survey of feed companies. Only very few countries, e.g. Hungary and the Netherlands, have surveys that also include farm production of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This lack of actual measurement appears even more surprising as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w:t>
      </w:r>
      <w:r w:rsidR="006A2958">
        <w:rPr>
          <w:rFonts w:cs="Times New Roman"/>
          <w:color w:val="000000" w:themeColor="text1"/>
        </w:rPr>
        <w:t>,</w:t>
      </w:r>
      <w:r w:rsidRPr="00ED69FB">
        <w:rPr>
          <w:rFonts w:cs="Times New Roman"/>
          <w:color w:val="000000" w:themeColor="text1"/>
        </w:rPr>
        <w:t xml:space="preserve"> evidence stems from the rapidly rising production of commodities, which are exclusively or at least mainly destined for feed use, notably oil meals and many coarse grain crops.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 shares of CC feeds in total feed rations on the one hand and steady progress in using feedstuffs more efficiently, i.e. requiring less CC feeds to produce a given amount of livestock products. The dynamics of these changes should be reflected in an FBS imputation system.</w:t>
      </w:r>
    </w:p>
    <w:p w:rsidR="00310EE0" w:rsidRPr="00ED69FB" w:rsidRDefault="00310EE0" w:rsidP="00F101E1">
      <w:pPr>
        <w:pStyle w:val="Heading2"/>
      </w:pPr>
      <w:bookmarkStart w:id="193" w:name="_Toc421025870"/>
      <w:r w:rsidRPr="00ED69FB">
        <w:t>A brief review of the existing methodology</w:t>
      </w:r>
      <w:bookmarkEnd w:id="193"/>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w:t>
      </w:r>
      <w:r w:rsidRPr="00ED69FB">
        <w:rPr>
          <w:rFonts w:cs="Times New Roman"/>
          <w:color w:val="000000" w:themeColor="text1"/>
        </w:rPr>
        <w:lastRenderedPageBreak/>
        <w:t>deciding (</w:t>
      </w:r>
      <w:proofErr w:type="spellStart"/>
      <w:r w:rsidRPr="00ED69FB">
        <w:rPr>
          <w:rFonts w:cs="Times New Roman"/>
          <w:color w:val="000000" w:themeColor="text1"/>
        </w:rPr>
        <w:t>i</w:t>
      </w:r>
      <w:proofErr w:type="spellEnd"/>
      <w:r w:rsidRPr="00ED69FB">
        <w:rPr>
          <w:rFonts w:cs="Times New Roman"/>
          <w:color w:val="000000" w:themeColor="text1"/>
        </w:rPr>
        <w:t xml:space="preserve">) whether the old system can be used with minor changes; (ii) whether parts of the old system can be salvaged; or (iii) whether an entirely new system needs to be developed.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basic approach currently used in the FBS system is easily stated. Feed use is simply calculated as a share of feed availability, i.e. </w:t>
      </w:r>
    </w:p>
    <w:p w:rsidR="00310EE0" w:rsidRPr="00ED69FB" w:rsidRDefault="00B90D56" w:rsidP="00310EE0">
      <w:pPr>
        <w:pStyle w:val="Caption"/>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d>
          <m:dPr>
            <m:ctrlPr>
              <w:rPr>
                <w:rFonts w:ascii="Cambria Math" w:hAnsi="Cambria Math" w:cs="Times New Roman"/>
                <w:b w:val="0"/>
                <w:bCs w:val="0"/>
                <w:i/>
                <w:color w:val="000000" w:themeColor="text1"/>
                <w:sz w:val="24"/>
                <w:szCs w:val="24"/>
              </w:rPr>
            </m:ctrlPr>
          </m:dPr>
          <m:e>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i,j</m:t>
            </m:r>
          </m:sub>
        </m:sSub>
      </m:oMath>
      <w:r w:rsidR="00310EE0" w:rsidRPr="00ED69FB">
        <w:rPr>
          <w:rFonts w:cs="Times New Roman"/>
          <w:b w:val="0"/>
          <w:bCs w:val="0"/>
          <w:color w:val="000000" w:themeColor="text1"/>
          <w:sz w:val="24"/>
          <w:szCs w:val="24"/>
        </w:rPr>
        <w:tab/>
        <w:t xml:space="preserve">(Equation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12</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i.e. the feed use of feedstuff (j) in a country (</w:t>
      </w:r>
      <w:proofErr w:type="spellStart"/>
      <w:r w:rsidRPr="00ED69FB">
        <w:rPr>
          <w:rFonts w:cs="Times New Roman"/>
          <w:color w:val="000000" w:themeColor="text1"/>
        </w:rPr>
        <w:t>i</w:t>
      </w:r>
      <w:proofErr w:type="spellEnd"/>
      <w:r w:rsidRPr="00ED69FB">
        <w:rPr>
          <w:rFonts w:cs="Times New Roman"/>
          <w:color w:val="000000" w:themeColor="text1"/>
        </w:rPr>
        <w:t xml:space="preserve">)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310EE0" w:rsidRPr="00ED69FB" w:rsidRDefault="00310EE0" w:rsidP="00F101E1">
      <w:pPr>
        <w:pStyle w:val="Heading2"/>
      </w:pPr>
      <w:bookmarkStart w:id="194" w:name="_Toc421025871"/>
      <w:r w:rsidRPr="00ED69FB">
        <w:t>The new feed use estimation procedure</w:t>
      </w:r>
      <w:bookmarkEnd w:id="194"/>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new feed use estimation process can be divided into three steps or stages. To begin, a stepwise and demand-oriented approach to determining CC feed use is implemented. Total feed requirements </w:t>
      </w:r>
      <w:proofErr w:type="spellStart"/>
      <w:r w:rsidRPr="00ED69FB">
        <w:rPr>
          <w:rFonts w:cs="Times New Roman"/>
          <w:color w:val="000000" w:themeColor="text1"/>
        </w:rPr>
        <w:t>R</w:t>
      </w:r>
      <w:r w:rsidRPr="00ED69FB">
        <w:rPr>
          <w:rFonts w:cs="Times New Roman"/>
          <w:color w:val="000000" w:themeColor="text1"/>
          <w:vertAlign w:val="subscript"/>
        </w:rPr>
        <w:t>i,t</w:t>
      </w:r>
      <w:proofErr w:type="spellEnd"/>
      <w:r w:rsidRPr="00ED69FB">
        <w:rPr>
          <w:rFonts w:cs="Times New Roman"/>
          <w:color w:val="000000" w:themeColor="text1"/>
        </w:rPr>
        <w:t xml:space="preserve"> in a given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are calculated as a function of the herd size N  and the species, country and time specific requirement index, </w:t>
      </w:r>
      <w:proofErr w:type="spellStart"/>
      <w:r w:rsidRPr="00ED69FB">
        <w:rPr>
          <w:rFonts w:cs="Times New Roman"/>
          <w:color w:val="000000" w:themeColor="text1"/>
        </w:rPr>
        <w:t>r</w:t>
      </w:r>
      <w:r w:rsidRPr="00ED69FB">
        <w:rPr>
          <w:rFonts w:cs="Times New Roman"/>
          <w:color w:val="000000" w:themeColor="text1"/>
          <w:vertAlign w:val="subscript"/>
        </w:rPr>
        <w:t>s,i,t</w:t>
      </w:r>
      <w:proofErr w:type="spellEnd"/>
      <w:r w:rsidRPr="00ED69FB">
        <w:rPr>
          <w:rFonts w:cs="Times New Roman"/>
          <w:color w:val="000000" w:themeColor="text1"/>
        </w:rPr>
        <w:t>.</w:t>
      </w:r>
    </w:p>
    <w:p w:rsidR="00310EE0" w:rsidRPr="00ED69FB" w:rsidRDefault="00310EE0" w:rsidP="00310EE0">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 xml:space="preserve">Determining total feed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requirement indices are further expressed in terms of an animal unit and incorporate maintenance needs M and output requirements, such as for meat, milk or wool P, as well as the </w:t>
      </w:r>
      <w:r w:rsidRPr="00ED69FB">
        <w:rPr>
          <w:rFonts w:cs="Times New Roman"/>
          <w:color w:val="000000" w:themeColor="text1"/>
        </w:rPr>
        <w:lastRenderedPageBreak/>
        <w:t>overall efficiency E (arc-efficiency over the entire herd</w:t>
      </w:r>
      <w:r w:rsidRPr="00ED69FB">
        <w:rPr>
          <w:rStyle w:val="FootnoteReference"/>
          <w:rFonts w:cs="Times New Roman"/>
          <w:color w:val="000000" w:themeColor="text1"/>
        </w:rPr>
        <w:footnoteReference w:id="20"/>
      </w:r>
      <w:r w:rsidRPr="00ED69FB">
        <w:rPr>
          <w:rFonts w:cs="Times New Roman"/>
          <w:color w:val="000000" w:themeColor="text1"/>
        </w:rPr>
        <w:t xml:space="preserve">) that is characteristic of a given feeding system.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color w:val="000000" w:themeColor="text1"/>
          <w:position w:val="-28"/>
          <w:sz w:val="24"/>
          <w:szCs w:val="24"/>
        </w:rPr>
        <w:object w:dxaOrig="1939" w:dyaOrig="680">
          <v:shape id="_x0000_i1027" type="#_x0000_t75" style="width:97.5pt;height:35.25pt" o:ole="">
            <v:imagedata r:id="rId35" o:title=""/>
          </v:shape>
          <o:OLEObject Type="Embed" ProgID="Equation.3" ShapeID="_x0000_i1027" DrawAspect="Content" ObjectID="_1497705564" r:id="rId36"/>
        </w:object>
      </w:r>
      <w:r w:rsidRPr="00ED69FB">
        <w:rPr>
          <w:rFonts w:cs="Times New Roman"/>
          <w:color w:val="000000" w:themeColor="text1"/>
          <w:sz w:val="24"/>
          <w:szCs w:val="24"/>
        </w:rPr>
        <w:tab/>
      </w:r>
      <w:r w:rsidRPr="00ED69FB">
        <w:rPr>
          <w:rFonts w:cs="Times New Roman"/>
          <w:color w:val="000000" w:themeColor="text1"/>
          <w:sz w:val="24"/>
          <w:szCs w:val="24"/>
        </w:rPr>
        <w:tab/>
        <w:t>(</w:t>
      </w:r>
      <w:r w:rsidRPr="00ED69FB">
        <w:rPr>
          <w:rFonts w:cs="Times New Roman"/>
          <w:b w:val="0"/>
          <w:color w:val="000000" w:themeColor="text1"/>
          <w:sz w:val="24"/>
          <w:szCs w:val="24"/>
        </w:rPr>
        <w:t xml:space="preserve">Equation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13</w:t>
      </w:r>
      <w:r w:rsidR="00B90D56"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rPr>
          <w:rFonts w:cs="Times New Roman"/>
          <w:color w:val="000000" w:themeColor="text1"/>
          <w:szCs w:val="24"/>
        </w:rPr>
      </w:pPr>
      <w:r w:rsidRPr="00ED69FB">
        <w:rPr>
          <w:rFonts w:cs="Times New Roman"/>
          <w:color w:val="000000" w:themeColor="text1"/>
        </w:rPr>
        <w:t xml:space="preserve">where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i/>
          <w:color w:val="000000" w:themeColor="text1"/>
          <w:position w:val="-14"/>
          <w:sz w:val="24"/>
          <w:szCs w:val="24"/>
        </w:rPr>
        <w:object w:dxaOrig="2540" w:dyaOrig="380">
          <v:shape id="_x0000_i1028" type="#_x0000_t75" style="width:126.75pt;height:19.5pt" o:ole="">
            <v:imagedata r:id="rId37" o:title=""/>
          </v:shape>
          <o:OLEObject Type="Embed" ProgID="Equation.3" ShapeID="_x0000_i1028" DrawAspect="Content" ObjectID="_1497705565" r:id="rId38"/>
        </w:object>
      </w:r>
      <w:r w:rsidRPr="00ED69FB">
        <w:rPr>
          <w:rFonts w:cs="Times New Roman"/>
          <w:color w:val="000000" w:themeColor="text1"/>
          <w:sz w:val="24"/>
          <w:szCs w:val="24"/>
        </w:rPr>
        <w:tab/>
      </w:r>
      <w:r w:rsidRPr="00ED69FB">
        <w:rPr>
          <w:rFonts w:cs="Times New Roman"/>
          <w:b w:val="0"/>
          <w:color w:val="000000" w:themeColor="text1"/>
          <w:sz w:val="24"/>
          <w:szCs w:val="24"/>
        </w:rPr>
        <w:t xml:space="preserve">(Equation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14</w:t>
      </w:r>
      <w:r w:rsidR="00B90D56"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requirements are calculated for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w:t>
      </w:r>
      <w:proofErr w:type="spellStart"/>
      <w:r w:rsidRPr="00ED69FB">
        <w:rPr>
          <w:rFonts w:cs="Times New Roman"/>
          <w:color w:val="000000" w:themeColor="text1"/>
        </w:rPr>
        <w:t>tonnes</w:t>
      </w:r>
      <w:proofErr w:type="spellEnd"/>
      <w:r w:rsidRPr="00ED69FB">
        <w:rPr>
          <w:rFonts w:cs="Times New Roman"/>
          <w:color w:val="000000" w:themeColor="text1"/>
        </w:rPr>
        <w:t xml:space="preserve"> of crude protein (t CP) via the requirements index, which is constructed dualistically. They are inclusive of all feedstuffs, not only CC feeds. In a second step, the shares of actual CC feed in total requirements are determined.</w:t>
      </w:r>
    </w:p>
    <w:p w:rsidR="00310EE0" w:rsidRPr="00ED69FB" w:rsidRDefault="00310EE0" w:rsidP="00310EE0">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Determining actual use of CC feed</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r w:rsidRPr="00ED69FB">
        <w:rPr>
          <w:rFonts w:cs="Times New Roman"/>
          <w:color w:val="000000" w:themeColor="text1"/>
        </w:rPr>
        <w:t xml:space="preserve"> with an intensification factor I</w:t>
      </w:r>
      <w:r w:rsidRPr="00ED69FB">
        <w:rPr>
          <w:rFonts w:cs="Times New Roman"/>
          <w:color w:val="000000" w:themeColor="text1"/>
          <w:vertAlign w:val="subscript"/>
        </w:rPr>
        <w:t>i.</w:t>
      </w:r>
      <w:r w:rsidRPr="00ED69FB">
        <w:rPr>
          <w:rFonts w:cs="Times New Roman"/>
          <w:color w:val="000000" w:themeColor="text1"/>
        </w:rPr>
        <w:t xml:space="preserve"> The intensification factor is a simple ratio that determines how much of the total requirements will be covered by CC feeds and how much by other feedstuffs.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This can be expressed as follows:</w:t>
      </w:r>
    </w:p>
    <w:p w:rsidR="00310EE0" w:rsidRPr="00ED69FB" w:rsidRDefault="00B90D56" w:rsidP="00310EE0">
      <w:pPr>
        <w:pStyle w:val="Caption"/>
        <w:jc w:val="center"/>
        <w:rPr>
          <w:rFonts w:cs="Times New Roman"/>
          <w:b w:val="0"/>
          <w:bCs w:val="0"/>
          <w:color w:val="000000" w:themeColor="text1"/>
          <w:sz w:val="24"/>
          <w:szCs w:val="24"/>
          <w:vertAlign w:val="subscript"/>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CC</m:t>
            </m:r>
          </m:e>
          <m:sub>
            <m:r>
              <m:rPr>
                <m:sty m:val="bi"/>
              </m:rPr>
              <w:rPr>
                <w:rFonts w:ascii="Cambria Math" w:hAnsi="Cambria Math" w:cs="Times New Roman"/>
                <w:color w:val="000000" w:themeColor="text1"/>
                <w:sz w:val="24"/>
                <w:szCs w:val="24"/>
              </w:rPr>
              <m:t>Feed</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m:t>
            </m:r>
          </m:sub>
        </m:sSub>
      </m:oMath>
      <w:r w:rsidR="00310EE0" w:rsidRPr="00ED69FB">
        <w:rPr>
          <w:rFonts w:cs="Times New Roman"/>
          <w:b w:val="0"/>
          <w:bCs w:val="0"/>
          <w:color w:val="000000" w:themeColor="text1"/>
          <w:sz w:val="24"/>
          <w:szCs w:val="24"/>
        </w:rPr>
        <w:tab/>
      </w:r>
      <w:r w:rsidR="00310EE0" w:rsidRPr="00ED69FB">
        <w:rPr>
          <w:rFonts w:cs="Times New Roman"/>
          <w:b w:val="0"/>
          <w:bCs w:val="0"/>
          <w:color w:val="000000" w:themeColor="text1"/>
          <w:sz w:val="24"/>
          <w:szCs w:val="24"/>
        </w:rPr>
        <w:tab/>
        <w:t xml:space="preserve">(Equation </w:t>
      </w:r>
      <w:r w:rsidRPr="00ED69FB">
        <w:rPr>
          <w:rFonts w:cs="Times New Roman"/>
          <w:b w:val="0"/>
          <w:bCs w:val="0"/>
          <w:color w:val="000000" w:themeColor="text1"/>
          <w:sz w:val="24"/>
          <w:szCs w:val="24"/>
        </w:rPr>
        <w:fldChar w:fldCharType="begin"/>
      </w:r>
      <w:r w:rsidR="00310EE0" w:rsidRPr="00ED69FB">
        <w:rPr>
          <w:rFonts w:cs="Times New Roman"/>
          <w:b w:val="0"/>
          <w:bCs w:val="0"/>
          <w:color w:val="000000" w:themeColor="text1"/>
          <w:sz w:val="24"/>
          <w:szCs w:val="24"/>
        </w:rPr>
        <w:instrText xml:space="preserve"> SEQ Equation \* ARABIC </w:instrText>
      </w:r>
      <w:r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15</w:t>
      </w:r>
      <w:r w:rsidRPr="00ED69FB">
        <w:rPr>
          <w:rFonts w:cs="Times New Roman"/>
          <w:b w:val="0"/>
          <w:bCs w:val="0"/>
          <w:color w:val="000000" w:themeColor="text1"/>
          <w:sz w:val="24"/>
          <w:szCs w:val="24"/>
        </w:rPr>
        <w:fldChar w:fldCharType="end"/>
      </w:r>
      <w:r w:rsidR="00310EE0" w:rsidRPr="00ED69FB">
        <w:rPr>
          <w:rFonts w:cs="Times New Roman"/>
          <w:b w:val="0"/>
          <w:bCs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Again, all calculations distinguish between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quantities of crude protein (t CP).</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intensity factors I</w:t>
      </w:r>
      <w:r w:rsidRPr="00ED69FB">
        <w:rPr>
          <w:rFonts w:cs="Times New Roman"/>
          <w:color w:val="000000" w:themeColor="text1"/>
          <w:vertAlign w:val="subscript"/>
        </w:rPr>
        <w:t>i</w:t>
      </w:r>
      <w:r w:rsidRPr="00ED69FB">
        <w:rPr>
          <w:rFonts w:cs="Times New Roman"/>
          <w:color w:val="000000" w:themeColor="text1"/>
        </w:rPr>
        <w:t xml:space="preserve"> vary across feeding systems and animal species A</w:t>
      </w:r>
      <w:r w:rsidRPr="00ED69FB">
        <w:rPr>
          <w:rFonts w:cs="Times New Roman"/>
          <w:color w:val="000000" w:themeColor="text1"/>
          <w:vertAlign w:val="subscript"/>
        </w:rPr>
        <w:t>i</w:t>
      </w:r>
      <w:r w:rsidRPr="00ED69FB">
        <w:rPr>
          <w:rFonts w:cs="Times New Roman"/>
          <w:color w:val="000000" w:themeColor="text1"/>
        </w:rPr>
        <w:t xml:space="preserve">. Across animal species, the main dividing line is between ruminants and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(pigs and poultry).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w:t>
      </w:r>
      <w:r w:rsidRPr="00ED69FB">
        <w:rPr>
          <w:rFonts w:cs="Times New Roman"/>
          <w:color w:val="000000" w:themeColor="text1"/>
        </w:rPr>
        <w:lastRenderedPageBreak/>
        <w:t>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feeding baskets in countries, and have been extrapolated to capture the most recent situations.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For ruminants, the spectrum of intensification rates varies much more widely than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even in mature feeding systems. In all feeding systems, intensification rates of unity or close to unity cannot be found in practice and are unlikely to occur in the future. The physiological needs of ruminants for a certain minimum amount of crude </w:t>
      </w:r>
      <w:proofErr w:type="spellStart"/>
      <w:r w:rsidRPr="00ED69FB">
        <w:rPr>
          <w:rFonts w:cs="Times New Roman"/>
          <w:color w:val="000000" w:themeColor="text1"/>
        </w:rPr>
        <w:t>fibre</w:t>
      </w:r>
      <w:proofErr w:type="spellEnd"/>
      <w:r w:rsidRPr="00ED69FB">
        <w:rPr>
          <w:rFonts w:cs="Times New Roman"/>
          <w:color w:val="000000" w:themeColor="text1"/>
        </w:rPr>
        <w:t xml:space="preserve"> mean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ED69FB">
        <w:rPr>
          <w:rFonts w:cs="Times New Roman"/>
          <w:color w:val="000000" w:themeColor="text1"/>
          <w:vertAlign w:val="subscript"/>
        </w:rPr>
        <w:t>i</w:t>
      </w:r>
      <w:r w:rsidRPr="00ED69FB">
        <w:rPr>
          <w:rFonts w:cs="Times New Roman"/>
          <w:color w:val="000000" w:themeColor="text1"/>
        </w:rPr>
        <w:t xml:space="preserve"> would seem only marginally above zero.</w:t>
      </w:r>
    </w:p>
    <w:p w:rsidR="00310EE0" w:rsidRPr="00ED69FB" w:rsidRDefault="00310EE0" w:rsidP="00310EE0">
      <w:pPr>
        <w:pStyle w:val="ListParagraph"/>
        <w:numPr>
          <w:ilvl w:val="0"/>
          <w:numId w:val="19"/>
        </w:numPr>
        <w:tabs>
          <w:tab w:val="left" w:pos="851"/>
          <w:tab w:val="left" w:pos="1134"/>
        </w:tabs>
        <w:jc w:val="both"/>
        <w:rPr>
          <w:rFonts w:cs="Times New Roman"/>
          <w:color w:val="000000" w:themeColor="text1"/>
        </w:rPr>
      </w:pPr>
      <w:r w:rsidRPr="00ED69FB">
        <w:rPr>
          <w:rFonts w:cs="Times New Roman"/>
          <w:color w:val="000000" w:themeColor="text1"/>
        </w:rPr>
        <w:t xml:space="preserve">Determining the requirements of fed/farmed fish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estimation of energy and crude protein needs for aquaculture are derived in analogy to those for livestock. To arrive at a precise assessment, species-specific feed efficiency ratios (FCR) are directly applied to aquaculture production data (</w:t>
      </w:r>
      <w:proofErr w:type="spellStart"/>
      <w:r w:rsidRPr="00ED69FB">
        <w:rPr>
          <w:rFonts w:cs="Times New Roman"/>
          <w:color w:val="000000" w:themeColor="text1"/>
        </w:rPr>
        <w:t>tonnes</w:t>
      </w:r>
      <w:proofErr w:type="spellEnd"/>
      <w:r w:rsidRPr="00ED69FB">
        <w:rPr>
          <w:rFonts w:cs="Times New Roman"/>
          <w:color w:val="000000" w:themeColor="text1"/>
        </w:rPr>
        <w:t xml:space="preserve"> of fish and crustaceans) and converted into energy and crude protein equivalents, which yields the total nutrient requirements of the produced amounts of fish.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310EE0" w:rsidRPr="00ED69FB" w:rsidRDefault="00310EE0" w:rsidP="00F101E1">
      <w:pPr>
        <w:pStyle w:val="Heading2"/>
      </w:pPr>
      <w:bookmarkStart w:id="195" w:name="_Toc421025872"/>
      <w:r w:rsidRPr="00ED69FB">
        <w:t>Determining use of individual feedstuffs</w:t>
      </w:r>
      <w:bookmarkEnd w:id="195"/>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Thus far, the new approach has only produced total feed requirements and total feed use of CC feeds in terms of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Finally, an LP solution often produces border solutions, i.e. the constraints imposed are likely to determine the actual solution space, and ultimately the chosen combination of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An alternative solution is to break the total requirements down by availability shares. This means allocating feedstuffs in accordance to overall availability, i.e. feedstuffs available in abundance are used more than those in scarcity</w:t>
      </w:r>
      <w:r w:rsidRPr="00ED69FB">
        <w:rPr>
          <w:rStyle w:val="FootnoteReference"/>
          <w:rFonts w:cs="Times New Roman"/>
          <w:color w:val="000000" w:themeColor="text1"/>
        </w:rPr>
        <w:footnoteReference w:id="21"/>
      </w:r>
      <w:r w:rsidRPr="00ED69FB">
        <w:rPr>
          <w:rFonts w:cs="Times New Roman"/>
          <w:color w:val="000000" w:themeColor="text1"/>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w:t>
      </w:r>
      <w:proofErr w:type="spellStart"/>
      <w:r w:rsidRPr="00ED69FB">
        <w:rPr>
          <w:rFonts w:cs="Times New Roman"/>
          <w:color w:val="000000" w:themeColor="text1"/>
        </w:rPr>
        <w:t>brans</w:t>
      </w:r>
      <w:proofErr w:type="spellEnd"/>
      <w:r w:rsidRPr="00ED69FB">
        <w:rPr>
          <w:rFonts w:cs="Times New Roman"/>
          <w:color w:val="000000" w:themeColor="text1"/>
        </w:rPr>
        <w:t xml:space="preserve"> not used for human consumption (not as breakfast cereals).</w:t>
      </w:r>
      <w:ins w:id="196" w:author="Bernhard Dalheimer" w:date="2015-06-05T11:30:00Z">
        <w:r w:rsidR="00806AD5">
          <w:rPr>
            <w:rFonts w:cs="Times New Roman"/>
            <w:color w:val="000000" w:themeColor="text1"/>
          </w:rPr>
          <w:t xml:space="preserve"> </w:t>
        </w:r>
        <w:r w:rsidR="00806AD5">
          <w:rPr>
            <w:rFonts w:cs="Times New Roman"/>
          </w:rPr>
          <w:t xml:space="preserve">Also by-products form </w:t>
        </w:r>
        <w:proofErr w:type="spellStart"/>
        <w:r w:rsidR="00806AD5">
          <w:rPr>
            <w:rFonts w:cs="Times New Roman"/>
          </w:rPr>
          <w:t>biofuel</w:t>
        </w:r>
        <w:proofErr w:type="spellEnd"/>
        <w:r w:rsidR="00806AD5">
          <w:rPr>
            <w:rFonts w:cs="Times New Roman"/>
          </w:rPr>
          <w:t xml:space="preserve"> production, most notably dried distillers grains (DDGS) are assumed to be exclusively fed to animals.</w:t>
        </w:r>
      </w:ins>
      <w:bookmarkStart w:id="197" w:name="_GoBack"/>
      <w:bookmarkEnd w:id="197"/>
      <w:r w:rsidRPr="00ED69FB">
        <w:rPr>
          <w:rFonts w:cs="Times New Roman"/>
          <w:color w:val="000000" w:themeColor="text1"/>
        </w:rPr>
        <w:t xml:space="preserve"> Their energy and protein content is deducted from the estimated overall feed use. </w:t>
      </w:r>
    </w:p>
    <w:p w:rsidR="00310EE0" w:rsidRPr="00ED69FB" w:rsidRDefault="00310EE0" w:rsidP="00310EE0">
      <w:pPr>
        <w:tabs>
          <w:tab w:val="left" w:pos="851"/>
          <w:tab w:val="left" w:pos="3816"/>
        </w:tabs>
        <w:jc w:val="center"/>
        <w:rPr>
          <w:rFonts w:cs="Times New Roman"/>
          <w:color w:val="000000" w:themeColor="text1"/>
        </w:rPr>
      </w:pPr>
      <w:r w:rsidRPr="00ED69FB">
        <w:rPr>
          <w:rFonts w:cs="Times New Roman"/>
          <w:color w:val="000000" w:themeColor="text1"/>
        </w:rPr>
        <w:t>Cereals, tubers, pulses etc. = CC</w:t>
      </w:r>
      <w:r w:rsidRPr="00ED69FB">
        <w:rPr>
          <w:rFonts w:cs="Times New Roman"/>
          <w:color w:val="000000" w:themeColor="text1"/>
          <w:vertAlign w:val="subscript"/>
        </w:rPr>
        <w:t xml:space="preserve">F </w:t>
      </w:r>
      <w:r w:rsidRPr="00ED69FB">
        <w:rPr>
          <w:rFonts w:cs="Times New Roman"/>
          <w:color w:val="000000" w:themeColor="text1"/>
        </w:rPr>
        <w:t>- (</w:t>
      </w:r>
      <w:proofErr w:type="spellStart"/>
      <w:r w:rsidRPr="00ED69FB">
        <w:rPr>
          <w:rFonts w:cs="Times New Roman"/>
          <w:color w:val="000000" w:themeColor="text1"/>
        </w:rPr>
        <w:t>OM+OC+brans</w:t>
      </w:r>
      <w:proofErr w:type="spellEnd"/>
      <w:r w:rsidRPr="00ED69FB">
        <w:rPr>
          <w:rFonts w:cs="Times New Roman"/>
          <w:color w:val="000000" w:themeColor="text1"/>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In a second step, all other feeds from commodities (cereals, tubers, pulses etc.) from inside and outside the FBSs, are allocated as a simple proportion of their availabilities.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As requirements are expressed in energy and protein units, two factors, one for the proportion of energy availability and one for that of protein are constructed: </w:t>
      </w:r>
    </w:p>
    <w:p w:rsidR="00310EE0" w:rsidRPr="00ED69FB" w:rsidRDefault="00310EE0" w:rsidP="00310EE0">
      <w:pPr>
        <w:pStyle w:val="Caption"/>
        <w:jc w:val="center"/>
        <w:rPr>
          <w:rFonts w:cs="Times New Roman"/>
          <w:color w:val="000000" w:themeColor="text1"/>
          <w:sz w:val="24"/>
          <w:szCs w:val="24"/>
        </w:rPr>
      </w:pPr>
      <w:r w:rsidRPr="00ED69FB">
        <w:rPr>
          <w:rFonts w:cs="Times New Roman"/>
          <w:b w:val="0"/>
          <w:i/>
          <w:color w:val="000000" w:themeColor="text1"/>
          <w:position w:val="-64"/>
          <w:sz w:val="24"/>
          <w:szCs w:val="24"/>
        </w:rPr>
        <w:object w:dxaOrig="1780" w:dyaOrig="1060">
          <v:shape id="_x0000_i1029" type="#_x0000_t75" style="width:89.25pt;height:49.5pt" o:ole="">
            <v:imagedata r:id="rId39" o:title=""/>
          </v:shape>
          <o:OLEObject Type="Embed" ProgID="Equation.3" ShapeID="_x0000_i1029" DrawAspect="Content" ObjectID="_1497705566" r:id="rId40"/>
        </w:object>
      </w:r>
      <w:r w:rsidRPr="00ED69FB">
        <w:rPr>
          <w:rFonts w:cs="Times New Roman"/>
          <w:color w:val="000000" w:themeColor="text1"/>
          <w:sz w:val="24"/>
          <w:szCs w:val="24"/>
        </w:rPr>
        <w:t xml:space="preserve">         (</w:t>
      </w:r>
      <w:r w:rsidRPr="00ED69FB">
        <w:rPr>
          <w:rFonts w:cs="Times New Roman"/>
          <w:b w:val="0"/>
          <w:color w:val="000000" w:themeColor="text1"/>
          <w:sz w:val="24"/>
          <w:szCs w:val="24"/>
        </w:rPr>
        <w:t xml:space="preserve">Equation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16</w:t>
      </w:r>
      <w:r w:rsidR="00B90D56"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proportion of feed availability (a) of feedstuff (f) in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for the respective nutritive conversion factor (n), which is either energy units or protein units per unit of feedstuff, is determined by its available nutritive quantity (q * n) divided by the total nutritive value provided by all available feedstuffs.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These factors can now be applied to the requirements and converted into quantities (</w:t>
      </w:r>
      <w:proofErr w:type="spellStart"/>
      <w:r w:rsidRPr="00ED69FB">
        <w:rPr>
          <w:rFonts w:cs="Times New Roman"/>
          <w:color w:val="000000" w:themeColor="text1"/>
        </w:rPr>
        <w:t>tonnes</w:t>
      </w:r>
      <w:proofErr w:type="spellEnd"/>
      <w:r w:rsidRPr="00ED69FB">
        <w:rPr>
          <w:rFonts w:cs="Times New Roman"/>
          <w:color w:val="000000" w:themeColor="text1"/>
        </w:rPr>
        <w:t xml:space="preserve">).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The final quantities of feedstuffs must have the property that they meet both the energy and protein requirements. Hence, it is possible that from the two allocations (</w:t>
      </w:r>
      <w:proofErr w:type="spellStart"/>
      <w:r w:rsidRPr="00ED69FB">
        <w:rPr>
          <w:rFonts w:cs="Times New Roman"/>
          <w:color w:val="000000" w:themeColor="text1"/>
        </w:rPr>
        <w:t>i</w:t>
      </w:r>
      <w:proofErr w:type="spellEnd"/>
      <w:r w:rsidRPr="00ED69FB">
        <w:rPr>
          <w:rFonts w:cs="Times New Roman"/>
          <w:color w:val="000000" w:themeColor="text1"/>
        </w:rPr>
        <w:t>) one allocation meets both requirements, (ii) no allocation meets both requirements, (iii) both allocations meet both requirements.</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In the case of (</w:t>
      </w:r>
      <w:proofErr w:type="spellStart"/>
      <w:r w:rsidRPr="00ED69FB">
        <w:rPr>
          <w:rFonts w:cs="Times New Roman"/>
          <w:color w:val="000000" w:themeColor="text1"/>
        </w:rPr>
        <w:t>i</w:t>
      </w:r>
      <w:proofErr w:type="spellEnd"/>
      <w:r w:rsidRPr="00ED69FB">
        <w:rPr>
          <w:rFonts w:cs="Times New Roman"/>
          <w:color w:val="000000" w:themeColor="text1"/>
        </w:rPr>
        <w:t>),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310EE0" w:rsidRPr="00ED69FB" w:rsidRDefault="00310EE0" w:rsidP="00310EE0">
      <w:pPr>
        <w:pStyle w:val="Caption"/>
        <w:jc w:val="center"/>
        <w:rPr>
          <w:rFonts w:cs="Times New Roman"/>
          <w:b w:val="0"/>
          <w:color w:val="000000" w:themeColor="text1"/>
          <w:sz w:val="24"/>
          <w:szCs w:val="24"/>
        </w:rPr>
      </w:pPr>
      <m:oMath>
        <m:r>
          <w:rPr>
            <w:rFonts w:ascii="Cambria Math" w:hAnsi="Cambria Math" w:cs="Times New Roman"/>
            <w:b w:val="0"/>
            <w:i/>
            <w:color w:val="000000" w:themeColor="text1"/>
            <w:position w:val="-12"/>
            <w:sz w:val="24"/>
            <w:szCs w:val="24"/>
          </w:rPr>
          <w:object w:dxaOrig="1575" w:dyaOrig="435">
            <v:shape id="_x0000_i1030" type="#_x0000_t75" style="width:79.5pt;height:22.5pt" o:ole="">
              <v:imagedata r:id="rId41" o:title=""/>
            </v:shape>
            <o:OLEObject Type="Embed" ProgID="Equation.3" ShapeID="_x0000_i1030" DrawAspect="Content" ObjectID="_1497705567" r:id="rId42"/>
          </w:object>
        </m:r>
      </m:oMath>
      <w:r w:rsidRPr="00ED69FB">
        <w:rPr>
          <w:rFonts w:cs="Times New Roman"/>
          <w:b w:val="0"/>
          <w:color w:val="000000" w:themeColor="text1"/>
          <w:sz w:val="24"/>
          <w:szCs w:val="24"/>
        </w:rPr>
        <w:t xml:space="preserve">           (Equation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17</w:t>
      </w:r>
      <w:r w:rsidR="00B90D56"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where c is the respective conversion factor from either protein or energy into wheat quantities and depends on the derivation of a.</w:t>
      </w:r>
    </w:p>
    <w:p w:rsidR="00310EE0" w:rsidRPr="00ED69FB" w:rsidRDefault="00310EE0" w:rsidP="00F101E1">
      <w:pPr>
        <w:pStyle w:val="Heading2"/>
      </w:pPr>
      <w:bookmarkStart w:id="198" w:name="_Toc421025873"/>
      <w:r w:rsidRPr="00ED69FB">
        <w:t>Results and consistency checks</w:t>
      </w:r>
      <w:bookmarkEnd w:id="198"/>
    </w:p>
    <w:p w:rsidR="00310EE0" w:rsidRPr="00ED69FB" w:rsidRDefault="00310EE0" w:rsidP="00310EE0">
      <w:pPr>
        <w:rPr>
          <w:color w:val="000000" w:themeColor="text1"/>
        </w:rPr>
      </w:pPr>
    </w:p>
    <w:p w:rsidR="00310EE0" w:rsidRPr="00ED69FB" w:rsidRDefault="00B90D56" w:rsidP="00310EE0">
      <w:pPr>
        <w:tabs>
          <w:tab w:val="left" w:pos="851"/>
          <w:tab w:val="left" w:pos="3816"/>
        </w:tabs>
        <w:jc w:val="both"/>
        <w:rPr>
          <w:rFonts w:cs="Times New Roman"/>
          <w:bCs/>
          <w:color w:val="000000" w:themeColor="text1"/>
        </w:rPr>
      </w:pPr>
      <w:fldSimple w:instr=" REF _Ref420081626 \h  \* MERGEFORMAT ">
        <w:r w:rsidR="00A0291F" w:rsidRPr="00A0291F">
          <w:rPr>
            <w:rFonts w:cs="Times New Roman"/>
            <w:color w:val="000000" w:themeColor="text1"/>
          </w:rPr>
          <w:t xml:space="preserve">Figure </w:t>
        </w:r>
        <w:r w:rsidR="00A0291F" w:rsidRPr="00A0291F">
          <w:rPr>
            <w:rFonts w:cs="Times New Roman"/>
            <w:noProof/>
            <w:color w:val="000000" w:themeColor="text1"/>
          </w:rPr>
          <w:t>16</w:t>
        </w:r>
      </w:fldSimple>
      <w:r w:rsidR="00310EE0" w:rsidRPr="00ED69FB">
        <w:rPr>
          <w:rFonts w:cs="Times New Roman"/>
          <w:bCs/>
          <w:color w:val="000000" w:themeColor="text1"/>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w:t>
      </w:r>
      <w:proofErr w:type="spellStart"/>
      <w:r w:rsidR="00310EE0" w:rsidRPr="00ED69FB">
        <w:rPr>
          <w:rFonts w:cs="Times New Roman"/>
          <w:bCs/>
          <w:color w:val="000000" w:themeColor="text1"/>
        </w:rPr>
        <w:t>monogasters</w:t>
      </w:r>
      <w:proofErr w:type="spellEnd"/>
      <w:r w:rsidR="00310EE0" w:rsidRPr="00ED69FB">
        <w:rPr>
          <w:rFonts w:cs="Times New Roman"/>
          <w:bCs/>
          <w:color w:val="000000" w:themeColor="text1"/>
        </w:rPr>
        <w:t xml:space="preserve"> require relatively more protein than ruminants.    </w:t>
      </w:r>
    </w:p>
    <w:p w:rsidR="00310EE0" w:rsidRPr="00ED69FB" w:rsidRDefault="00310EE0" w:rsidP="00310EE0">
      <w:pPr>
        <w:tabs>
          <w:tab w:val="left" w:pos="851"/>
          <w:tab w:val="left" w:pos="3816"/>
        </w:tabs>
        <w:jc w:val="both"/>
        <w:rPr>
          <w:rFonts w:cs="Times New Roman"/>
          <w:bCs/>
          <w:color w:val="000000" w:themeColor="text1"/>
        </w:rPr>
      </w:pPr>
    </w:p>
    <w:p w:rsidR="00310EE0" w:rsidRPr="00ED69FB" w:rsidRDefault="00B90D56" w:rsidP="00310EE0">
      <w:pPr>
        <w:tabs>
          <w:tab w:val="left" w:pos="851"/>
          <w:tab w:val="left" w:pos="3816"/>
        </w:tabs>
        <w:jc w:val="both"/>
        <w:rPr>
          <w:rFonts w:cs="Times New Roman"/>
          <w:b/>
          <w:bCs/>
          <w:color w:val="000000" w:themeColor="text1"/>
        </w:rPr>
      </w:pPr>
      <w:r w:rsidRPr="00B90D56">
        <w:rPr>
          <w:rFonts w:cs="Times New Roman"/>
          <w:noProof/>
          <w:color w:val="000000" w:themeColor="text1"/>
          <w:lang w:val="en-GB" w:eastAsia="en-GB"/>
        </w:rPr>
        <w:pict>
          <v:shape id="Text Box 22" o:spid="_x0000_s1040" type="#_x0000_t202" style="position:absolute;left:0;text-align:left;margin-left:3.5pt;margin-top:271.4pt;width:453.6pt;height:25.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" stroked="f">
            <v:path arrowok="t"/>
            <v:textbox style="mso-next-textbox:#Text Box 22;mso-fit-shape-to-text:t" inset="0,0,0,0">
              <w:txbxContent>
                <w:p w:rsidR="001A48C3" w:rsidRPr="00ED69FB" w:rsidRDefault="001A48C3" w:rsidP="00310EE0">
                  <w:pPr>
                    <w:pStyle w:val="Caption"/>
                    <w:rPr>
                      <w:b w:val="0"/>
                      <w:noProof/>
                      <w:color w:val="000000" w:themeColor="text1"/>
                      <w:sz w:val="24"/>
                      <w:szCs w:val="24"/>
                    </w:rPr>
                  </w:pPr>
                  <w:bookmarkStart w:id="199" w:name="_Ref420081626"/>
                  <w:bookmarkStart w:id="200" w:name="_Toc420402191"/>
                  <w:bookmarkStart w:id="201" w:name="_Toc420402591"/>
                  <w:bookmarkStart w:id="202" w:name="_Toc421026222"/>
                  <w:r w:rsidRPr="00ED69FB">
                    <w:rPr>
                      <w:b w:val="0"/>
                      <w:color w:val="000000" w:themeColor="text1"/>
                      <w:sz w:val="24"/>
                      <w:szCs w:val="24"/>
                    </w:rPr>
                    <w:t xml:space="preserve">Figure </w:t>
                  </w:r>
                  <w:r w:rsidRPr="00ED69FB">
                    <w:rPr>
                      <w:b w:val="0"/>
                      <w:color w:val="000000" w:themeColor="text1"/>
                      <w:sz w:val="24"/>
                      <w:szCs w:val="24"/>
                    </w:rPr>
                    <w:fldChar w:fldCharType="begin"/>
                  </w:r>
                  <w:r w:rsidRPr="00ED69FB">
                    <w:rPr>
                      <w:b w:val="0"/>
                      <w:color w:val="000000" w:themeColor="text1"/>
                      <w:sz w:val="24"/>
                      <w:szCs w:val="24"/>
                    </w:rPr>
                    <w:instrText xml:space="preserve"> SEQ Figure \* ARABIC </w:instrText>
                  </w:r>
                  <w:r w:rsidRPr="00ED69FB">
                    <w:rPr>
                      <w:b w:val="0"/>
                      <w:color w:val="000000" w:themeColor="text1"/>
                      <w:sz w:val="24"/>
                      <w:szCs w:val="24"/>
                    </w:rPr>
                    <w:fldChar w:fldCharType="separate"/>
                  </w:r>
                  <w:r>
                    <w:rPr>
                      <w:b w:val="0"/>
                      <w:noProof/>
                      <w:color w:val="000000" w:themeColor="text1"/>
                      <w:sz w:val="24"/>
                      <w:szCs w:val="24"/>
                    </w:rPr>
                    <w:t>16</w:t>
                  </w:r>
                  <w:r w:rsidRPr="00ED69FB">
                    <w:rPr>
                      <w:b w:val="0"/>
                      <w:color w:val="000000" w:themeColor="text1"/>
                      <w:sz w:val="24"/>
                      <w:szCs w:val="24"/>
                    </w:rPr>
                    <w:fldChar w:fldCharType="end"/>
                  </w:r>
                  <w:bookmarkEnd w:id="199"/>
                  <w:r w:rsidRPr="00ED69FB">
                    <w:rPr>
                      <w:b w:val="0"/>
                      <w:color w:val="000000" w:themeColor="text1"/>
                      <w:sz w:val="24"/>
                      <w:szCs w:val="24"/>
                    </w:rPr>
                    <w:t>: Results of the feed estimates at the global level</w:t>
                  </w:r>
                  <w:bookmarkEnd w:id="200"/>
                  <w:bookmarkEnd w:id="201"/>
                  <w:bookmarkEnd w:id="202"/>
                </w:p>
              </w:txbxContent>
            </v:textbox>
            <w10:wrap type="square"/>
          </v:shape>
        </w:pict>
      </w:r>
      <w:r w:rsidR="00310EE0" w:rsidRPr="00ED69FB">
        <w:rPr>
          <w:rFonts w:cs="Times New Roman"/>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bCs/>
          <w:color w:val="000000" w:themeColor="text1"/>
        </w:rPr>
        <w:t xml:space="preserve">The validation of feed estimates is a challenging task, not least in view of the fact that reliable feed statistics are seldom available. </w:t>
      </w:r>
      <w:r w:rsidRPr="00ED69FB">
        <w:rPr>
          <w:rFonts w:cs="Times New Roman"/>
          <w:color w:val="000000" w:themeColor="text1"/>
        </w:rPr>
        <w:t xml:space="preserve">The first stage of results, namely the feed requirements expressed in crude protein and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A0291F" w:rsidRPr="00A0291F">
          <w:rPr>
            <w:rFonts w:cs="Times New Roman"/>
            <w:color w:val="000000" w:themeColor="text1"/>
          </w:rPr>
          <w:t xml:space="preserve">Figure </w:t>
        </w:r>
        <w:r w:rsidR="00A0291F" w:rsidRPr="00A0291F">
          <w:rPr>
            <w:rFonts w:cs="Times New Roman"/>
            <w:noProof/>
            <w:color w:val="000000" w:themeColor="text1"/>
          </w:rPr>
          <w:t>17</w:t>
        </w:r>
      </w:fldSimple>
      <w:r w:rsidRPr="00ED69FB">
        <w:rPr>
          <w:rFonts w:cs="Times New Roman"/>
          <w:color w:val="000000" w:themeColor="text1"/>
        </w:rPr>
        <w:t xml:space="preserve"> depicts the results of this comparison.</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lastRenderedPageBreak/>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310EE0" w:rsidRPr="00ED69FB" w:rsidRDefault="00310EE0" w:rsidP="00310EE0">
      <w:pPr>
        <w:pStyle w:val="Caption"/>
        <w:jc w:val="both"/>
        <w:rPr>
          <w:rFonts w:cs="Times New Roman"/>
          <w:b w:val="0"/>
          <w:color w:val="000000" w:themeColor="text1"/>
          <w:sz w:val="24"/>
          <w:szCs w:val="24"/>
        </w:rPr>
      </w:pPr>
      <w:bookmarkStart w:id="203" w:name="_Ref420166325"/>
      <w:bookmarkStart w:id="204" w:name="_Toc420402192"/>
      <w:bookmarkStart w:id="205" w:name="_Toc420402592"/>
      <w:bookmarkStart w:id="206" w:name="_Toc421026223"/>
      <w:r w:rsidRPr="00ED69FB">
        <w:rPr>
          <w:rFonts w:cs="Times New Roman"/>
          <w:b w:val="0"/>
          <w:color w:val="000000" w:themeColor="text1"/>
          <w:sz w:val="24"/>
          <w:szCs w:val="24"/>
        </w:rPr>
        <w:t xml:space="preserve">Figure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17</w:t>
      </w:r>
      <w:r w:rsidR="00B90D56" w:rsidRPr="00ED69FB">
        <w:rPr>
          <w:rFonts w:cs="Times New Roman"/>
          <w:b w:val="0"/>
          <w:color w:val="000000" w:themeColor="text1"/>
          <w:sz w:val="24"/>
          <w:szCs w:val="24"/>
        </w:rPr>
        <w:fldChar w:fldCharType="end"/>
      </w:r>
      <w:bookmarkEnd w:id="203"/>
      <w:r w:rsidRPr="00ED69FB">
        <w:rPr>
          <w:rFonts w:cs="Times New Roman"/>
          <w:b w:val="0"/>
          <w:color w:val="000000" w:themeColor="text1"/>
          <w:sz w:val="24"/>
          <w:szCs w:val="24"/>
        </w:rPr>
        <w:t xml:space="preserve">: </w:t>
      </w:r>
      <w:r w:rsidRPr="00ED69FB">
        <w:rPr>
          <w:rFonts w:cs="Times New Roman"/>
          <w:b w:val="0"/>
          <w:bCs w:val="0"/>
          <w:color w:val="000000" w:themeColor="text1"/>
          <w:sz w:val="24"/>
          <w:szCs w:val="24"/>
        </w:rPr>
        <w:t xml:space="preserve">Estimated </w:t>
      </w:r>
      <w:proofErr w:type="spellStart"/>
      <w:r w:rsidRPr="00ED69FB">
        <w:rPr>
          <w:rFonts w:cs="Times New Roman"/>
          <w:b w:val="0"/>
          <w:bCs w:val="0"/>
          <w:color w:val="000000" w:themeColor="text1"/>
          <w:sz w:val="24"/>
          <w:szCs w:val="24"/>
        </w:rPr>
        <w:t>vs</w:t>
      </w:r>
      <w:proofErr w:type="spellEnd"/>
      <w:r w:rsidRPr="00ED69FB">
        <w:rPr>
          <w:rFonts w:cs="Times New Roman"/>
          <w:b w:val="0"/>
          <w:bCs w:val="0"/>
          <w:color w:val="000000" w:themeColor="text1"/>
          <w:sz w:val="24"/>
          <w:szCs w:val="24"/>
        </w:rPr>
        <w:t xml:space="preserve"> expected value for </w:t>
      </w:r>
      <w:proofErr w:type="spellStart"/>
      <w:r w:rsidRPr="00ED69FB">
        <w:rPr>
          <w:rFonts w:cs="Times New Roman"/>
          <w:b w:val="0"/>
          <w:bCs w:val="0"/>
          <w:color w:val="000000" w:themeColor="text1"/>
          <w:sz w:val="24"/>
          <w:szCs w:val="24"/>
        </w:rPr>
        <w:t>metabolizable</w:t>
      </w:r>
      <w:proofErr w:type="spellEnd"/>
      <w:r w:rsidRPr="00ED69FB">
        <w:rPr>
          <w:rFonts w:cs="Times New Roman"/>
          <w:b w:val="0"/>
          <w:bCs w:val="0"/>
          <w:color w:val="000000" w:themeColor="text1"/>
          <w:sz w:val="24"/>
          <w:szCs w:val="24"/>
        </w:rPr>
        <w:t xml:space="preserve"> energy</w:t>
      </w:r>
      <w:bookmarkEnd w:id="204"/>
      <w:bookmarkEnd w:id="205"/>
      <w:bookmarkEnd w:id="206"/>
    </w:p>
    <w:p w:rsidR="00310EE0" w:rsidRPr="00ED69FB" w:rsidRDefault="00310EE0" w:rsidP="004E5A0D">
      <w:pPr>
        <w:tabs>
          <w:tab w:val="left" w:pos="851"/>
          <w:tab w:val="left" w:pos="3816"/>
        </w:tabs>
        <w:jc w:val="both"/>
        <w:rPr>
          <w:rFonts w:cs="Times New Roman"/>
          <w:color w:val="000000" w:themeColor="text1"/>
          <w:szCs w:val="24"/>
        </w:rPr>
      </w:pPr>
      <w:r w:rsidRPr="00ED69FB">
        <w:rPr>
          <w:rFonts w:cs="Times New Roman"/>
          <w:color w:val="000000" w:themeColor="text1"/>
          <w:szCs w:val="24"/>
        </w:rPr>
        <w:t xml:space="preserve">In </w:t>
      </w:r>
      <w:fldSimple w:instr=" REF _Ref420166325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17</w:t>
        </w:r>
      </w:fldSimple>
      <w:r w:rsidR="004E5A0D">
        <w:rPr>
          <w:rFonts w:cs="Times New Roman"/>
          <w:color w:val="000000" w:themeColor="text1"/>
          <w:szCs w:val="24"/>
        </w:rPr>
        <w:t xml:space="preserve"> </w:t>
      </w:r>
      <w:r w:rsidRPr="00ED69FB">
        <w:rPr>
          <w:rFonts w:cs="Times New Roman"/>
          <w:color w:val="000000" w:themeColor="text1"/>
          <w:szCs w:val="24"/>
        </w:rPr>
        <w:t>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underreporting of feed or overestimation of demand</w:t>
      </w:r>
      <w:r w:rsidRPr="00ED69FB">
        <w:rPr>
          <w:rStyle w:val="FootnoteReference"/>
          <w:rFonts w:cs="Times New Roman"/>
          <w:color w:val="000000" w:themeColor="text1"/>
          <w:szCs w:val="24"/>
        </w:rPr>
        <w:footnoteReference w:id="22"/>
      </w:r>
      <w:r w:rsidRPr="00ED69FB">
        <w:rPr>
          <w:rFonts w:cs="Times New Roman"/>
          <w:color w:val="000000" w:themeColor="text1"/>
          <w:szCs w:val="24"/>
        </w:rPr>
        <w:t>.</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difference between reported feed and estimated feed can represent the feeds that have not been reported. From </w:t>
      </w:r>
      <w:fldSimple w:instr=" REF _Ref420166325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17</w:t>
        </w:r>
      </w:fldSimple>
      <w:r w:rsidRPr="004E5A0D">
        <w:rPr>
          <w:rFonts w:cs="Times New Roman"/>
          <w:color w:val="000000" w:themeColor="text1"/>
        </w:rPr>
        <w:t xml:space="preserve"> </w:t>
      </w:r>
      <w:r w:rsidRPr="00ED69FB">
        <w:rPr>
          <w:rFonts w:cs="Times New Roman"/>
          <w:color w:val="000000" w:themeColor="text1"/>
        </w:rPr>
        <w:t>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.93 for an item coverage of greater than six, for which 36 observations are available, .99 for an item coverage of 20+, which however only applies to 4 cases. In addition to that, the discrepancy of absolute feed required and feed used in these cases has shrunk to 13%, encouraging the methodology for estimating feed demand.</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lastRenderedPageBreak/>
        <w:t xml:space="preserve">The next step is to check how the final feed estimates, after allocating particular feedstuffs, compare to other prominent data sources. In </w:t>
      </w:r>
      <w:fldSimple w:instr=" REF _Ref420081914 \h  \* MERGEFORMAT ">
        <w:r w:rsidR="00A0291F" w:rsidRPr="00A0291F">
          <w:rPr>
            <w:rFonts w:cs="Times New Roman"/>
            <w:color w:val="000000" w:themeColor="text1"/>
          </w:rPr>
          <w:t xml:space="preserve">Figure </w:t>
        </w:r>
        <w:r w:rsidR="00A0291F" w:rsidRPr="00A0291F">
          <w:rPr>
            <w:rFonts w:cs="Times New Roman"/>
            <w:noProof/>
            <w:color w:val="000000" w:themeColor="text1"/>
          </w:rPr>
          <w:t>18</w:t>
        </w:r>
      </w:fldSimple>
      <w:r w:rsidRPr="00ED69FB">
        <w:rPr>
          <w:rFonts w:cs="Times New Roman"/>
          <w:color w:val="000000" w:themeColor="text1"/>
        </w:rPr>
        <w:t xml:space="preserve">, global cereal feed data from the USDA, and FAOSTAT (the old estimates derived under the old methodology) from 1992 to 2011 are depicted. Besides the newly </w:t>
      </w:r>
      <w:proofErr w:type="spellStart"/>
      <w:r w:rsidRPr="00ED69FB">
        <w:rPr>
          <w:rFonts w:cs="Times New Roman"/>
          <w:color w:val="000000" w:themeColor="text1"/>
        </w:rPr>
        <w:t>modelled</w:t>
      </w:r>
      <w:proofErr w:type="spellEnd"/>
      <w:r w:rsidRPr="00ED69FB">
        <w:rPr>
          <w:rFonts w:cs="Times New Roman"/>
          <w:color w:val="000000" w:themeColor="text1"/>
        </w:rPr>
        <w:t xml:space="preserve"> feed, all other data sources use entirely supply-driven estimates, except for FAOSTAT figures that are officially reported by countries. However, reported figures are not modified by the new feed estimation procedure.</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310EE0" w:rsidRPr="00ED69FB" w:rsidRDefault="00310EE0" w:rsidP="00310EE0">
      <w:pPr>
        <w:pStyle w:val="Caption"/>
        <w:jc w:val="both"/>
        <w:rPr>
          <w:rFonts w:cs="Times New Roman"/>
          <w:b w:val="0"/>
          <w:bCs w:val="0"/>
          <w:color w:val="000000" w:themeColor="text1"/>
          <w:sz w:val="24"/>
          <w:szCs w:val="24"/>
        </w:rPr>
      </w:pPr>
      <w:bookmarkStart w:id="207" w:name="_Ref420081914"/>
      <w:bookmarkStart w:id="208" w:name="_Toc420402193"/>
      <w:bookmarkStart w:id="209" w:name="_Toc420402593"/>
      <w:bookmarkStart w:id="210" w:name="_Toc421026224"/>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18</w:t>
      </w:r>
      <w:r w:rsidR="00B90D56" w:rsidRPr="00ED69FB">
        <w:rPr>
          <w:rFonts w:cs="Times New Roman"/>
          <w:b w:val="0"/>
          <w:bCs w:val="0"/>
          <w:color w:val="000000" w:themeColor="text1"/>
          <w:sz w:val="24"/>
          <w:szCs w:val="24"/>
        </w:rPr>
        <w:fldChar w:fldCharType="end"/>
      </w:r>
      <w:bookmarkEnd w:id="207"/>
      <w:r w:rsidRPr="00ED69FB">
        <w:rPr>
          <w:rFonts w:cs="Times New Roman"/>
          <w:b w:val="0"/>
          <w:bCs w:val="0"/>
          <w:color w:val="000000" w:themeColor="text1"/>
          <w:sz w:val="24"/>
          <w:szCs w:val="24"/>
        </w:rPr>
        <w:t>:  World cereal feeds, comparing results at the global level</w:t>
      </w:r>
      <w:bookmarkEnd w:id="208"/>
      <w:bookmarkEnd w:id="209"/>
      <w:bookmarkEnd w:id="210"/>
    </w:p>
    <w:p w:rsidR="00310EE0" w:rsidRPr="00ED69FB" w:rsidRDefault="00310EE0" w:rsidP="00F101E1">
      <w:pPr>
        <w:pStyle w:val="Heading2"/>
      </w:pPr>
      <w:bookmarkStart w:id="211" w:name="_Toc421025874"/>
      <w:r w:rsidRPr="00ED69FB">
        <w:t>A review of the empirical results</w:t>
      </w:r>
      <w:bookmarkEnd w:id="211"/>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w:t>
      </w:r>
      <w:proofErr w:type="spellStart"/>
      <w:r w:rsidRPr="00ED69FB">
        <w:rPr>
          <w:rFonts w:cs="Times New Roman"/>
          <w:color w:val="000000" w:themeColor="text1"/>
        </w:rPr>
        <w:t>favoured</w:t>
      </w:r>
      <w:proofErr w:type="spellEnd"/>
      <w:r w:rsidRPr="00ED69FB">
        <w:rPr>
          <w:rFonts w:cs="Times New Roman"/>
          <w:color w:val="000000" w:themeColor="text1"/>
        </w:rPr>
        <w:t xml:space="preserve"> the use of energy-rich grains, in particular maize. Combined with the shift towards pork and poultry, these factors support the faster increase of grains produced in the new methodology (</w:t>
      </w:r>
      <w:fldSimple w:instr=" REF _Ref420081914 \h  \* MERGEFORMAT ">
        <w:r w:rsidR="00A0291F" w:rsidRPr="00A0291F">
          <w:rPr>
            <w:rFonts w:cs="Times New Roman"/>
            <w:bCs/>
            <w:color w:val="000000" w:themeColor="text1"/>
            <w:sz w:val="22"/>
          </w:rPr>
          <w:t>Figure 18</w:t>
        </w:r>
      </w:fldSimple>
      <w:r w:rsidRPr="00ED69FB">
        <w:rPr>
          <w:rFonts w:cs="Times New Roman"/>
          <w:color w:val="000000" w:themeColor="text1"/>
        </w:rPr>
        <w:t xml:space="preserve">). What is more, feed use in aquaculture, which was not taken into account in the old methodology, in reality, has exhibited extraordinary growth and feed use rates, and also supports the faster increase produced by the new methodology as well. Perhaps most importantly, it shows that the results of the two approaches are much more different than </w:t>
      </w:r>
      <w:fldSimple w:instr=" REF _Ref420081914 \h  \* MERGEFORMAT ">
        <w:r w:rsidR="00A0291F" w:rsidRPr="00A0291F">
          <w:rPr>
            <w:rFonts w:cs="Times New Roman"/>
            <w:bCs/>
            <w:color w:val="000000" w:themeColor="text1"/>
            <w:sz w:val="22"/>
          </w:rPr>
          <w:t>Figure 18</w:t>
        </w:r>
      </w:fldSimple>
      <w:r w:rsidRPr="00ED69FB">
        <w:rPr>
          <w:rFonts w:cs="Times New Roman"/>
          <w:color w:val="000000" w:themeColor="text1"/>
        </w:rPr>
        <w:t xml:space="preserve"> suggests. Had aquaculture been taken into account in the old approach, the existing FAOSTAT estimates would have been higher by the equivalent of 47.3 million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w:t>
      </w:r>
      <w:r w:rsidRPr="00ED69FB">
        <w:rPr>
          <w:rFonts w:cs="Times New Roman"/>
          <w:color w:val="000000" w:themeColor="text1"/>
        </w:rPr>
        <w:lastRenderedPageBreak/>
        <w:t>feed equivalents</w:t>
      </w:r>
      <w:r w:rsidRPr="00ED69FB">
        <w:rPr>
          <w:rStyle w:val="FootnoteReference"/>
          <w:rFonts w:cs="Times New Roman"/>
          <w:color w:val="000000" w:themeColor="text1"/>
        </w:rPr>
        <w:footnoteReference w:id="23"/>
      </w:r>
      <w:r w:rsidRPr="00ED69FB">
        <w:rPr>
          <w:rFonts w:cs="Times New Roman"/>
          <w:color w:val="000000" w:themeColor="text1"/>
        </w:rPr>
        <w:t xml:space="preserve"> in 2012, while in 1992 only 5.9 million extra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aqua-feed equivalents are not considered. </w:t>
      </w:r>
    </w:p>
    <w:p w:rsidR="00310EE0" w:rsidRPr="00ED69FB" w:rsidRDefault="00310EE0" w:rsidP="00310EE0">
      <w:pPr>
        <w:keepLines/>
        <w:tabs>
          <w:tab w:val="left" w:pos="851"/>
          <w:tab w:val="left" w:pos="3816"/>
        </w:tabs>
        <w:jc w:val="both"/>
        <w:rPr>
          <w:rFonts w:cs="Times New Roman"/>
          <w:color w:val="000000" w:themeColor="text1"/>
        </w:rPr>
      </w:pPr>
      <w:r w:rsidRPr="00ED69FB">
        <w:rPr>
          <w:rFonts w:cs="Times New Roman"/>
          <w:color w:val="000000" w:themeColor="text1"/>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Thirdly, while the global use estimates may not be entirely dissimilar, even after accounting for aqua-feed and feedstuffs for camels, horses, etc. there are considerable differences across countries, which cancel out in the global aggregate. The examples at the end of this chapter illustrate cases for both over and underestimation of food use (Argentina and Myanmar).</w:t>
      </w:r>
    </w:p>
    <w:p w:rsidR="00310EE0" w:rsidRPr="00ED69FB" w:rsidRDefault="00310EE0" w:rsidP="00310EE0">
      <w:pPr>
        <w:pStyle w:val="Heading3"/>
        <w:rPr>
          <w:rFonts w:ascii="Times New Roman" w:hAnsi="Times New Roman" w:cs="Times New Roman"/>
          <w:color w:val="000000" w:themeColor="text1"/>
        </w:rPr>
      </w:pPr>
      <w:bookmarkStart w:id="212" w:name="_Toc421025875"/>
      <w:r w:rsidRPr="00ED69FB">
        <w:rPr>
          <w:rFonts w:ascii="Times New Roman" w:hAnsi="Times New Roman" w:cs="Times New Roman"/>
          <w:color w:val="000000" w:themeColor="text1"/>
        </w:rPr>
        <w:t>Consistency and Quality checks of feed allocations</w:t>
      </w:r>
      <w:bookmarkEnd w:id="212"/>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Overall, while the new method is more data and knowledge intensive, it nevertheless allows consistency checks of feed allocation </w:t>
      </w:r>
      <w:proofErr w:type="spellStart"/>
      <w:r w:rsidRPr="00ED69FB">
        <w:rPr>
          <w:rFonts w:cs="Times New Roman"/>
          <w:color w:val="000000" w:themeColor="text1"/>
        </w:rPr>
        <w:t>vs</w:t>
      </w:r>
      <w:proofErr w:type="spellEnd"/>
      <w:r w:rsidRPr="00ED69FB">
        <w:rPr>
          <w:rFonts w:cs="Times New Roman"/>
          <w:color w:val="000000" w:themeColor="text1"/>
        </w:rPr>
        <w:t xml:space="preserve"> the amount of nutrients that are required to produce the animal products reported by a country.</w:t>
      </w:r>
    </w:p>
    <w:p w:rsidR="00310EE0" w:rsidRPr="00ED69FB" w:rsidRDefault="00310EE0" w:rsidP="008D7417">
      <w:pPr>
        <w:rPr>
          <w:i/>
          <w:color w:val="000000" w:themeColor="text1"/>
        </w:rPr>
      </w:pPr>
      <w:r w:rsidRPr="00ED69FB">
        <w:rPr>
          <w:i/>
          <w:color w:val="000000" w:themeColor="text1"/>
        </w:rPr>
        <w:t xml:space="preserve">Negative protein balance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Arguably, one of the most reliable estimates of feed requirements in FBS comes from outside the FBS system; these are the estimates for the availability of oil meals and cakes. For one thing, oil meal and cakes are destined exclusively for feeding purposes </w:t>
      </w:r>
      <w:r w:rsidRPr="00ED69FB">
        <w:rPr>
          <w:rStyle w:val="FootnoteReference"/>
          <w:rFonts w:cs="Times New Roman"/>
          <w:color w:val="000000" w:themeColor="text1"/>
        </w:rPr>
        <w:footnoteReference w:id="24"/>
      </w:r>
      <w:r w:rsidRPr="00ED69FB">
        <w:rPr>
          <w:rFonts w:cs="Times New Roman"/>
          <w:color w:val="000000" w:themeColor="text1"/>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w:t>
      </w:r>
      <w:proofErr w:type="spellStart"/>
      <w:r w:rsidRPr="00ED69FB">
        <w:rPr>
          <w:rFonts w:cs="Times New Roman"/>
          <w:color w:val="000000" w:themeColor="text1"/>
        </w:rPr>
        <w:t>brans</w:t>
      </w:r>
      <w:proofErr w:type="spellEnd"/>
      <w:r w:rsidRPr="00ED69FB">
        <w:rPr>
          <w:rFonts w:cs="Times New Roman"/>
          <w:color w:val="000000" w:themeColor="text1"/>
        </w:rPr>
        <w:t>.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ED69FB">
        <w:rPr>
          <w:rFonts w:cs="Times New Roman"/>
          <w:color w:val="000000" w:themeColor="text1"/>
          <w:vertAlign w:val="superscript"/>
        </w:rPr>
        <w:t>st</w:t>
      </w:r>
      <w:r w:rsidRPr="00ED69FB">
        <w:rPr>
          <w:rFonts w:cs="Times New Roman"/>
          <w:color w:val="000000" w:themeColor="text1"/>
        </w:rPr>
        <w:t xml:space="preserve"> step), but also offers possibilities to undertake consistency checks. </w:t>
      </w:r>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w:t>
      </w:r>
      <w:proofErr w:type="spellStart"/>
      <w:r w:rsidRPr="00ED69FB">
        <w:rPr>
          <w:rFonts w:cs="Times New Roman"/>
          <w:color w:val="000000" w:themeColor="text1"/>
        </w:rPr>
        <w:t>brans</w:t>
      </w:r>
      <w:proofErr w:type="spellEnd"/>
      <w:r w:rsidRPr="00ED69FB">
        <w:rPr>
          <w:rFonts w:cs="Times New Roman"/>
          <w:color w:val="000000" w:themeColor="text1"/>
        </w:rPr>
        <w:t xml:space="preserve"> exceeds the calculated needs/total use of protein (requirement times intensification rate).  Figure 4 shows all 5256 data points, each representing the logarithm of the amount of protein required and the amount of protein available from </w:t>
      </w:r>
      <w:proofErr w:type="spellStart"/>
      <w:r w:rsidRPr="00ED69FB">
        <w:rPr>
          <w:rFonts w:cs="Times New Roman"/>
          <w:color w:val="000000" w:themeColor="text1"/>
        </w:rPr>
        <w:t>oilmeals</w:t>
      </w:r>
      <w:proofErr w:type="spellEnd"/>
      <w:r w:rsidRPr="00ED69FB">
        <w:rPr>
          <w:rFonts w:cs="Times New Roman"/>
          <w:color w:val="000000" w:themeColor="text1"/>
        </w:rPr>
        <w:t xml:space="preserve">, oilcakes and </w:t>
      </w:r>
      <w:proofErr w:type="spellStart"/>
      <w:r w:rsidRPr="00ED69FB">
        <w:rPr>
          <w:rFonts w:cs="Times New Roman"/>
          <w:color w:val="000000" w:themeColor="text1"/>
        </w:rPr>
        <w:t>brans</w:t>
      </w:r>
      <w:proofErr w:type="spellEnd"/>
      <w:r w:rsidRPr="00ED69FB">
        <w:rPr>
          <w:rFonts w:cs="Times New Roman"/>
          <w:color w:val="000000" w:themeColor="text1"/>
        </w:rPr>
        <w:t xml:space="preserve"> in a given country </w:t>
      </w:r>
      <w:r w:rsidRPr="00ED69FB">
        <w:rPr>
          <w:rFonts w:cs="Times New Roman"/>
          <w:color w:val="000000" w:themeColor="text1"/>
        </w:rPr>
        <w:lastRenderedPageBreak/>
        <w:t xml:space="preserve">and year. In 526 cases the protein availability exceeds demand, which represents about 10% of all data. In </w:t>
      </w:r>
      <w:fldSimple w:instr=" REF _Ref420081987 \h  \* MERGEFORMAT ">
        <w:r w:rsidR="00A0291F" w:rsidRPr="00A0291F">
          <w:rPr>
            <w:rFonts w:cs="Times New Roman"/>
            <w:color w:val="000000" w:themeColor="text1"/>
          </w:rPr>
          <w:t xml:space="preserve">Figure </w:t>
        </w:r>
        <w:r w:rsidR="00A0291F" w:rsidRPr="00A0291F">
          <w:rPr>
            <w:rFonts w:cs="Times New Roman"/>
            <w:noProof/>
            <w:color w:val="000000" w:themeColor="text1"/>
          </w:rPr>
          <w:t>19</w:t>
        </w:r>
      </w:fldSimple>
      <w:r w:rsidRPr="00ED69FB">
        <w:rPr>
          <w:rFonts w:cs="Times New Roman"/>
          <w:color w:val="000000" w:themeColor="text1"/>
        </w:rPr>
        <w:t>, this is apparent as the dots below the 45-degree line.</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noProof/>
          <w:color w:val="000000" w:themeColor="text1"/>
          <w:lang w:eastAsia="en-US"/>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310EE0" w:rsidRPr="00ED69FB" w:rsidRDefault="00310EE0" w:rsidP="00310EE0">
      <w:pPr>
        <w:pStyle w:val="Caption"/>
        <w:jc w:val="both"/>
        <w:rPr>
          <w:rFonts w:cs="Times New Roman"/>
          <w:b w:val="0"/>
          <w:bCs w:val="0"/>
          <w:color w:val="000000" w:themeColor="text1"/>
          <w:sz w:val="22"/>
          <w:szCs w:val="24"/>
        </w:rPr>
      </w:pPr>
      <w:bookmarkStart w:id="213" w:name="_Ref420081987"/>
      <w:bookmarkStart w:id="214" w:name="_Toc420402194"/>
      <w:bookmarkStart w:id="215" w:name="_Toc420402594"/>
      <w:bookmarkStart w:id="216" w:name="_Toc421026225"/>
      <w:r w:rsidRPr="00ED69FB">
        <w:rPr>
          <w:rFonts w:cs="Times New Roman"/>
          <w:b w:val="0"/>
          <w:bCs w:val="0"/>
          <w:color w:val="000000" w:themeColor="text1"/>
          <w:sz w:val="22"/>
          <w:szCs w:val="24"/>
        </w:rPr>
        <w:t xml:space="preserve">Figure </w:t>
      </w:r>
      <w:r w:rsidR="00B90D56" w:rsidRPr="00ED69FB">
        <w:rPr>
          <w:rFonts w:cs="Times New Roman"/>
          <w:b w:val="0"/>
          <w:bCs w:val="0"/>
          <w:color w:val="000000" w:themeColor="text1"/>
          <w:sz w:val="22"/>
          <w:szCs w:val="24"/>
        </w:rPr>
        <w:fldChar w:fldCharType="begin"/>
      </w:r>
      <w:r w:rsidRPr="00ED69FB">
        <w:rPr>
          <w:rFonts w:cs="Times New Roman"/>
          <w:b w:val="0"/>
          <w:bCs w:val="0"/>
          <w:color w:val="000000" w:themeColor="text1"/>
          <w:sz w:val="22"/>
          <w:szCs w:val="24"/>
        </w:rPr>
        <w:instrText xml:space="preserve"> SEQ Figure \* ARABIC </w:instrText>
      </w:r>
      <w:r w:rsidR="00B90D56" w:rsidRPr="00ED69FB">
        <w:rPr>
          <w:rFonts w:cs="Times New Roman"/>
          <w:b w:val="0"/>
          <w:bCs w:val="0"/>
          <w:color w:val="000000" w:themeColor="text1"/>
          <w:sz w:val="22"/>
          <w:szCs w:val="24"/>
        </w:rPr>
        <w:fldChar w:fldCharType="separate"/>
      </w:r>
      <w:r w:rsidR="00A0291F">
        <w:rPr>
          <w:rFonts w:cs="Times New Roman"/>
          <w:b w:val="0"/>
          <w:bCs w:val="0"/>
          <w:noProof/>
          <w:color w:val="000000" w:themeColor="text1"/>
          <w:sz w:val="22"/>
          <w:szCs w:val="24"/>
        </w:rPr>
        <w:t>19</w:t>
      </w:r>
      <w:r w:rsidR="00B90D56" w:rsidRPr="00ED69FB">
        <w:rPr>
          <w:rFonts w:cs="Times New Roman"/>
          <w:b w:val="0"/>
          <w:bCs w:val="0"/>
          <w:color w:val="000000" w:themeColor="text1"/>
          <w:sz w:val="22"/>
          <w:szCs w:val="24"/>
        </w:rPr>
        <w:fldChar w:fldCharType="end"/>
      </w:r>
      <w:bookmarkEnd w:id="213"/>
      <w:r w:rsidRPr="00ED69FB">
        <w:rPr>
          <w:rFonts w:cs="Times New Roman"/>
          <w:b w:val="0"/>
          <w:bCs w:val="0"/>
          <w:color w:val="000000" w:themeColor="text1"/>
          <w:sz w:val="22"/>
          <w:szCs w:val="24"/>
        </w:rPr>
        <w:t xml:space="preserve">: Oilcakes, oil meals and </w:t>
      </w:r>
      <w:proofErr w:type="spellStart"/>
      <w:r w:rsidRPr="00ED69FB">
        <w:rPr>
          <w:rFonts w:cs="Times New Roman"/>
          <w:b w:val="0"/>
          <w:bCs w:val="0"/>
          <w:color w:val="000000" w:themeColor="text1"/>
          <w:sz w:val="22"/>
          <w:szCs w:val="24"/>
        </w:rPr>
        <w:t>brans</w:t>
      </w:r>
      <w:proofErr w:type="spellEnd"/>
      <w:r w:rsidRPr="00ED69FB">
        <w:rPr>
          <w:rFonts w:cs="Times New Roman"/>
          <w:b w:val="0"/>
          <w:bCs w:val="0"/>
          <w:color w:val="000000" w:themeColor="text1"/>
          <w:sz w:val="22"/>
          <w:szCs w:val="24"/>
        </w:rPr>
        <w:t xml:space="preserve"> supply vs. demand</w:t>
      </w:r>
      <w:bookmarkEnd w:id="214"/>
      <w:bookmarkEnd w:id="215"/>
      <w:bookmarkEnd w:id="216"/>
    </w:p>
    <w:p w:rsidR="00310EE0" w:rsidRPr="00ED69FB" w:rsidRDefault="00310EE0" w:rsidP="00310EE0">
      <w:pPr>
        <w:tabs>
          <w:tab w:val="left" w:pos="851"/>
          <w:tab w:val="left" w:pos="3816"/>
        </w:tabs>
        <w:jc w:val="both"/>
        <w:rPr>
          <w:rFonts w:cs="Times New Roman"/>
          <w:color w:val="000000" w:themeColor="text1"/>
        </w:rPr>
      </w:pPr>
      <w:r w:rsidRPr="00ED69FB">
        <w:rPr>
          <w:rFonts w:cs="Times New Roman"/>
          <w:color w:val="000000" w:themeColor="text1"/>
        </w:rPr>
        <w:t>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cross underestimation of needs</w:t>
      </w:r>
      <w:r w:rsidRPr="00ED69FB">
        <w:rPr>
          <w:rStyle w:val="FootnoteReference"/>
          <w:rFonts w:cs="Times New Roman"/>
          <w:color w:val="000000" w:themeColor="text1"/>
        </w:rPr>
        <w:footnoteReference w:id="25"/>
      </w:r>
      <w:r w:rsidRPr="00ED69FB">
        <w:rPr>
          <w:rFonts w:cs="Times New Roman"/>
          <w:color w:val="000000" w:themeColor="text1"/>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ED69FB">
        <w:rPr>
          <w:rFonts w:cs="Times New Roman"/>
          <w:color w:val="000000" w:themeColor="text1"/>
          <w:u w:val="single"/>
        </w:rPr>
        <w:t>,</w:t>
      </w:r>
      <w:r w:rsidRPr="00ED69FB">
        <w:rPr>
          <w:rFonts w:cs="Times New Roman"/>
          <w:color w:val="000000" w:themeColor="text1"/>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310EE0" w:rsidRPr="00ED69FB" w:rsidRDefault="00310EE0" w:rsidP="008D7417">
      <w:pPr>
        <w:keepNext/>
        <w:tabs>
          <w:tab w:val="left" w:pos="851"/>
          <w:tab w:val="left" w:pos="3816"/>
        </w:tabs>
        <w:ind w:left="360"/>
        <w:jc w:val="both"/>
        <w:rPr>
          <w:rFonts w:cs="Times New Roman"/>
          <w:bCs/>
          <w:i/>
          <w:iCs/>
          <w:color w:val="000000" w:themeColor="text1"/>
        </w:rPr>
      </w:pPr>
      <w:r w:rsidRPr="00ED69FB">
        <w:rPr>
          <w:rFonts w:cs="Times New Roman"/>
          <w:bCs/>
          <w:i/>
          <w:iCs/>
          <w:color w:val="000000" w:themeColor="text1"/>
        </w:rPr>
        <w:lastRenderedPageBreak/>
        <w:t>Insufficient availability</w:t>
      </w:r>
    </w:p>
    <w:p w:rsidR="00310EE0" w:rsidRPr="00ED69FB" w:rsidRDefault="00310EE0" w:rsidP="00310EE0">
      <w:pPr>
        <w:keepNext/>
        <w:tabs>
          <w:tab w:val="left" w:pos="851"/>
          <w:tab w:val="left" w:pos="3816"/>
        </w:tabs>
        <w:jc w:val="both"/>
        <w:rPr>
          <w:rFonts w:cs="Times New Roman"/>
          <w:color w:val="000000" w:themeColor="text1"/>
        </w:rPr>
      </w:pPr>
      <w:r w:rsidRPr="00ED69FB">
        <w:rPr>
          <w:rFonts w:cs="Times New Roman"/>
          <w:color w:val="000000" w:themeColor="text1"/>
        </w:rPr>
        <w:t xml:space="preserve">Just like 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310EE0" w:rsidRPr="00ED69FB" w:rsidRDefault="00310EE0" w:rsidP="00310EE0">
      <w:pPr>
        <w:pStyle w:val="Heading3"/>
        <w:rPr>
          <w:rFonts w:ascii="Times New Roman" w:hAnsi="Times New Roman" w:cs="Times New Roman"/>
          <w:color w:val="000000" w:themeColor="text1"/>
        </w:rPr>
      </w:pPr>
      <w:r w:rsidRPr="00ED69FB">
        <w:rPr>
          <w:rFonts w:ascii="Times New Roman" w:hAnsi="Times New Roman" w:cs="Times New Roman"/>
          <w:color w:val="000000" w:themeColor="text1"/>
        </w:rPr>
        <w:br w:type="page"/>
      </w:r>
      <w:bookmarkStart w:id="217" w:name="_Toc421025876"/>
      <w:r w:rsidRPr="00ED69FB">
        <w:rPr>
          <w:rFonts w:ascii="Times New Roman" w:hAnsi="Times New Roman" w:cs="Times New Roman"/>
          <w:color w:val="000000" w:themeColor="text1"/>
        </w:rPr>
        <w:lastRenderedPageBreak/>
        <w:t>Country cases for Argentina and Myanmar</w:t>
      </w:r>
      <w:bookmarkEnd w:id="217"/>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In the following section, the feed estimation process for Argentina and Myanmar for the year of 2011 shall serve as a practical example. Both countries host the complete range of considered species and aquaculture and are therefore useful examples to examine the new approach. Both countries also represent the animal husbandry trends (from ruminants to </w:t>
      </w:r>
      <w:proofErr w:type="spellStart"/>
      <w:r w:rsidRPr="00ED69FB">
        <w:rPr>
          <w:rFonts w:cs="Times New Roman"/>
          <w:color w:val="000000" w:themeColor="text1"/>
        </w:rPr>
        <w:t>monogastrics</w:t>
      </w:r>
      <w:proofErr w:type="spellEnd"/>
      <w:r w:rsidRPr="00ED69FB">
        <w:rPr>
          <w:rFonts w:cs="Times New Roman"/>
          <w:color w:val="000000" w:themeColor="text1"/>
        </w:rPr>
        <w:t>) as well as recent changes in feed utilization (mostly maize in Argentina and predominantly rice in Myanmar) which are characteristic of their respective regions and income class.</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starting point, as outlined earlier, is the animal numbers of each species. The biological requirements measure is expressed in terms of an animal unit index (AUI), one for energy needs and one for protein needs, and are measured using standard regression equations provided by state of the art animal science analysis. In particular, the National Research Council’s publications on animal nutritive requirements of the National Academy of science of the United States of America have been used to estimate the requirements of each species in a given country and year.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result of this process is set in relation to the standard requirements of the base unit, which is that of a mature 500kg cow that produces 3500kg milk and calves every 13 months. Such a cow is expected to metabolize 35600 MJ of energy and 319 kg of crude protein per year. Within the species, a distinction between dairy and beef cattle is made as well. Hence, applying the indices to the animal numbers will require the multiplication with the base unit requirements in order to obtain whole country requirements. Next, only the demand generated through intensive feeding systems, and not through roughage and waste feeds will be filtered out by applying the intensification rate (IR). Thus, in </w:t>
      </w:r>
      <w:fldSimple w:instr=" REF _Ref420164981 \h  \* MERGEFORMAT ">
        <w:r w:rsidR="00A0291F" w:rsidRPr="00A0291F">
          <w:rPr>
            <w:rFonts w:cs="Times New Roman"/>
            <w:color w:val="000000" w:themeColor="text1"/>
          </w:rPr>
          <w:t>Table 6</w:t>
        </w:r>
      </w:fldSimple>
      <w:r w:rsidRPr="00ED69FB">
        <w:rPr>
          <w:rFonts w:cs="Times New Roman"/>
          <w:color w:val="000000" w:themeColor="text1"/>
        </w:rPr>
        <w:t xml:space="preserve">, the calculation goes as: </w:t>
      </w:r>
    </w:p>
    <w:p w:rsidR="00310EE0" w:rsidRPr="00ED69FB" w:rsidRDefault="00310EE0" w:rsidP="00310EE0">
      <w:pPr>
        <w:pStyle w:val="Caption"/>
        <w:keepNext/>
        <w:jc w:val="both"/>
        <w:rPr>
          <w:rFonts w:cs="Times New Roman"/>
          <w:b w:val="0"/>
          <w:bCs w:val="0"/>
          <w:color w:val="000000" w:themeColor="text1"/>
          <w:sz w:val="24"/>
          <w:szCs w:val="24"/>
        </w:rPr>
      </w:pPr>
      <w:bookmarkStart w:id="218" w:name="_Ref420164981"/>
      <w:bookmarkStart w:id="219" w:name="_Toc421026241"/>
      <w:r w:rsidRPr="00ED69FB">
        <w:rPr>
          <w:rFonts w:cs="Times New Roman"/>
          <w:b w:val="0"/>
          <w:bCs w:val="0"/>
          <w:color w:val="000000" w:themeColor="text1"/>
          <w:sz w:val="24"/>
          <w:szCs w:val="24"/>
        </w:rPr>
        <w:t xml:space="preserve">Table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6</w:t>
      </w:r>
      <w:r w:rsidR="00B90D56" w:rsidRPr="00ED69FB">
        <w:rPr>
          <w:rFonts w:cs="Times New Roman"/>
          <w:b w:val="0"/>
          <w:bCs w:val="0"/>
          <w:color w:val="000000" w:themeColor="text1"/>
          <w:sz w:val="24"/>
          <w:szCs w:val="24"/>
        </w:rPr>
        <w:fldChar w:fldCharType="end"/>
      </w:r>
      <w:bookmarkEnd w:id="218"/>
      <w:r w:rsidRPr="00ED69FB">
        <w:rPr>
          <w:rFonts w:cs="Times New Roman"/>
          <w:b w:val="0"/>
          <w:bCs w:val="0"/>
          <w:color w:val="000000" w:themeColor="text1"/>
          <w:sz w:val="24"/>
          <w:szCs w:val="24"/>
        </w:rPr>
        <w:t>: Feed use requirements calculations for Argentina</w:t>
      </w:r>
      <w:bookmarkEnd w:id="219"/>
      <w:r w:rsidRPr="00ED69FB">
        <w:rPr>
          <w:rFonts w:cs="Times New Roman"/>
          <w:b w:val="0"/>
          <w:bCs w:val="0"/>
          <w:color w:val="000000" w:themeColor="text1"/>
          <w:sz w:val="24"/>
          <w:szCs w:val="24"/>
        </w:rPr>
        <w:t xml:space="preserve"> </w:t>
      </w:r>
    </w:p>
    <w:tbl>
      <w:tblPr>
        <w:tblStyle w:val="GridTable5Dark-Accent11"/>
        <w:tblW w:w="5000" w:type="pct"/>
        <w:tblLook w:val="04A0"/>
      </w:tblPr>
      <w:tblGrid>
        <w:gridCol w:w="1206"/>
        <w:gridCol w:w="1445"/>
        <w:gridCol w:w="766"/>
        <w:gridCol w:w="766"/>
        <w:gridCol w:w="766"/>
        <w:gridCol w:w="2433"/>
        <w:gridCol w:w="2194"/>
      </w:tblGrid>
      <w:tr w:rsidR="00310EE0" w:rsidRPr="00ED69FB" w:rsidTr="00F101E1">
        <w:trPr>
          <w:cnfStyle w:val="1000000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Animal</w:t>
            </w:r>
          </w:p>
        </w:tc>
        <w:tc>
          <w:tcPr>
            <w:tcW w:w="767"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Number</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AUE</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AUP</w:t>
            </w:r>
          </w:p>
        </w:tc>
        <w:tc>
          <w:tcPr>
            <w:tcW w:w="412"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IR</w:t>
            </w:r>
          </w:p>
        </w:tc>
        <w:tc>
          <w:tcPr>
            <w:tcW w:w="1244"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Energy Demand (000 MJ)</w:t>
            </w:r>
          </w:p>
        </w:tc>
        <w:tc>
          <w:tcPr>
            <w:tcW w:w="1109" w:type="pct"/>
            <w:noWrap/>
            <w:hideMark/>
          </w:tcPr>
          <w:p w:rsidR="00310EE0" w:rsidRPr="00ED69FB" w:rsidRDefault="00310EE0" w:rsidP="00F101E1">
            <w:pPr>
              <w:tabs>
                <w:tab w:val="left" w:pos="851"/>
              </w:tabs>
              <w:jc w:val="both"/>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 xml:space="preserve">Protein (metric </w:t>
            </w:r>
            <w:proofErr w:type="spellStart"/>
            <w:r w:rsidRPr="00ED69FB">
              <w:rPr>
                <w:rFonts w:eastAsia="Times New Roman" w:cs="Times New Roman"/>
                <w:color w:val="000000" w:themeColor="text1"/>
                <w:sz w:val="20"/>
                <w:szCs w:val="20"/>
              </w:rPr>
              <w:t>tonnes</w:t>
            </w:r>
            <w:proofErr w:type="spellEnd"/>
            <w:r w:rsidRPr="00ED69FB">
              <w:rPr>
                <w:rFonts w:eastAsia="Times New Roman" w:cs="Times New Roman"/>
                <w:color w:val="000000" w:themeColor="text1"/>
                <w:sz w:val="20"/>
                <w:szCs w:val="20"/>
              </w:rPr>
              <w:t>)</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Cattle</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46000000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0.6414</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0.3818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0.0757</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79460350.42</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423876</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Sheep</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14731000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0.0404</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0.0352</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0.0062</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131010.3619</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1021.628</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Goats</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4280000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0.0320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0.0278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0.0062</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30138.76003</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235.0242</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Pigs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2350000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0.2012</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0.1141</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0.8145</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13710611.58</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69645.52</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Chickens</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1.00E+08</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0.0210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0.0466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70300170.37</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1394261</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Ducks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2550000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0.0230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0.0551</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1957614.199</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42074.84</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Geese</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165000</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0.0256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0.0636</w:t>
            </w: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141020.3539</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3141.334</w:t>
            </w:r>
          </w:p>
        </w:tc>
      </w:tr>
      <w:tr w:rsidR="00310EE0" w:rsidRPr="00ED69FB" w:rsidTr="00F101E1">
        <w:trPr>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Turkeys</w:t>
            </w:r>
          </w:p>
        </w:tc>
        <w:tc>
          <w:tcPr>
            <w:tcW w:w="7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3050000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0.0518</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0.0480</w:t>
            </w:r>
          </w:p>
        </w:tc>
        <w:tc>
          <w:tcPr>
            <w:tcW w:w="412" w:type="pct"/>
            <w:noWrap/>
            <w:hideMark/>
          </w:tcPr>
          <w:p w:rsidR="00310EE0" w:rsidRPr="00ED69FB" w:rsidRDefault="00310EE0" w:rsidP="00F101E1">
            <w:pPr>
              <w:tabs>
                <w:tab w:val="left" w:pos="851"/>
              </w:tabs>
              <w:jc w:val="both"/>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0.9386</w:t>
            </w:r>
          </w:p>
        </w:tc>
        <w:tc>
          <w:tcPr>
            <w:tcW w:w="124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5278047.506</w:t>
            </w:r>
          </w:p>
        </w:tc>
        <w:tc>
          <w:tcPr>
            <w:tcW w:w="1109"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43872.91</w:t>
            </w:r>
          </w:p>
        </w:tc>
      </w:tr>
      <w:tr w:rsidR="00310EE0" w:rsidRPr="00ED69FB" w:rsidTr="00F101E1">
        <w:trPr>
          <w:cnfStyle w:val="000000100000"/>
          <w:trHeight w:val="300"/>
        </w:trPr>
        <w:tc>
          <w:tcPr>
            <w:cnfStyle w:val="001000000000"/>
            <w:tcW w:w="643" w:type="pct"/>
            <w:noWrap/>
            <w:hideMark/>
          </w:tcPr>
          <w:p w:rsidR="00310EE0" w:rsidRPr="00ED69FB" w:rsidRDefault="00310EE0" w:rsidP="00F101E1">
            <w:pPr>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Aqua</w:t>
            </w:r>
          </w:p>
        </w:tc>
        <w:tc>
          <w:tcPr>
            <w:tcW w:w="7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412" w:type="pct"/>
            <w:noWrap/>
            <w:hideMark/>
          </w:tcPr>
          <w:p w:rsidR="00310EE0" w:rsidRPr="00ED69FB" w:rsidRDefault="00310EE0" w:rsidP="00F101E1">
            <w:pPr>
              <w:tabs>
                <w:tab w:val="left" w:pos="851"/>
              </w:tabs>
              <w:jc w:val="both"/>
              <w:cnfStyle w:val="000000100000"/>
              <w:rPr>
                <w:rFonts w:eastAsia="Times New Roman" w:cs="Times New Roman"/>
                <w:color w:val="000000" w:themeColor="text1"/>
                <w:sz w:val="20"/>
                <w:szCs w:val="20"/>
              </w:rPr>
            </w:pPr>
          </w:p>
        </w:tc>
        <w:tc>
          <w:tcPr>
            <w:tcW w:w="124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22155.82694</w:t>
            </w:r>
          </w:p>
        </w:tc>
        <w:tc>
          <w:tcPr>
            <w:tcW w:w="1109"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580.3475</w:t>
            </w:r>
          </w:p>
        </w:tc>
      </w:tr>
      <w:tr w:rsidR="00310EE0" w:rsidRPr="00ED69FB" w:rsidTr="00F101E1">
        <w:trPr>
          <w:trHeight w:val="315"/>
        </w:trPr>
        <w:tc>
          <w:tcPr>
            <w:cnfStyle w:val="001000000000"/>
            <w:tcW w:w="1410" w:type="pct"/>
            <w:gridSpan w:val="2"/>
            <w:vMerge w:val="restart"/>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Demand</w:t>
            </w:r>
          </w:p>
        </w:tc>
        <w:tc>
          <w:tcPr>
            <w:tcW w:w="1244"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171031119.4</w:t>
            </w:r>
          </w:p>
        </w:tc>
        <w:tc>
          <w:tcPr>
            <w:tcW w:w="1109"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1978709</w:t>
            </w:r>
          </w:p>
        </w:tc>
      </w:tr>
      <w:tr w:rsidR="00310EE0" w:rsidRPr="00ED69FB" w:rsidTr="00F101E1">
        <w:trPr>
          <w:cnfStyle w:val="000000100000"/>
          <w:trHeight w:val="300"/>
        </w:trPr>
        <w:tc>
          <w:tcPr>
            <w:cnfStyle w:val="001000000000"/>
            <w:tcW w:w="1410" w:type="pct"/>
            <w:gridSpan w:val="2"/>
            <w:vMerge/>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OC, OM &amp;</w:t>
            </w:r>
            <w:proofErr w:type="spellStart"/>
            <w:r w:rsidRPr="00ED69FB">
              <w:rPr>
                <w:rFonts w:eastAsia="Times New Roman" w:cs="Times New Roman"/>
                <w:b/>
                <w:bCs/>
                <w:color w:val="000000" w:themeColor="text1"/>
                <w:sz w:val="20"/>
                <w:szCs w:val="20"/>
              </w:rPr>
              <w:t>Brans</w:t>
            </w:r>
            <w:proofErr w:type="spellEnd"/>
          </w:p>
        </w:tc>
        <w:tc>
          <w:tcPr>
            <w:tcW w:w="1244" w:type="pct"/>
            <w:noWrap/>
            <w:hideMark/>
          </w:tcPr>
          <w:p w:rsidR="00310EE0" w:rsidRPr="00ED69FB" w:rsidRDefault="00310EE0" w:rsidP="00F101E1">
            <w:pPr>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65268351</w:t>
            </w:r>
          </w:p>
        </w:tc>
        <w:tc>
          <w:tcPr>
            <w:tcW w:w="1109" w:type="pct"/>
            <w:noWrap/>
            <w:hideMark/>
          </w:tcPr>
          <w:p w:rsidR="00310EE0" w:rsidRPr="00ED69FB" w:rsidRDefault="00310EE0" w:rsidP="00F101E1">
            <w:pPr>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1699681</w:t>
            </w:r>
          </w:p>
        </w:tc>
      </w:tr>
      <w:tr w:rsidR="00310EE0" w:rsidRPr="00ED69FB" w:rsidTr="00F101E1">
        <w:trPr>
          <w:trHeight w:val="300"/>
        </w:trPr>
        <w:tc>
          <w:tcPr>
            <w:cnfStyle w:val="001000000000"/>
            <w:tcW w:w="1410" w:type="pct"/>
            <w:gridSpan w:val="2"/>
            <w:vMerge/>
            <w:noWrap/>
            <w:hideMark/>
          </w:tcPr>
          <w:p w:rsidR="00310EE0" w:rsidRPr="00ED69FB" w:rsidRDefault="00310EE0" w:rsidP="00F101E1">
            <w:pPr>
              <w:tabs>
                <w:tab w:val="left" w:pos="851"/>
              </w:tabs>
              <w:jc w:val="both"/>
              <w:rPr>
                <w:rFonts w:eastAsia="Times New Roman" w:cs="Times New Roman"/>
                <w:color w:val="000000" w:themeColor="text1"/>
                <w:sz w:val="20"/>
                <w:szCs w:val="20"/>
              </w:rPr>
            </w:pPr>
          </w:p>
        </w:tc>
        <w:tc>
          <w:tcPr>
            <w:tcW w:w="1237" w:type="pct"/>
            <w:gridSpan w:val="3"/>
            <w:noWrap/>
            <w:hideMark/>
          </w:tcPr>
          <w:p w:rsidR="00310EE0" w:rsidRPr="00ED69FB" w:rsidRDefault="00310EE0" w:rsidP="00F101E1">
            <w:pPr>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Cereal Feed Demand</w:t>
            </w:r>
          </w:p>
        </w:tc>
        <w:tc>
          <w:tcPr>
            <w:tcW w:w="1244"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105762768.4</w:t>
            </w:r>
          </w:p>
        </w:tc>
        <w:tc>
          <w:tcPr>
            <w:tcW w:w="1109" w:type="pct"/>
            <w:noWrap/>
            <w:hideMark/>
          </w:tcPr>
          <w:p w:rsidR="00310EE0" w:rsidRPr="00ED69FB" w:rsidRDefault="00310EE0" w:rsidP="00F101E1">
            <w:pPr>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279028.1</w:t>
            </w:r>
          </w:p>
        </w:tc>
      </w:tr>
    </w:tbl>
    <w:p w:rsidR="00310EE0" w:rsidRPr="00ED69FB" w:rsidRDefault="00310EE0" w:rsidP="00310EE0">
      <w:pPr>
        <w:tabs>
          <w:tab w:val="left" w:pos="851"/>
        </w:tabs>
        <w:jc w:val="both"/>
        <w:rPr>
          <w:rFonts w:cs="Times New Roman"/>
          <w:color w:val="000000" w:themeColor="text1"/>
        </w:rPr>
      </w:pPr>
    </w:p>
    <w:p w:rsidR="00310EE0" w:rsidRPr="00ED69FB" w:rsidRDefault="00310EE0" w:rsidP="00310EE0">
      <w:pPr>
        <w:pStyle w:val="Caption"/>
        <w:keepNext/>
        <w:jc w:val="both"/>
        <w:rPr>
          <w:rFonts w:cs="Times New Roman"/>
          <w:b w:val="0"/>
          <w:bCs w:val="0"/>
          <w:color w:val="000000" w:themeColor="text1"/>
          <w:sz w:val="24"/>
          <w:szCs w:val="24"/>
        </w:rPr>
      </w:pPr>
      <w:bookmarkStart w:id="220" w:name="_Toc421026242"/>
      <w:r w:rsidRPr="00ED69FB">
        <w:rPr>
          <w:rFonts w:cs="Times New Roman"/>
          <w:b w:val="0"/>
          <w:bCs w:val="0"/>
          <w:color w:val="000000" w:themeColor="text1"/>
          <w:sz w:val="24"/>
          <w:szCs w:val="24"/>
        </w:rPr>
        <w:lastRenderedPageBreak/>
        <w:t xml:space="preserve">Table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7</w:t>
      </w:r>
      <w:r w:rsidR="00B90D56" w:rsidRPr="00ED69FB">
        <w:rPr>
          <w:rFonts w:cs="Times New Roman"/>
          <w:b w:val="0"/>
          <w:bCs w:val="0"/>
          <w:color w:val="000000" w:themeColor="text1"/>
          <w:sz w:val="24"/>
          <w:szCs w:val="24"/>
        </w:rPr>
        <w:fldChar w:fldCharType="end"/>
      </w:r>
      <w:r w:rsidRPr="00ED69FB">
        <w:rPr>
          <w:rFonts w:cs="Times New Roman"/>
          <w:b w:val="0"/>
          <w:bCs w:val="0"/>
          <w:color w:val="000000" w:themeColor="text1"/>
          <w:sz w:val="24"/>
          <w:szCs w:val="24"/>
        </w:rPr>
        <w:t xml:space="preserve">: Feed use requirements calculations for </w:t>
      </w:r>
      <w:r w:rsidRPr="00ED69FB">
        <w:rPr>
          <w:rFonts w:eastAsia="Times New Roman" w:cs="Times New Roman"/>
          <w:b w:val="0"/>
          <w:bCs w:val="0"/>
          <w:color w:val="000000" w:themeColor="text1"/>
          <w:sz w:val="24"/>
          <w:szCs w:val="24"/>
          <w:lang w:val="en-US" w:eastAsia="en-US"/>
        </w:rPr>
        <w:t>Myanmar</w:t>
      </w:r>
      <w:bookmarkEnd w:id="220"/>
    </w:p>
    <w:tbl>
      <w:tblPr>
        <w:tblStyle w:val="GridTable5Dark-Accent11"/>
        <w:tblW w:w="0" w:type="auto"/>
        <w:tblLayout w:type="fixed"/>
        <w:tblLook w:val="04A0"/>
      </w:tblPr>
      <w:tblGrid>
        <w:gridCol w:w="1101"/>
        <w:gridCol w:w="1134"/>
        <w:gridCol w:w="850"/>
        <w:gridCol w:w="851"/>
        <w:gridCol w:w="1275"/>
        <w:gridCol w:w="1942"/>
        <w:gridCol w:w="2134"/>
      </w:tblGrid>
      <w:tr w:rsidR="00310EE0" w:rsidRPr="00ED69FB" w:rsidTr="00F101E1">
        <w:trPr>
          <w:cnfStyle w:val="1000000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b w:val="0"/>
                <w:color w:val="000000" w:themeColor="text1"/>
                <w:sz w:val="20"/>
                <w:szCs w:val="20"/>
              </w:rPr>
            </w:pPr>
            <w:r w:rsidRPr="00ED69FB">
              <w:rPr>
                <w:rFonts w:eastAsia="Times New Roman" w:cs="Times New Roman"/>
                <w:color w:val="000000" w:themeColor="text1"/>
                <w:sz w:val="20"/>
                <w:szCs w:val="20"/>
                <w:u w:val="single"/>
              </w:rPr>
              <w:t>Animal</w:t>
            </w:r>
          </w:p>
        </w:tc>
        <w:tc>
          <w:tcPr>
            <w:tcW w:w="1134"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Number</w:t>
            </w:r>
          </w:p>
        </w:tc>
        <w:tc>
          <w:tcPr>
            <w:tcW w:w="850"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AUE</w:t>
            </w:r>
          </w:p>
        </w:tc>
        <w:tc>
          <w:tcPr>
            <w:tcW w:w="851"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AUP</w:t>
            </w:r>
          </w:p>
        </w:tc>
        <w:tc>
          <w:tcPr>
            <w:tcW w:w="1275"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IR</w:t>
            </w:r>
          </w:p>
        </w:tc>
        <w:tc>
          <w:tcPr>
            <w:tcW w:w="1942"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Energy Demand (000 MJ)</w:t>
            </w:r>
          </w:p>
        </w:tc>
        <w:tc>
          <w:tcPr>
            <w:tcW w:w="2134" w:type="dxa"/>
            <w:noWrap/>
            <w:hideMark/>
          </w:tcPr>
          <w:p w:rsidR="00310EE0" w:rsidRPr="00ED69FB" w:rsidRDefault="00310EE0" w:rsidP="00F101E1">
            <w:pPr>
              <w:keepNext/>
              <w:tabs>
                <w:tab w:val="left" w:pos="851"/>
              </w:tabs>
              <w:jc w:val="center"/>
              <w:cnfStyle w:val="100000000000"/>
              <w:rPr>
                <w:rFonts w:eastAsia="Times New Roman" w:cs="Times New Roman"/>
                <w:color w:val="000000" w:themeColor="text1"/>
                <w:sz w:val="20"/>
                <w:szCs w:val="20"/>
              </w:rPr>
            </w:pPr>
            <w:r w:rsidRPr="00ED69FB">
              <w:rPr>
                <w:rFonts w:eastAsia="Times New Roman" w:cs="Times New Roman"/>
                <w:color w:val="000000" w:themeColor="text1"/>
                <w:sz w:val="20"/>
                <w:szCs w:val="20"/>
                <w:u w:val="single"/>
              </w:rPr>
              <w:t xml:space="preserve">Protein (metric </w:t>
            </w:r>
            <w:proofErr w:type="spellStart"/>
            <w:r w:rsidRPr="00ED69FB">
              <w:rPr>
                <w:rFonts w:eastAsia="Times New Roman" w:cs="Times New Roman"/>
                <w:color w:val="000000" w:themeColor="text1"/>
                <w:sz w:val="20"/>
                <w:szCs w:val="20"/>
                <w:u w:val="single"/>
              </w:rPr>
              <w:t>tonnes</w:t>
            </w:r>
            <w:proofErr w:type="spellEnd"/>
            <w:r w:rsidRPr="00ED69FB">
              <w:rPr>
                <w:rFonts w:eastAsia="Times New Roman" w:cs="Times New Roman"/>
                <w:color w:val="000000" w:themeColor="text1"/>
                <w:sz w:val="20"/>
                <w:szCs w:val="20"/>
                <w:u w:val="single"/>
              </w:rPr>
              <w:t>)</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Cattle</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14088043</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0.4011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0.2609</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0.0729</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14668012.33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85479.11</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Sheep</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854383</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0.0387</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0.0338</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0.1116</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131647.2227</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1026.595</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Goats</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3851919</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0.0435</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0.0379</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0.1112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667026.0403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5201.518</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Pigs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10497493</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0.1811</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0.1071</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0.6822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46193124.93</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244859.6</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Chickens</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176839000</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0.0111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0.0224</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60900789.88</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1100012</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Ducks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15507000</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0.0135</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0.0270</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6468232.347</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116336.4</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Geese</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1966000</w:t>
            </w: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0.0181</w:t>
            </w: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0.0403</w:t>
            </w: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1106240.864</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21984.46</w:t>
            </w:r>
          </w:p>
        </w:tc>
      </w:tr>
      <w:tr w:rsidR="00310EE0" w:rsidRPr="00ED69FB" w:rsidTr="00F101E1">
        <w:trPr>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Turkeys</w:t>
            </w:r>
          </w:p>
        </w:tc>
        <w:tc>
          <w:tcPr>
            <w:tcW w:w="1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3000</w:t>
            </w:r>
          </w:p>
        </w:tc>
        <w:tc>
          <w:tcPr>
            <w:tcW w:w="850"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0.0348</w:t>
            </w:r>
          </w:p>
        </w:tc>
        <w:tc>
          <w:tcPr>
            <w:tcW w:w="851"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0.0282</w:t>
            </w:r>
          </w:p>
        </w:tc>
        <w:tc>
          <w:tcPr>
            <w:tcW w:w="1275"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0.8702</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3233.141735</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 w:val="20"/>
                <w:szCs w:val="20"/>
              </w:rPr>
            </w:pPr>
            <w:r w:rsidRPr="00ED69FB">
              <w:rPr>
                <w:rFonts w:eastAsia="Times New Roman" w:cs="Times New Roman"/>
                <w:color w:val="000000" w:themeColor="text1"/>
                <w:sz w:val="20"/>
                <w:szCs w:val="20"/>
              </w:rPr>
              <w:t>23.53616</w:t>
            </w:r>
          </w:p>
        </w:tc>
      </w:tr>
      <w:tr w:rsidR="00310EE0" w:rsidRPr="00ED69FB" w:rsidTr="00F101E1">
        <w:trPr>
          <w:cnfStyle w:val="000000100000"/>
          <w:trHeight w:val="300"/>
        </w:trPr>
        <w:tc>
          <w:tcPr>
            <w:cnfStyle w:val="001000000000"/>
            <w:tcW w:w="1101" w:type="dxa"/>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r w:rsidRPr="00ED69FB">
              <w:rPr>
                <w:rFonts w:eastAsia="Times New Roman" w:cs="Times New Roman"/>
                <w:color w:val="000000" w:themeColor="text1"/>
                <w:sz w:val="20"/>
                <w:szCs w:val="20"/>
              </w:rPr>
              <w:t>Aqua</w:t>
            </w:r>
          </w:p>
        </w:tc>
        <w:tc>
          <w:tcPr>
            <w:tcW w:w="1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850"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851"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1275"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10784477.33</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 w:val="20"/>
                <w:szCs w:val="20"/>
              </w:rPr>
            </w:pPr>
            <w:r w:rsidRPr="00ED69FB">
              <w:rPr>
                <w:rFonts w:eastAsia="Times New Roman" w:cs="Times New Roman"/>
                <w:color w:val="000000" w:themeColor="text1"/>
                <w:sz w:val="20"/>
                <w:szCs w:val="20"/>
              </w:rPr>
              <w:t>220610</w:t>
            </w:r>
          </w:p>
        </w:tc>
      </w:tr>
      <w:tr w:rsidR="00310EE0" w:rsidRPr="00ED69FB" w:rsidTr="00F101E1">
        <w:trPr>
          <w:trHeight w:val="300"/>
        </w:trPr>
        <w:tc>
          <w:tcPr>
            <w:cnfStyle w:val="001000000000"/>
            <w:tcW w:w="3085" w:type="dxa"/>
            <w:gridSpan w:val="3"/>
            <w:vMerge w:val="restart"/>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Demand</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140922784.1</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1795533</w:t>
            </w:r>
          </w:p>
        </w:tc>
      </w:tr>
      <w:tr w:rsidR="00310EE0" w:rsidRPr="00ED69FB" w:rsidTr="00F101E1">
        <w:trPr>
          <w:cnfStyle w:val="000000100000"/>
          <w:trHeight w:val="300"/>
        </w:trPr>
        <w:tc>
          <w:tcPr>
            <w:cnfStyle w:val="001000000000"/>
            <w:tcW w:w="3085" w:type="dxa"/>
            <w:gridSpan w:val="3"/>
            <w:vMerge/>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OC, OM &amp;</w:t>
            </w:r>
            <w:proofErr w:type="spellStart"/>
            <w:r w:rsidRPr="00ED69FB">
              <w:rPr>
                <w:rFonts w:eastAsia="Times New Roman" w:cs="Times New Roman"/>
                <w:b/>
                <w:bCs/>
                <w:color w:val="000000" w:themeColor="text1"/>
                <w:sz w:val="20"/>
                <w:szCs w:val="20"/>
              </w:rPr>
              <w:t>Brans</w:t>
            </w:r>
            <w:proofErr w:type="spellEnd"/>
          </w:p>
        </w:tc>
        <w:tc>
          <w:tcPr>
            <w:tcW w:w="1942" w:type="dxa"/>
            <w:noWrap/>
            <w:hideMark/>
          </w:tcPr>
          <w:p w:rsidR="00310EE0" w:rsidRPr="00ED69FB" w:rsidRDefault="00310EE0" w:rsidP="00F101E1">
            <w:pPr>
              <w:keepNext/>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44981407.66</w:t>
            </w:r>
          </w:p>
        </w:tc>
        <w:tc>
          <w:tcPr>
            <w:tcW w:w="2134" w:type="dxa"/>
            <w:noWrap/>
            <w:hideMark/>
          </w:tcPr>
          <w:p w:rsidR="00310EE0" w:rsidRPr="00ED69FB" w:rsidRDefault="00310EE0" w:rsidP="00F101E1">
            <w:pPr>
              <w:keepNext/>
              <w:tabs>
                <w:tab w:val="left" w:pos="851"/>
              </w:tabs>
              <w:jc w:val="right"/>
              <w:cnfStyle w:val="0000001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661432.3</w:t>
            </w:r>
          </w:p>
        </w:tc>
      </w:tr>
      <w:tr w:rsidR="00310EE0" w:rsidRPr="00ED69FB" w:rsidTr="00F101E1">
        <w:trPr>
          <w:trHeight w:val="300"/>
        </w:trPr>
        <w:tc>
          <w:tcPr>
            <w:cnfStyle w:val="001000000000"/>
            <w:tcW w:w="3085" w:type="dxa"/>
            <w:gridSpan w:val="3"/>
            <w:vMerge/>
            <w:noWrap/>
            <w:hideMark/>
          </w:tcPr>
          <w:p w:rsidR="00310EE0" w:rsidRPr="00ED69FB" w:rsidRDefault="00310EE0" w:rsidP="00F101E1">
            <w:pPr>
              <w:keepNext/>
              <w:tabs>
                <w:tab w:val="left" w:pos="851"/>
              </w:tabs>
              <w:jc w:val="both"/>
              <w:rPr>
                <w:rFonts w:eastAsia="Times New Roman" w:cs="Times New Roman"/>
                <w:color w:val="000000" w:themeColor="text1"/>
                <w:sz w:val="20"/>
                <w:szCs w:val="20"/>
              </w:rPr>
            </w:pPr>
          </w:p>
        </w:tc>
        <w:tc>
          <w:tcPr>
            <w:tcW w:w="2126" w:type="dxa"/>
            <w:gridSpan w:val="2"/>
            <w:noWrap/>
            <w:hideMark/>
          </w:tcPr>
          <w:p w:rsidR="00310EE0" w:rsidRPr="00ED69FB" w:rsidRDefault="00310EE0" w:rsidP="00F101E1">
            <w:pPr>
              <w:keepNext/>
              <w:tabs>
                <w:tab w:val="left" w:pos="851"/>
              </w:tabs>
              <w:jc w:val="both"/>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Cereal Feed Demand</w:t>
            </w:r>
          </w:p>
        </w:tc>
        <w:tc>
          <w:tcPr>
            <w:tcW w:w="1942"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95941376.43</w:t>
            </w:r>
          </w:p>
        </w:tc>
        <w:tc>
          <w:tcPr>
            <w:tcW w:w="2134" w:type="dxa"/>
            <w:noWrap/>
            <w:hideMark/>
          </w:tcPr>
          <w:p w:rsidR="00310EE0" w:rsidRPr="00ED69FB" w:rsidRDefault="00310EE0" w:rsidP="00F101E1">
            <w:pPr>
              <w:keepNext/>
              <w:tabs>
                <w:tab w:val="left" w:pos="851"/>
              </w:tabs>
              <w:jc w:val="right"/>
              <w:cnfStyle w:val="000000000000"/>
              <w:rPr>
                <w:rFonts w:eastAsia="Times New Roman" w:cs="Times New Roman"/>
                <w:b/>
                <w:bCs/>
                <w:color w:val="000000" w:themeColor="text1"/>
                <w:sz w:val="20"/>
                <w:szCs w:val="20"/>
              </w:rPr>
            </w:pPr>
            <w:r w:rsidRPr="00ED69FB">
              <w:rPr>
                <w:rFonts w:eastAsia="Times New Roman" w:cs="Times New Roman"/>
                <w:b/>
                <w:bCs/>
                <w:color w:val="000000" w:themeColor="text1"/>
                <w:sz w:val="20"/>
                <w:szCs w:val="20"/>
              </w:rPr>
              <w:t>1134101</w:t>
            </w:r>
          </w:p>
        </w:tc>
      </w:tr>
    </w:tbl>
    <w:p w:rsidR="00310EE0" w:rsidRPr="00ED69FB" w:rsidRDefault="00310EE0" w:rsidP="00310EE0">
      <w:pPr>
        <w:tabs>
          <w:tab w:val="left" w:pos="851"/>
        </w:tabs>
        <w:ind w:left="360"/>
        <w:jc w:val="both"/>
        <w:rPr>
          <w:rFonts w:cs="Times New Roman"/>
          <w:color w:val="000000" w:themeColor="text1"/>
        </w:rPr>
      </w:pPr>
      <w:r w:rsidRPr="00ED69FB">
        <w:rPr>
          <w:rFonts w:cs="Times New Roman"/>
          <w:color w:val="000000" w:themeColor="text1"/>
        </w:rPr>
        <w:t xml:space="preserve">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Energy = Numbers * AUE * IR * 35600 and Protein = Numbers * </w:t>
      </w:r>
      <w:r w:rsidR="00204504">
        <w:rPr>
          <w:rFonts w:cs="Times New Roman"/>
          <w:color w:val="000000" w:themeColor="text1"/>
        </w:rPr>
        <w:t xml:space="preserve">AUP * </w:t>
      </w:r>
      <w:r w:rsidRPr="00ED69FB">
        <w:rPr>
          <w:rFonts w:cs="Times New Roman"/>
          <w:color w:val="000000" w:themeColor="text1"/>
        </w:rPr>
        <w:t xml:space="preserve">IR * 0.319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Summing up all requirements of livestock as well as poultry species and adding those from aquaculture yields the aggregate CC Feed Demand. Subtracting the amounts of energy and protein available in OC, OM and </w:t>
      </w:r>
      <w:proofErr w:type="spellStart"/>
      <w:r w:rsidRPr="00ED69FB">
        <w:rPr>
          <w:rFonts w:cs="Times New Roman"/>
          <w:color w:val="000000" w:themeColor="text1"/>
        </w:rPr>
        <w:t>Brans</w:t>
      </w:r>
      <w:proofErr w:type="spellEnd"/>
      <w:r w:rsidRPr="00ED69FB">
        <w:rPr>
          <w:rFonts w:cs="Times New Roman"/>
          <w:color w:val="000000" w:themeColor="text1"/>
        </w:rPr>
        <w:t xml:space="preserve"> finally gives the remaining demand that has to be covered by cereals, pulses, tubers etc.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Having established demand, now the supply side is added to the picture. Availability shares are constructed focusing on the remaining feed items, mostly cereals, pulses, tubers, but also meat meals and milk. For each commodity and its corresponding nutrient supply, an availability share is constructed yielding two independent allocations. In the case of Argentina, the energy based feed allocation meets both demands, while in Myanmar it is the protein-based feed allocation that satisfies the dual demand structure.</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Given now the decision on the allocation, the remaining requirements (</w:t>
      </w:r>
      <w:fldSimple w:instr=" REF _Ref420165113 \h  \* MERGEFORMAT ">
        <w:r w:rsidR="00A0291F" w:rsidRPr="00A0291F">
          <w:rPr>
            <w:rFonts w:cs="Times New Roman"/>
            <w:color w:val="000000" w:themeColor="text1"/>
          </w:rPr>
          <w:t>Table 8</w:t>
        </w:r>
      </w:fldSimple>
      <w:r w:rsidRPr="00ED69FB">
        <w:rPr>
          <w:rFonts w:cs="Times New Roman"/>
          <w:color w:val="000000" w:themeColor="text1"/>
        </w:rPr>
        <w:t xml:space="preserve"> and </w:t>
      </w:r>
      <w:fldSimple w:instr=" REF _Ref420165132 \h  \* MERGEFORMAT ">
        <w:r w:rsidR="00A0291F" w:rsidRPr="00A0291F">
          <w:rPr>
            <w:rFonts w:cs="Times New Roman"/>
            <w:color w:val="000000" w:themeColor="text1"/>
          </w:rPr>
          <w:t>Table 9</w:t>
        </w:r>
      </w:fldSimple>
      <w:r w:rsidRPr="00ED69FB">
        <w:rPr>
          <w:rFonts w:cs="Times New Roman"/>
          <w:color w:val="000000" w:themeColor="text1"/>
        </w:rPr>
        <w:t xml:space="preserve">) are allocated and finally converted from nutritive values into </w:t>
      </w:r>
      <w:proofErr w:type="spellStart"/>
      <w:r w:rsidRPr="00ED69FB">
        <w:rPr>
          <w:rFonts w:cs="Times New Roman"/>
          <w:color w:val="000000" w:themeColor="text1"/>
        </w:rPr>
        <w:t>tonnes</w:t>
      </w:r>
      <w:proofErr w:type="spellEnd"/>
      <w:r w:rsidRPr="00ED69FB">
        <w:rPr>
          <w:rFonts w:cs="Times New Roman"/>
          <w:color w:val="000000" w:themeColor="text1"/>
        </w:rPr>
        <w:t xml:space="preserve"> of feed through dividing by the respective content per unit of feed. In the case of energy, this is expressed as MJ per kg, while for protein it is in percent of feed.  </w:t>
      </w:r>
    </w:p>
    <w:p w:rsidR="00310EE0" w:rsidRPr="00ED69FB" w:rsidRDefault="00310EE0" w:rsidP="00310EE0">
      <w:pPr>
        <w:pStyle w:val="Caption"/>
        <w:keepNext/>
        <w:jc w:val="both"/>
        <w:rPr>
          <w:rFonts w:cs="Times New Roman"/>
          <w:b w:val="0"/>
          <w:bCs w:val="0"/>
          <w:color w:val="000000" w:themeColor="text1"/>
          <w:sz w:val="24"/>
          <w:szCs w:val="24"/>
        </w:rPr>
      </w:pPr>
      <w:bookmarkStart w:id="221" w:name="_Ref420165113"/>
      <w:bookmarkStart w:id="222" w:name="_Toc421026243"/>
      <w:r w:rsidRPr="00ED69FB">
        <w:rPr>
          <w:rFonts w:cs="Times New Roman"/>
          <w:b w:val="0"/>
          <w:bCs w:val="0"/>
          <w:color w:val="000000" w:themeColor="text1"/>
          <w:sz w:val="24"/>
          <w:szCs w:val="24"/>
        </w:rPr>
        <w:lastRenderedPageBreak/>
        <w:t xml:space="preserve">Table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8</w:t>
      </w:r>
      <w:r w:rsidR="00B90D56" w:rsidRPr="00ED69FB">
        <w:rPr>
          <w:rFonts w:cs="Times New Roman"/>
          <w:b w:val="0"/>
          <w:bCs w:val="0"/>
          <w:color w:val="000000" w:themeColor="text1"/>
          <w:sz w:val="24"/>
          <w:szCs w:val="24"/>
        </w:rPr>
        <w:fldChar w:fldCharType="end"/>
      </w:r>
      <w:bookmarkEnd w:id="221"/>
      <w:r w:rsidRPr="00ED69FB">
        <w:rPr>
          <w:rFonts w:cs="Times New Roman"/>
          <w:b w:val="0"/>
          <w:bCs w:val="0"/>
          <w:color w:val="000000" w:themeColor="text1"/>
          <w:sz w:val="24"/>
          <w:szCs w:val="24"/>
        </w:rPr>
        <w:t>: Feed Availability shares and nutrient conversion factors for Argentina</w:t>
      </w:r>
      <w:bookmarkEnd w:id="222"/>
      <w:r w:rsidRPr="00ED69FB">
        <w:rPr>
          <w:rFonts w:cs="Times New Roman"/>
          <w:b w:val="0"/>
          <w:bCs w:val="0"/>
          <w:color w:val="000000" w:themeColor="text1"/>
          <w:sz w:val="24"/>
          <w:szCs w:val="24"/>
        </w:rPr>
        <w:t xml:space="preserve"> </w:t>
      </w:r>
    </w:p>
    <w:tbl>
      <w:tblPr>
        <w:tblStyle w:val="GridTable5Dark-Accent11"/>
        <w:tblW w:w="5000" w:type="pct"/>
        <w:tblLook w:val="04A0"/>
      </w:tblPr>
      <w:tblGrid>
        <w:gridCol w:w="2544"/>
        <w:gridCol w:w="1660"/>
        <w:gridCol w:w="1674"/>
        <w:gridCol w:w="1653"/>
        <w:gridCol w:w="2045"/>
      </w:tblGrid>
      <w:tr w:rsidR="00310EE0" w:rsidRPr="00ED69FB" w:rsidTr="00F101E1">
        <w:trPr>
          <w:cnfStyle w:val="1000000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b w:val="0"/>
                <w:bCs w:val="0"/>
                <w:color w:val="000000" w:themeColor="text1"/>
                <w:szCs w:val="24"/>
              </w:rPr>
            </w:pPr>
          </w:p>
        </w:tc>
        <w:tc>
          <w:tcPr>
            <w:tcW w:w="867"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based</w:t>
            </w:r>
          </w:p>
        </w:tc>
        <w:tc>
          <w:tcPr>
            <w:tcW w:w="874"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based</w:t>
            </w:r>
          </w:p>
        </w:tc>
        <w:tc>
          <w:tcPr>
            <w:tcW w:w="863"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cont.</w:t>
            </w:r>
            <w:r w:rsidRPr="00ED69FB">
              <w:rPr>
                <w:rStyle w:val="FootnoteReference"/>
                <w:rFonts w:eastAsia="Times New Roman" w:cs="Times New Roman"/>
                <w:color w:val="000000" w:themeColor="text1"/>
                <w:szCs w:val="24"/>
              </w:rPr>
              <w:footnoteReference w:id="26"/>
            </w:r>
          </w:p>
        </w:tc>
        <w:tc>
          <w:tcPr>
            <w:tcW w:w="1068" w:type="pct"/>
            <w:noWrap/>
            <w:hideMark/>
          </w:tcPr>
          <w:p w:rsidR="00310EE0" w:rsidRPr="00ED69FB" w:rsidRDefault="00310EE0" w:rsidP="00F101E1">
            <w:pPr>
              <w:keepNext/>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Feed (</w:t>
            </w:r>
            <w:proofErr w:type="spellStart"/>
            <w:r w:rsidRPr="00ED69FB">
              <w:rPr>
                <w:rFonts w:eastAsia="Times New Roman" w:cs="Times New Roman"/>
                <w:color w:val="000000" w:themeColor="text1"/>
                <w:szCs w:val="24"/>
              </w:rPr>
              <w:t>tonnes</w:t>
            </w:r>
            <w:proofErr w:type="spellEnd"/>
            <w:r w:rsidRPr="00ED69FB">
              <w:rPr>
                <w:rFonts w:eastAsia="Times New Roman" w:cs="Times New Roman"/>
                <w:color w:val="000000" w:themeColor="text1"/>
                <w:szCs w:val="24"/>
              </w:rPr>
              <w:t>)</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Canary Seed</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0.0007</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0.0007</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12.50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5804.3</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Meat Meal</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0.0002</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0.0002</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1669.0</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Cassava</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0.0070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0.0018</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13.00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57121.1</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0.0160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0.0183</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13.80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122742.0</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Molasses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0.0284</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0.0177</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11.10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270989.5</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Beet P. Dry</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12.90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81.1</w:t>
            </w:r>
          </w:p>
        </w:tc>
      </w:tr>
      <w:tr w:rsidR="00310EE0" w:rsidRPr="00ED69FB" w:rsidTr="00F101E1">
        <w:trPr>
          <w:cnfStyle w:val="000000100000"/>
          <w:trHeight w:val="315"/>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 Gluten</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0.0001</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0.0003</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15.50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697.4</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Barley</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0.0661</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0.0698</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14.00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498978.9</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Carobs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Maize</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0.4082</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0.3755</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3018928.8</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Germ Maize</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0.0013</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0.0018</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14.40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9792.2</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Fr Pulp Feed</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0.0307</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0.0114</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228598.6</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Cocoa Husks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14.80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335.8</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Rye</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0.0030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0.0028</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13.60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23196.1</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Oats</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0.0265</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0.0261</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14.00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200555.9</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Millet</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221.4</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Sorghum</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0.1627</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0.1539</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14.30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1203029.0</w:t>
            </w:r>
          </w:p>
        </w:tc>
      </w:tr>
      <w:tr w:rsidR="00310EE0" w:rsidRPr="00ED69FB" w:rsidTr="00F101E1">
        <w:trPr>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Skim Milk Cows</w:t>
            </w:r>
          </w:p>
        </w:tc>
        <w:tc>
          <w:tcPr>
            <w:tcW w:w="867"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0.0237</w:t>
            </w:r>
          </w:p>
        </w:tc>
        <w:tc>
          <w:tcPr>
            <w:tcW w:w="874"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0.0304</w:t>
            </w:r>
          </w:p>
        </w:tc>
        <w:tc>
          <w:tcPr>
            <w:tcW w:w="863"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205424.9</w:t>
            </w:r>
          </w:p>
        </w:tc>
      </w:tr>
      <w:tr w:rsidR="00310EE0" w:rsidRPr="00ED69FB" w:rsidTr="00F101E1">
        <w:trPr>
          <w:cnfStyle w:val="000000100000"/>
          <w:trHeight w:val="300"/>
        </w:trPr>
        <w:tc>
          <w:tcPr>
            <w:cnfStyle w:val="001000000000"/>
            <w:tcW w:w="1328" w:type="pct"/>
            <w:noWrap/>
            <w:hideMark/>
          </w:tcPr>
          <w:p w:rsidR="00310EE0" w:rsidRPr="00ED69FB" w:rsidRDefault="00310EE0" w:rsidP="00F101E1">
            <w:pPr>
              <w:keepNext/>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Whey, Fresh</w:t>
            </w:r>
          </w:p>
        </w:tc>
        <w:tc>
          <w:tcPr>
            <w:tcW w:w="867"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0.2253</w:t>
            </w:r>
          </w:p>
        </w:tc>
        <w:tc>
          <w:tcPr>
            <w:tcW w:w="874"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0.2892</w:t>
            </w:r>
          </w:p>
        </w:tc>
        <w:tc>
          <w:tcPr>
            <w:tcW w:w="863"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12.20</w:t>
            </w:r>
          </w:p>
        </w:tc>
        <w:tc>
          <w:tcPr>
            <w:tcW w:w="1068" w:type="pct"/>
            <w:noWrap/>
            <w:hideMark/>
          </w:tcPr>
          <w:p w:rsidR="00310EE0" w:rsidRPr="00ED69FB" w:rsidRDefault="00310EE0" w:rsidP="00F101E1">
            <w:pPr>
              <w:keepNext/>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1953215.1</w:t>
            </w:r>
          </w:p>
        </w:tc>
      </w:tr>
    </w:tbl>
    <w:p w:rsidR="00310EE0" w:rsidRPr="00ED69FB" w:rsidRDefault="00310EE0" w:rsidP="00310EE0">
      <w:pPr>
        <w:pStyle w:val="Caption"/>
        <w:keepNext/>
        <w:jc w:val="both"/>
        <w:rPr>
          <w:rFonts w:cs="Times New Roman"/>
          <w:b w:val="0"/>
          <w:bCs w:val="0"/>
          <w:color w:val="000000" w:themeColor="text1"/>
          <w:sz w:val="24"/>
          <w:szCs w:val="24"/>
        </w:rPr>
      </w:pPr>
      <w:bookmarkStart w:id="223" w:name="_Ref420165132"/>
      <w:bookmarkStart w:id="224" w:name="_Toc421026244"/>
      <w:r w:rsidRPr="00ED69FB">
        <w:rPr>
          <w:rFonts w:cs="Times New Roman"/>
          <w:b w:val="0"/>
          <w:bCs w:val="0"/>
          <w:color w:val="000000" w:themeColor="text1"/>
          <w:sz w:val="24"/>
          <w:szCs w:val="24"/>
        </w:rPr>
        <w:t xml:space="preserve">Table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Table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9</w:t>
      </w:r>
      <w:r w:rsidR="00B90D56" w:rsidRPr="00ED69FB">
        <w:rPr>
          <w:rFonts w:cs="Times New Roman"/>
          <w:b w:val="0"/>
          <w:bCs w:val="0"/>
          <w:color w:val="000000" w:themeColor="text1"/>
          <w:sz w:val="24"/>
          <w:szCs w:val="24"/>
        </w:rPr>
        <w:fldChar w:fldCharType="end"/>
      </w:r>
      <w:bookmarkEnd w:id="223"/>
      <w:r w:rsidRPr="00ED69FB">
        <w:rPr>
          <w:rFonts w:cs="Times New Roman"/>
          <w:b w:val="0"/>
          <w:bCs w:val="0"/>
          <w:color w:val="000000" w:themeColor="text1"/>
          <w:sz w:val="24"/>
          <w:szCs w:val="24"/>
        </w:rPr>
        <w:t>: Feed Availability shares and nutrient conversion factors for Myanmar</w:t>
      </w:r>
      <w:bookmarkEnd w:id="224"/>
    </w:p>
    <w:tbl>
      <w:tblPr>
        <w:tblStyle w:val="GridTable5Dark-Accent11"/>
        <w:tblW w:w="5000" w:type="pct"/>
        <w:tblLook w:val="04A0"/>
      </w:tblPr>
      <w:tblGrid>
        <w:gridCol w:w="2500"/>
        <w:gridCol w:w="1660"/>
        <w:gridCol w:w="1674"/>
        <w:gridCol w:w="1666"/>
        <w:gridCol w:w="2076"/>
      </w:tblGrid>
      <w:tr w:rsidR="00310EE0" w:rsidRPr="00ED69FB" w:rsidTr="00F101E1">
        <w:trPr>
          <w:cnfStyle w:val="1000000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b w:val="0"/>
                <w:bCs w:val="0"/>
                <w:color w:val="000000" w:themeColor="text1"/>
                <w:szCs w:val="24"/>
              </w:rPr>
            </w:pPr>
          </w:p>
        </w:tc>
        <w:tc>
          <w:tcPr>
            <w:tcW w:w="867"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Energy based</w:t>
            </w:r>
          </w:p>
        </w:tc>
        <w:tc>
          <w:tcPr>
            <w:tcW w:w="874"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based</w:t>
            </w:r>
          </w:p>
        </w:tc>
        <w:tc>
          <w:tcPr>
            <w:tcW w:w="870"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Protein cont.</w:t>
            </w:r>
            <w:r w:rsidRPr="00ED69FB">
              <w:rPr>
                <w:rStyle w:val="FootnoteReference"/>
                <w:rFonts w:eastAsia="Times New Roman" w:cs="Times New Roman"/>
                <w:color w:val="000000" w:themeColor="text1"/>
                <w:szCs w:val="24"/>
              </w:rPr>
              <w:footnoteReference w:id="27"/>
            </w:r>
          </w:p>
        </w:tc>
        <w:tc>
          <w:tcPr>
            <w:tcW w:w="1085" w:type="pct"/>
            <w:noWrap/>
            <w:hideMark/>
          </w:tcPr>
          <w:p w:rsidR="00310EE0" w:rsidRPr="00ED69FB" w:rsidRDefault="00310EE0" w:rsidP="00F101E1">
            <w:pPr>
              <w:tabs>
                <w:tab w:val="left" w:pos="851"/>
              </w:tabs>
              <w:jc w:val="right"/>
              <w:cnfStyle w:val="100000000000"/>
              <w:rPr>
                <w:rFonts w:eastAsia="Times New Roman" w:cs="Times New Roman"/>
                <w:b w:val="0"/>
                <w:bCs w:val="0"/>
                <w:color w:val="000000" w:themeColor="text1"/>
                <w:szCs w:val="24"/>
              </w:rPr>
            </w:pPr>
            <w:r w:rsidRPr="00ED69FB">
              <w:rPr>
                <w:rFonts w:eastAsia="Times New Roman" w:cs="Times New Roman"/>
                <w:color w:val="000000" w:themeColor="text1"/>
                <w:szCs w:val="24"/>
              </w:rPr>
              <w:t>Feed (</w:t>
            </w:r>
            <w:proofErr w:type="spellStart"/>
            <w:r w:rsidRPr="00ED69FB">
              <w:rPr>
                <w:rFonts w:eastAsia="Times New Roman" w:cs="Times New Roman"/>
                <w:color w:val="000000" w:themeColor="text1"/>
                <w:szCs w:val="24"/>
              </w:rPr>
              <w:t>tonnes</w:t>
            </w:r>
            <w:proofErr w:type="spellEnd"/>
            <w:r w:rsidRPr="00ED69FB">
              <w:rPr>
                <w:rFonts w:eastAsia="Times New Roman" w:cs="Times New Roman"/>
                <w:color w:val="000000" w:themeColor="text1"/>
                <w:szCs w:val="24"/>
              </w:rPr>
              <w:t>)</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Roots Tub Ns</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0.054</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11.3</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Wheat</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0.0039</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0.0042</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0.126</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38184.4</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proofErr w:type="spellStart"/>
            <w:r w:rsidRPr="00ED69FB">
              <w:rPr>
                <w:rFonts w:eastAsia="Times New Roman" w:cs="Times New Roman"/>
                <w:color w:val="000000" w:themeColor="text1"/>
                <w:szCs w:val="24"/>
              </w:rPr>
              <w:t>Bagasse</w:t>
            </w:r>
            <w:proofErr w:type="spellEnd"/>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0.0035</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0.0005</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0.018</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32950.9</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Beans, Dry</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0.1330</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0.2753</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0.248</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1259100.7</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Chick-Peas</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0.0150</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0.0263</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0.221</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134780.7</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Bran Pulses</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0.0057</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0.0100</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0.215</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52948.4</w:t>
            </w:r>
          </w:p>
        </w:tc>
      </w:tr>
      <w:tr w:rsidR="00310EE0" w:rsidRPr="00ED69FB" w:rsidTr="00F101E1">
        <w:trPr>
          <w:cnfStyle w:val="000000100000"/>
          <w:trHeight w:val="315"/>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Rice, Paddy</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0.4713</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0.3461</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0.083</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4728434.3</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Rice, Broken</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0.2376</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0.2138</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0.104</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2331410.7</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Maize</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0.0819</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0.0707</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0.105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763818.2</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Oats</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0.0000</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0.110</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1.9</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Millet</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0.0106</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0.0109</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99089.1</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Sorghum</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0.0095</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0.0085</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0.108</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88961.9</w:t>
            </w:r>
          </w:p>
        </w:tc>
      </w:tr>
      <w:tr w:rsidR="00310EE0" w:rsidRPr="00ED69FB" w:rsidTr="00F101E1">
        <w:trPr>
          <w:cnfStyle w:val="000000100000"/>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Dry Whey</w:t>
            </w:r>
          </w:p>
        </w:tc>
        <w:tc>
          <w:tcPr>
            <w:tcW w:w="867"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0.0004</w:t>
            </w:r>
          </w:p>
        </w:tc>
        <w:tc>
          <w:tcPr>
            <w:tcW w:w="874"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0.0004</w:t>
            </w:r>
          </w:p>
        </w:tc>
        <w:tc>
          <w:tcPr>
            <w:tcW w:w="870"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100000"/>
              <w:rPr>
                <w:rFonts w:eastAsia="Times New Roman" w:cs="Times New Roman"/>
                <w:color w:val="000000" w:themeColor="text1"/>
                <w:szCs w:val="24"/>
              </w:rPr>
            </w:pPr>
            <w:r w:rsidRPr="00ED69FB">
              <w:rPr>
                <w:rFonts w:eastAsia="Times New Roman" w:cs="Times New Roman"/>
                <w:color w:val="000000" w:themeColor="text1"/>
                <w:szCs w:val="24"/>
              </w:rPr>
              <w:t>4059.4</w:t>
            </w:r>
          </w:p>
        </w:tc>
      </w:tr>
      <w:tr w:rsidR="00310EE0" w:rsidRPr="00ED69FB" w:rsidTr="00F101E1">
        <w:trPr>
          <w:trHeight w:val="300"/>
        </w:trPr>
        <w:tc>
          <w:tcPr>
            <w:cnfStyle w:val="001000000000"/>
            <w:tcW w:w="1305" w:type="pct"/>
            <w:noWrap/>
            <w:hideMark/>
          </w:tcPr>
          <w:p w:rsidR="00310EE0" w:rsidRPr="00ED69FB" w:rsidRDefault="00310EE0" w:rsidP="00F101E1">
            <w:pPr>
              <w:tabs>
                <w:tab w:val="left" w:pos="851"/>
              </w:tabs>
              <w:jc w:val="both"/>
              <w:rPr>
                <w:rFonts w:eastAsia="Times New Roman" w:cs="Times New Roman"/>
                <w:color w:val="000000" w:themeColor="text1"/>
                <w:szCs w:val="24"/>
              </w:rPr>
            </w:pPr>
            <w:r w:rsidRPr="00ED69FB">
              <w:rPr>
                <w:rFonts w:eastAsia="Times New Roman" w:cs="Times New Roman"/>
                <w:color w:val="000000" w:themeColor="text1"/>
                <w:szCs w:val="24"/>
              </w:rPr>
              <w:t>Whey, Fresh</w:t>
            </w:r>
          </w:p>
        </w:tc>
        <w:tc>
          <w:tcPr>
            <w:tcW w:w="867"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0.0275</w:t>
            </w:r>
          </w:p>
        </w:tc>
        <w:tc>
          <w:tcPr>
            <w:tcW w:w="874"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0.0332</w:t>
            </w:r>
          </w:p>
        </w:tc>
        <w:tc>
          <w:tcPr>
            <w:tcW w:w="870"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0.125</w:t>
            </w:r>
          </w:p>
        </w:tc>
        <w:tc>
          <w:tcPr>
            <w:tcW w:w="1085" w:type="pct"/>
            <w:noWrap/>
            <w:hideMark/>
          </w:tcPr>
          <w:p w:rsidR="00310EE0" w:rsidRPr="00ED69FB" w:rsidRDefault="00310EE0" w:rsidP="00F101E1">
            <w:pPr>
              <w:tabs>
                <w:tab w:val="left" w:pos="851"/>
              </w:tabs>
              <w:jc w:val="right"/>
              <w:cnfStyle w:val="000000000000"/>
              <w:rPr>
                <w:rFonts w:eastAsia="Times New Roman" w:cs="Times New Roman"/>
                <w:color w:val="000000" w:themeColor="text1"/>
                <w:szCs w:val="24"/>
              </w:rPr>
            </w:pPr>
            <w:r w:rsidRPr="00ED69FB">
              <w:rPr>
                <w:rFonts w:eastAsia="Times New Roman" w:cs="Times New Roman"/>
                <w:color w:val="000000" w:themeColor="text1"/>
                <w:szCs w:val="24"/>
              </w:rPr>
              <w:t>301116.2</w:t>
            </w:r>
          </w:p>
        </w:tc>
      </w:tr>
    </w:tbl>
    <w:p w:rsidR="00310EE0" w:rsidRPr="00ED69FB" w:rsidRDefault="00310EE0" w:rsidP="00310EE0">
      <w:pPr>
        <w:tabs>
          <w:tab w:val="left" w:pos="851"/>
        </w:tabs>
        <w:ind w:left="360"/>
        <w:jc w:val="both"/>
        <w:rPr>
          <w:rFonts w:cs="Times New Roman"/>
          <w:color w:val="000000" w:themeColor="text1"/>
        </w:rPr>
      </w:pP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lastRenderedPageBreak/>
        <w:t xml:space="preserve">Hence, the last columns provide an estimate of how much of each commodity is used as feed and can be implemented in the balance. </w:t>
      </w:r>
      <w:fldSimple w:instr=" REF _Ref420165155 \h  \* MERGEFORMAT ">
        <w:r w:rsidR="00A0291F" w:rsidRPr="00A0291F">
          <w:rPr>
            <w:rFonts w:cs="Times New Roman"/>
            <w:color w:val="000000" w:themeColor="text1"/>
          </w:rPr>
          <w:t xml:space="preserve">Figure </w:t>
        </w:r>
        <w:r w:rsidR="00A0291F" w:rsidRPr="00A0291F">
          <w:rPr>
            <w:rFonts w:cs="Times New Roman"/>
            <w:noProof/>
            <w:color w:val="000000" w:themeColor="text1"/>
          </w:rPr>
          <w:t>20</w:t>
        </w:r>
        <w:r w:rsidR="00A0291F" w:rsidRPr="00A0291F">
          <w:rPr>
            <w:rFonts w:cs="Times New Roman"/>
            <w:color w:val="000000" w:themeColor="text1"/>
          </w:rPr>
          <w:t>: Argentina use of CC feed, old v new methodology</w:t>
        </w:r>
      </w:fldSimple>
      <w:r w:rsidRPr="00ED69FB">
        <w:rPr>
          <w:rFonts w:cs="Times New Roman"/>
          <w:color w:val="000000" w:themeColor="text1"/>
        </w:rPr>
        <w:t xml:space="preserve"> depicts aggregate cereals of this procedure for the whole time period from 1992 to 2012, comparing it to the previous estimate in place, and the amount of OC, OM and </w:t>
      </w:r>
      <w:proofErr w:type="spellStart"/>
      <w:r w:rsidRPr="00ED69FB">
        <w:rPr>
          <w:rFonts w:cs="Times New Roman"/>
          <w:color w:val="000000" w:themeColor="text1"/>
        </w:rPr>
        <w:t>brans</w:t>
      </w:r>
      <w:proofErr w:type="spellEnd"/>
      <w:r w:rsidRPr="00ED69FB">
        <w:rPr>
          <w:rFonts w:cs="Times New Roman"/>
          <w:color w:val="000000" w:themeColor="text1"/>
        </w:rPr>
        <w:t xml:space="preserve"> supply. In general, an increase of oilcake supply will, ceteris paribus, lead to a decrease of cereal feed, at an elasticity which is defined by respective conversion factors. Graphically, this would lead to an asymmetric </w:t>
      </w:r>
      <w:proofErr w:type="spellStart"/>
      <w:r w:rsidRPr="00ED69FB">
        <w:rPr>
          <w:rFonts w:cs="Times New Roman"/>
          <w:color w:val="000000" w:themeColor="text1"/>
        </w:rPr>
        <w:t>reflexion</w:t>
      </w:r>
      <w:proofErr w:type="spellEnd"/>
      <w:r w:rsidRPr="00ED69FB">
        <w:rPr>
          <w:rFonts w:cs="Times New Roman"/>
          <w:color w:val="000000" w:themeColor="text1"/>
        </w:rPr>
        <w:t xml:space="preserve"> of the cereal feed line and the OC, OM and bran line. Obviously, if levels of demand change, the lines will behave accordingly as to cover the additional or decreased feed required.</w:t>
      </w:r>
    </w:p>
    <w:p w:rsidR="00310EE0" w:rsidRPr="00ED69FB" w:rsidRDefault="00310EE0" w:rsidP="00310EE0">
      <w:pPr>
        <w:keepNext/>
        <w:tabs>
          <w:tab w:val="left" w:pos="851"/>
        </w:tabs>
        <w:jc w:val="both"/>
        <w:rPr>
          <w:rFonts w:cs="Times New Roman"/>
          <w:color w:val="000000" w:themeColor="text1"/>
        </w:rPr>
      </w:pPr>
      <w:r w:rsidRPr="00ED69FB">
        <w:rPr>
          <w:rFonts w:cs="Times New Roman"/>
          <w:noProof/>
          <w:color w:val="000000" w:themeColor="text1"/>
          <w:lang w:eastAsia="en-US"/>
        </w:rPr>
        <w:drawing>
          <wp:inline distT="0" distB="0" distL="0" distR="0">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635" cy="2743200"/>
                    </a:xfrm>
                    <a:prstGeom prst="rect">
                      <a:avLst/>
                    </a:prstGeom>
                    <a:noFill/>
                  </pic:spPr>
                </pic:pic>
              </a:graphicData>
            </a:graphic>
          </wp:inline>
        </w:drawing>
      </w:r>
    </w:p>
    <w:p w:rsidR="00310EE0" w:rsidRPr="00ED69FB" w:rsidRDefault="00310EE0" w:rsidP="00310EE0">
      <w:pPr>
        <w:pStyle w:val="Caption"/>
        <w:jc w:val="both"/>
        <w:rPr>
          <w:rFonts w:cs="Times New Roman"/>
          <w:b w:val="0"/>
          <w:color w:val="000000" w:themeColor="text1"/>
          <w:sz w:val="24"/>
          <w:szCs w:val="24"/>
        </w:rPr>
      </w:pPr>
      <w:bookmarkStart w:id="225" w:name="_Ref420749688"/>
      <w:bookmarkStart w:id="226" w:name="_Ref420165155"/>
      <w:bookmarkStart w:id="227" w:name="_Toc420402195"/>
      <w:bookmarkStart w:id="228" w:name="_Toc420402595"/>
      <w:bookmarkStart w:id="229" w:name="_Toc421026226"/>
      <w:r w:rsidRPr="00ED69FB">
        <w:rPr>
          <w:rFonts w:cs="Times New Roman"/>
          <w:b w:val="0"/>
          <w:color w:val="000000" w:themeColor="text1"/>
          <w:sz w:val="24"/>
          <w:szCs w:val="24"/>
        </w:rPr>
        <w:t xml:space="preserve">Figure </w:t>
      </w:r>
      <w:r w:rsidR="00B90D56"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00B90D56"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20</w:t>
      </w:r>
      <w:r w:rsidR="00B90D56" w:rsidRPr="00ED69FB">
        <w:rPr>
          <w:rFonts w:cs="Times New Roman"/>
          <w:b w:val="0"/>
          <w:color w:val="000000" w:themeColor="text1"/>
          <w:sz w:val="24"/>
          <w:szCs w:val="24"/>
        </w:rPr>
        <w:fldChar w:fldCharType="end"/>
      </w:r>
      <w:bookmarkEnd w:id="225"/>
      <w:r w:rsidRPr="00ED69FB">
        <w:rPr>
          <w:rFonts w:cs="Times New Roman"/>
          <w:b w:val="0"/>
          <w:color w:val="000000" w:themeColor="text1"/>
          <w:sz w:val="24"/>
          <w:szCs w:val="24"/>
        </w:rPr>
        <w:t>: Argentina use of CC feed, old v new methodology</w:t>
      </w:r>
      <w:bookmarkEnd w:id="226"/>
      <w:bookmarkEnd w:id="227"/>
      <w:bookmarkEnd w:id="228"/>
      <w:bookmarkEnd w:id="229"/>
    </w:p>
    <w:p w:rsidR="00310EE0" w:rsidRPr="00ED69FB" w:rsidRDefault="00310EE0" w:rsidP="00310EE0">
      <w:pPr>
        <w:pStyle w:val="Caption"/>
        <w:jc w:val="both"/>
        <w:rPr>
          <w:rFonts w:cs="Times New Roman"/>
          <w:color w:val="000000" w:themeColor="text1"/>
        </w:rPr>
      </w:pPr>
    </w:p>
    <w:p w:rsidR="00310EE0" w:rsidRPr="00ED69FB" w:rsidRDefault="00310EE0" w:rsidP="00310EE0">
      <w:pPr>
        <w:keepNext/>
        <w:tabs>
          <w:tab w:val="left" w:pos="851"/>
        </w:tabs>
        <w:jc w:val="both"/>
        <w:rPr>
          <w:rFonts w:cs="Times New Roman"/>
          <w:color w:val="000000" w:themeColor="text1"/>
        </w:rPr>
      </w:pPr>
      <w:r w:rsidRPr="00ED69FB">
        <w:rPr>
          <w:rFonts w:cs="Times New Roman"/>
          <w:color w:val="000000" w:themeColor="text1"/>
        </w:rPr>
        <w:lastRenderedPageBreak/>
        <w:t xml:space="preserve"> </w:t>
      </w:r>
      <w:r w:rsidRPr="00ED69FB">
        <w:rPr>
          <w:rFonts w:cs="Times New Roman"/>
          <w:noProof/>
          <w:color w:val="000000" w:themeColor="text1"/>
          <w:lang w:eastAsia="en-US"/>
        </w:rPr>
        <w:drawing>
          <wp:inline distT="0" distB="0" distL="0" distR="0">
            <wp:extent cx="4584700" cy="2755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4700" cy="2755900"/>
                    </a:xfrm>
                    <a:prstGeom prst="rect">
                      <a:avLst/>
                    </a:prstGeom>
                    <a:noFill/>
                  </pic:spPr>
                </pic:pic>
              </a:graphicData>
            </a:graphic>
          </wp:inline>
        </w:drawing>
      </w:r>
    </w:p>
    <w:p w:rsidR="00310EE0" w:rsidRPr="00ED69FB" w:rsidRDefault="00310EE0" w:rsidP="00310EE0">
      <w:pPr>
        <w:keepNext/>
        <w:tabs>
          <w:tab w:val="left" w:pos="851"/>
        </w:tabs>
        <w:jc w:val="both"/>
        <w:rPr>
          <w:rFonts w:cs="Times New Roman"/>
          <w:color w:val="000000" w:themeColor="text1"/>
          <w:szCs w:val="24"/>
        </w:rPr>
      </w:pPr>
      <w:bookmarkStart w:id="230" w:name="_Toc420402196"/>
      <w:bookmarkStart w:id="231" w:name="_Toc420402596"/>
      <w:bookmarkStart w:id="232" w:name="_Toc421026227"/>
      <w:r w:rsidRPr="00ED69FB">
        <w:rPr>
          <w:rFonts w:cs="Times New Roman"/>
          <w:color w:val="000000" w:themeColor="text1"/>
          <w:szCs w:val="24"/>
        </w:rPr>
        <w:t xml:space="preserve">Figure </w:t>
      </w:r>
      <w:r w:rsidR="00B90D56" w:rsidRPr="00ED69FB">
        <w:rPr>
          <w:rFonts w:cs="Times New Roman"/>
          <w:color w:val="000000" w:themeColor="text1"/>
          <w:szCs w:val="24"/>
        </w:rPr>
        <w:fldChar w:fldCharType="begin"/>
      </w:r>
      <w:r w:rsidRPr="00ED69FB">
        <w:rPr>
          <w:rFonts w:cs="Times New Roman"/>
          <w:color w:val="000000" w:themeColor="text1"/>
          <w:szCs w:val="24"/>
        </w:rPr>
        <w:instrText xml:space="preserve"> SEQ Figure \* ARABIC </w:instrText>
      </w:r>
      <w:r w:rsidR="00B90D56" w:rsidRPr="00ED69FB">
        <w:rPr>
          <w:rFonts w:cs="Times New Roman"/>
          <w:color w:val="000000" w:themeColor="text1"/>
          <w:szCs w:val="24"/>
        </w:rPr>
        <w:fldChar w:fldCharType="separate"/>
      </w:r>
      <w:r w:rsidR="00A0291F">
        <w:rPr>
          <w:rFonts w:cs="Times New Roman"/>
          <w:noProof/>
          <w:color w:val="000000" w:themeColor="text1"/>
          <w:szCs w:val="24"/>
        </w:rPr>
        <w:t>21</w:t>
      </w:r>
      <w:r w:rsidR="00B90D56" w:rsidRPr="00ED69FB">
        <w:rPr>
          <w:rFonts w:cs="Times New Roman"/>
          <w:color w:val="000000" w:themeColor="text1"/>
          <w:szCs w:val="24"/>
        </w:rPr>
        <w:fldChar w:fldCharType="end"/>
      </w:r>
      <w:r w:rsidRPr="00ED69FB">
        <w:rPr>
          <w:rFonts w:cs="Times New Roman"/>
          <w:color w:val="000000" w:themeColor="text1"/>
          <w:szCs w:val="24"/>
        </w:rPr>
        <w:t>: Myanmar use of CC feed, old v new methodology</w:t>
      </w:r>
      <w:bookmarkEnd w:id="230"/>
      <w:bookmarkEnd w:id="231"/>
      <w:bookmarkEnd w:id="232"/>
    </w:p>
    <w:p w:rsidR="00310EE0" w:rsidRPr="00ED69FB" w:rsidRDefault="00310EE0" w:rsidP="00310EE0">
      <w:pPr>
        <w:tabs>
          <w:tab w:val="left" w:pos="851"/>
        </w:tabs>
        <w:jc w:val="both"/>
        <w:rPr>
          <w:rFonts w:cs="Times New Roman"/>
          <w:color w:val="000000" w:themeColor="text1"/>
        </w:rPr>
      </w:pPr>
    </w:p>
    <w:p w:rsidR="00310EE0" w:rsidRPr="00ED69FB" w:rsidRDefault="00310EE0" w:rsidP="00310EE0">
      <w:pPr>
        <w:tabs>
          <w:tab w:val="left" w:pos="851"/>
        </w:tabs>
        <w:jc w:val="both"/>
        <w:rPr>
          <w:rFonts w:cs="Times New Roman"/>
          <w:color w:val="000000" w:themeColor="text1"/>
          <w:szCs w:val="24"/>
        </w:rPr>
      </w:pPr>
      <w:r w:rsidRPr="00ED69FB">
        <w:rPr>
          <w:rFonts w:cs="Times New Roman"/>
          <w:color w:val="000000" w:themeColor="text1"/>
          <w:szCs w:val="24"/>
        </w:rPr>
        <w:t>In the case of Argentina (</w:t>
      </w:r>
      <w:fldSimple w:instr=" REF _Ref420749688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20</w:t>
        </w:r>
      </w:fldSimple>
      <w:r w:rsidRPr="00ED69FB">
        <w:rPr>
          <w:rFonts w:cs="Times New Roman"/>
          <w:color w:val="000000" w:themeColor="text1"/>
          <w:szCs w:val="24"/>
        </w:rPr>
        <w:t xml:space="preserve">), the new estimations lead to an overall higher level of cereal feed estimation, while the trends are somewhat similar, being very much in sync from 2005 on. Generally, this is linked to herd sizes and feeding intensity. Here, both suggest a higher use of cereal feed. The divergence from 1998 is due to an increase of cattle stock by more than 3%, combined with </w:t>
      </w:r>
      <w:r w:rsidR="00204504">
        <w:rPr>
          <w:rFonts w:cs="Times New Roman"/>
          <w:color w:val="000000" w:themeColor="text1"/>
          <w:szCs w:val="24"/>
        </w:rPr>
        <w:t>increased ex</w:t>
      </w:r>
      <w:r w:rsidRPr="00ED69FB">
        <w:rPr>
          <w:rFonts w:cs="Times New Roman"/>
          <w:color w:val="000000" w:themeColor="text1"/>
          <w:szCs w:val="24"/>
        </w:rPr>
        <w:t>ports of oil cakes, and an overall steadily inclining productivity and numbers of animals in other species. The 2009 change is due to a decreased availability of cereals, which may have its source in the cereal price spikes from 2006 on, and is also in accordance with previously supply oriented estimates. Indeed, oilcake exports show a reduction by a considerable percentage. In particular soybean meal exports decreased by about 16% from 2007 to 2009. In addition, other feed items show higher levels of usage in order to compensate for the lower cereal use.</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 xml:space="preserve">The estimates for Myanmar suggest a similar trend until 2006 like the old feed figures. However, productivity of ruminants started to decline sharply, for instance in cattle by 15%. After 2006, the number of pigs and poultry rose in tandem with productivity, while the number of ruminants was rather stagnant. This would support the idea of a shift from ruminants to </w:t>
      </w:r>
      <w:proofErr w:type="spellStart"/>
      <w:r w:rsidRPr="00ED69FB">
        <w:rPr>
          <w:rFonts w:cs="Times New Roman"/>
          <w:color w:val="000000" w:themeColor="text1"/>
        </w:rPr>
        <w:t>monogastric</w:t>
      </w:r>
      <w:proofErr w:type="spellEnd"/>
      <w:r w:rsidRPr="00ED69FB">
        <w:rPr>
          <w:rFonts w:cs="Times New Roman"/>
          <w:color w:val="000000" w:themeColor="text1"/>
        </w:rPr>
        <w:t xml:space="preserve"> species also taking place in Asia.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are reared in a more intensive manner than ruminants, which after all would not support the decreasing levels of feed use. </w:t>
      </w:r>
    </w:p>
    <w:p w:rsidR="00310EE0" w:rsidRPr="00ED69FB" w:rsidRDefault="00310EE0" w:rsidP="00310EE0">
      <w:pPr>
        <w:tabs>
          <w:tab w:val="left" w:pos="851"/>
        </w:tabs>
        <w:jc w:val="both"/>
        <w:rPr>
          <w:rFonts w:cs="Times New Roman"/>
          <w:color w:val="000000" w:themeColor="text1"/>
        </w:rPr>
      </w:pPr>
      <w:r w:rsidRPr="00ED69FB">
        <w:rPr>
          <w:rFonts w:cs="Times New Roman"/>
          <w:color w:val="000000" w:themeColor="text1"/>
        </w:rPr>
        <w:t>As both cases exhibit, as long as only the supply side is affected by any change, both estimation methods go hand in hand. However, as soon as there is some dynamism within the livestock and poultry sector, or even when human consumption preference shifts occur, the new methodology will capture these effects in contrast to the old, bringing new information on feed use to the table.</w:t>
      </w:r>
    </w:p>
    <w:p w:rsidR="00310EE0" w:rsidRPr="00ED69FB" w:rsidRDefault="00310EE0" w:rsidP="00ED69FB">
      <w:pPr>
        <w:pStyle w:val="Heading1"/>
      </w:pPr>
      <w:bookmarkStart w:id="233" w:name="_Toc421025877"/>
      <w:r w:rsidRPr="00ED69FB">
        <w:lastRenderedPageBreak/>
        <w:t>Food</w:t>
      </w:r>
      <w:bookmarkEnd w:id="233"/>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 in fact it exceeds consumption through food waste and losses at the retail and household level, i.e. food that ends up as table scraps, pet food, or is simply thrown away.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310EE0" w:rsidRPr="00ED69FB" w:rsidRDefault="00310EE0" w:rsidP="00006FD2">
      <w:pPr>
        <w:pStyle w:val="Heading2"/>
      </w:pPr>
      <w:bookmarkStart w:id="234" w:name="_Toc421025878"/>
      <w:r w:rsidRPr="00ED69FB">
        <w:t>Estimates of food use</w:t>
      </w:r>
      <w:bookmarkEnd w:id="234"/>
    </w:p>
    <w:p w:rsidR="00310EE0" w:rsidRPr="00ED69FB" w:rsidRDefault="00310EE0" w:rsidP="00006FD2">
      <w:pPr>
        <w:pStyle w:val="Heading2"/>
      </w:pPr>
      <w:bookmarkStart w:id="235" w:name="_Toc421025879"/>
      <w:r w:rsidRPr="00ED69FB">
        <w:t>Harvesting and harnessing actual data</w:t>
      </w:r>
      <w:bookmarkEnd w:id="235"/>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As is the case for all variables, estimates of food use should come from measured information. Such measured information is in short supply for many FBS variables. In the case of food, actual estimates are not only difficult to come by, but the empirically measured observations 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Adjustments that can be made include: </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 of the reporting period to a calendar year</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of expenditures to quantities (applying appropriate prices)</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Intra-household distribution of consumption</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Inclusion, where necessary, of food consumed outside home, i.e. food consumed in restaurants, canteens and cafeterias, street food, etc.</w:t>
      </w:r>
    </w:p>
    <w:p w:rsidR="00310EE0" w:rsidRPr="00ED69FB" w:rsidRDefault="00310EE0" w:rsidP="00310EE0">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for waste at the retail level</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lastRenderedPageBreak/>
        <w:t xml:space="preserve">There are also adjustments that are more difficult to make, at least without the risk of introducing major inaccuracies.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60 commodities contained in the FBS. </w:t>
      </w:r>
    </w:p>
    <w:p w:rsidR="00310EE0" w:rsidRPr="00ED69FB" w:rsidRDefault="00310EE0" w:rsidP="00310EE0">
      <w:pPr>
        <w:jc w:val="both"/>
        <w:rPr>
          <w:rFonts w:cs="Times New Roman"/>
          <w:b/>
          <w:bCs/>
          <w:color w:val="000000" w:themeColor="text1"/>
          <w:szCs w:val="24"/>
        </w:rPr>
      </w:pPr>
    </w:p>
    <w:p w:rsidR="00310EE0" w:rsidRPr="00ED69FB" w:rsidRDefault="00310EE0" w:rsidP="00006FD2">
      <w:pPr>
        <w:pStyle w:val="Heading2"/>
      </w:pPr>
      <w:bookmarkStart w:id="236" w:name="_Toc421025880"/>
      <w:r w:rsidRPr="00ED69FB">
        <w:t>Creating expected values for time t</w:t>
      </w:r>
      <w:bookmarkEnd w:id="236"/>
      <w:r w:rsidRPr="00ED69FB">
        <w:t xml:space="preserv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basic idea of the previous FBS methodology was to derive food availability from the intersection of supply and utilization, i.e. food as a residual/balancing item. However, this principle could not, or at least not always, be implemented in practice. The reasons for this have been provided at the beginning of this document, the most important being the fact that food as a balancing item would have assumed the measurement errors inherent in all variables of the balance, and thus resulted in vast year-to-year fluctuations in food consumption. Clearly, such fluctuations would not only be incompatible with available evidence for measured food consumption data, but would also be at odds with the tenets of economic theory. Consumers would indeed make every effort to smooth and eventually stabilize consumption. Necessary adjustments would be assumed by other, more price/income-elastic forms of consumption, or in most cases, by changes in stocks.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This suggests that there are two main motivations for the new FBS food estimation procedure. First, food consumption should evolve gradually, ideally along economic variables such as changes in incomes and consumption patterns. Second, the </w:t>
      </w:r>
      <w:r w:rsidR="00930D0C">
        <w:rPr>
          <w:rFonts w:cs="Times New Roman"/>
          <w:color w:val="000000" w:themeColor="text1"/>
          <w:szCs w:val="24"/>
        </w:rPr>
        <w:t>FBS</w:t>
      </w:r>
      <w:r w:rsidR="00930D0C" w:rsidRPr="00ED69FB">
        <w:rPr>
          <w:rFonts w:cs="Times New Roman"/>
          <w:color w:val="000000" w:themeColor="text1"/>
          <w:szCs w:val="24"/>
        </w:rPr>
        <w:t xml:space="preserve"> </w:t>
      </w:r>
      <w:r w:rsidRPr="00ED69FB">
        <w:rPr>
          <w:rFonts w:cs="Times New Roman"/>
          <w:color w:val="000000" w:themeColor="text1"/>
          <w:szCs w:val="24"/>
        </w:rPr>
        <w:t xml:space="preserve">food classification seems to provide a good basis for such an economic approach; the example of distinguishing butter from solids-non-fat is a good point in case. </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approach used to calculate new expected values for food consumption is rather straightforward. It rolls out food consumption in year t as a function of income changes and trend factors, the latter reflecting things such as changing preferences or known, sudden supply disruptions. </w:t>
      </w:r>
    </w:p>
    <w:p w:rsidR="00310EE0" w:rsidRPr="00ED69FB" w:rsidRDefault="00310EE0" w:rsidP="00310EE0">
      <w:pPr>
        <w:jc w:val="both"/>
        <w:rPr>
          <w:rFonts w:asciiTheme="majorBidi" w:hAnsiTheme="majorBidi" w:cstheme="majorBidi"/>
          <w:color w:val="000000" w:themeColor="text1"/>
          <w:szCs w:val="24"/>
        </w:rPr>
      </w:pPr>
    </w:p>
    <w:p w:rsidR="00310EE0" w:rsidRPr="00ED69FB" w:rsidRDefault="00B90D56" w:rsidP="00310EE0">
      <w:pPr>
        <w:jc w:val="center"/>
        <w:rPr>
          <w:rFonts w:asciiTheme="majorBidi" w:hAnsiTheme="majorBidi" w:cstheme="majorBid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sub>
        </m:sSub>
        <m:r>
          <w:rPr>
            <w:rFonts w:ascii="Cambria Math" w:cs="Times New Roman"/>
            <w:color w:val="000000" w:themeColor="text1"/>
            <w:szCs w:val="24"/>
          </w:rPr>
          <m:t>=</m:t>
        </m:r>
        <m:r>
          <w:rPr>
            <w:rFonts w:ascii="Cambria Math" w:hAnsi="Cambria Math" w:cs="Times New Roman"/>
            <w:color w:val="000000" w:themeColor="text1"/>
            <w:szCs w:val="24"/>
          </w:rPr>
          <m:t>f</m:t>
        </m:r>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r>
              <w:rPr>
                <w:rFonts w:ascii="Cambria Math" w:cs="Times New Roman"/>
                <w:color w:val="000000" w:themeColor="text1"/>
                <w:szCs w:val="24"/>
              </w:rPr>
              <m:t>1</m:t>
            </m:r>
          </m:sub>
        </m:sSub>
        <m:r>
          <w:rPr>
            <w:rFonts w:ascii="Cambria Math" w:cs="Times New Roman"/>
            <w:color w:val="000000" w:themeColor="text1"/>
            <w:szCs w:val="24"/>
          </w:rPr>
          <m:t xml:space="preserve">, </m:t>
        </m:r>
        <m:r>
          <w:rPr>
            <w:rFonts w:ascii="Cambria Math" w:hAnsi="Cambria Math" w:cs="Times New Roman"/>
            <w:color w:val="000000" w:themeColor="text1"/>
            <w:szCs w:val="24"/>
          </w:rPr>
          <m:t>∆Y</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00310EE0" w:rsidRPr="00ED69FB">
        <w:rPr>
          <w:rFonts w:asciiTheme="majorBidi" w:hAnsiTheme="majorBidi" w:cstheme="majorBidi"/>
          <w:color w:val="000000" w:themeColor="text1"/>
          <w:szCs w:val="24"/>
        </w:rPr>
        <w:t xml:space="preserve">      (Equation </w:t>
      </w:r>
      <w:r w:rsidRPr="00ED69FB">
        <w:rPr>
          <w:rFonts w:asciiTheme="majorBidi" w:hAnsiTheme="majorBidi" w:cstheme="majorBidi"/>
          <w:color w:val="000000" w:themeColor="text1"/>
          <w:szCs w:val="24"/>
        </w:rPr>
        <w:fldChar w:fldCharType="begin"/>
      </w:r>
      <w:r w:rsidR="00310EE0" w:rsidRPr="00ED69FB">
        <w:rPr>
          <w:rFonts w:asciiTheme="majorBidi" w:hAnsiTheme="majorBidi" w:cstheme="majorBidi"/>
          <w:color w:val="000000" w:themeColor="text1"/>
          <w:szCs w:val="24"/>
        </w:rPr>
        <w:instrText xml:space="preserve"> SEQ Equation \* ARABIC </w:instrText>
      </w:r>
      <w:r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18</w:t>
      </w:r>
      <w:r w:rsidRPr="00ED69FB">
        <w:rPr>
          <w:rFonts w:asciiTheme="majorBidi" w:hAnsiTheme="majorBidi" w:cstheme="majorBidi"/>
          <w:color w:val="000000" w:themeColor="text1"/>
          <w:szCs w:val="24"/>
        </w:rPr>
        <w:fldChar w:fldCharType="end"/>
      </w:r>
      <w:r w:rsidR="00310EE0" w:rsidRPr="00ED69FB">
        <w:rPr>
          <w:rFonts w:asciiTheme="majorBidi" w:hAnsiTheme="majorBidi" w:cstheme="majorBidi"/>
          <w:color w:val="000000" w:themeColor="text1"/>
          <w:szCs w:val="24"/>
        </w:rPr>
        <w:t>)</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lastRenderedPageBreak/>
        <w:t xml:space="preserve">Whereby </w:t>
      </w:r>
      <m:oMath>
        <m:r>
          <w:rPr>
            <w:rFonts w:ascii="Cambria Math" w:hAnsi="Cambria Math" w:cs="Times New Roman"/>
            <w:color w:val="000000" w:themeColor="text1"/>
            <w:szCs w:val="24"/>
          </w:rPr>
          <m:t>∆Y</m:t>
        </m:r>
      </m:oMath>
      <w:r w:rsidRPr="00ED69FB">
        <w:rPr>
          <w:rFonts w:cs="Times New Roman"/>
          <w:color w:val="000000" w:themeColor="text1"/>
          <w:szCs w:val="24"/>
        </w:rPr>
        <w:t xml:space="preserve"> represents an average change in per capita income, and t the estimate for a simple time trend factor. Three different functional forms have been distinguished: a log-log specification, a semi-log, a log-inverse, and a log-log-inverse function. The choice of the functional form was taken in line with the functional form that was used for the estimation of the underlying income </w:t>
      </w:r>
      <w:proofErr w:type="spellStart"/>
      <w:r w:rsidRPr="00ED69FB">
        <w:rPr>
          <w:rFonts w:cs="Times New Roman"/>
          <w:color w:val="000000" w:themeColor="text1"/>
          <w:szCs w:val="24"/>
        </w:rPr>
        <w:t>elasticities</w:t>
      </w:r>
      <w:proofErr w:type="spellEnd"/>
      <w:r w:rsidRPr="00ED69FB">
        <w:rPr>
          <w:rFonts w:cs="Times New Roman"/>
          <w:color w:val="000000" w:themeColor="text1"/>
          <w:szCs w:val="24"/>
        </w:rPr>
        <w:t xml:space="preserve">. All equations for all commodities and all countries have been parameterized with an income elasticity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for every commodity j, country i, and a trend factor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w:t>
      </w:r>
    </w:p>
    <w:p w:rsidR="00310EE0" w:rsidRPr="00ED69FB" w:rsidRDefault="00310EE0" w:rsidP="00310EE0">
      <w:pPr>
        <w:jc w:val="both"/>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log-log specification:</w:t>
      </w:r>
    </w:p>
    <w:p w:rsidR="00310EE0" w:rsidRPr="00ED69FB" w:rsidRDefault="00B90D56" w:rsidP="00310EE0">
      <w:pPr>
        <w:jc w:val="center"/>
        <w:rPr>
          <w:rFonts w:cs="Times New Roman"/>
          <w:i/>
          <w:color w:val="000000" w:themeColor="text1"/>
          <w:szCs w:val="24"/>
        </w:rPr>
      </w:pPr>
      <m:oMathPara>
        <m:oMath>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m:t>
                      </m:r>
                      <m:r>
                        <w:rPr>
                          <w:rFonts w:ascii="Cambria Math" w:hAnsi="Cambria Math" w:cs="Times New Roman"/>
                          <w:color w:val="000000" w:themeColor="text1"/>
                          <w:szCs w:val="24"/>
                        </w:rPr>
                        <m:t>ij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ij</m:t>
              </m:r>
            </m:sub>
          </m:sSub>
          <m:r>
            <w:rPr>
              <w:rFonts w:ascii="Cambria Math" w:cs="Times New Roman"/>
              <w:color w:val="000000" w:themeColor="text1"/>
              <w:szCs w:val="24"/>
            </w:rPr>
            <m:t xml:space="preserve"> </m:t>
          </m:r>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m:t>
              </m:r>
            </m:sub>
          </m:sSub>
          <m:r>
            <w:rPr>
              <w:rFonts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oMath>
      </m:oMathPara>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B90D56"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B90D56"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19</w:t>
      </w:r>
      <w:r w:rsidR="00B90D56"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semi-log specification:</w:t>
      </w:r>
    </w:p>
    <w:p w:rsidR="00310EE0" w:rsidRPr="00ED69FB" w:rsidRDefault="00B90D56" w:rsidP="00310EE0">
      <w:pPr>
        <w:jc w:val="center"/>
        <w:rPr>
          <w:rFonts w:cs="Times New Roman"/>
          <w:color w:val="000000" w:themeColor="text1"/>
          <w:szCs w:val="24"/>
        </w:rPr>
      </w:pPr>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ε</m:t>
              </m:r>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 xml:space="preserve"> </m:t>
          </m:r>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i</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j</m:t>
                      </m:r>
                    </m:sub>
                  </m:sSub>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oMath>
      </m:oMathPara>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B90D56"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B90D56"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20</w:t>
      </w:r>
      <w:r w:rsidR="00B90D56"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cs="Times New Roman"/>
          <w:color w:val="000000" w:themeColor="text1"/>
          <w:szCs w:val="24"/>
        </w:rPr>
      </w:pPr>
    </w:p>
    <w:p w:rsidR="00310EE0" w:rsidRPr="00ED69FB" w:rsidRDefault="00310EE0" w:rsidP="00310EE0">
      <w:pPr>
        <w:jc w:val="center"/>
        <w:rPr>
          <w:rFonts w:cs="Times New Roman"/>
          <w:color w:val="000000" w:themeColor="text1"/>
          <w:szCs w:val="24"/>
        </w:rPr>
      </w:pPr>
      <w:r w:rsidRPr="00ED69FB">
        <w:rPr>
          <w:rFonts w:cs="Times New Roman"/>
          <w:color w:val="000000" w:themeColor="text1"/>
          <w:szCs w:val="24"/>
        </w:rPr>
        <w:t>Log-Inverse specification:</w:t>
      </w:r>
    </w:p>
    <w:p w:rsidR="00310EE0" w:rsidRPr="00ED69FB" w:rsidRDefault="00B90D56" w:rsidP="00310EE0">
      <w:pPr>
        <w:jc w:val="center"/>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log</m:t>
            </m:r>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r>
          <m:rPr>
            <m:sty m:val="p"/>
          </m:rPr>
          <w:rPr>
            <w:rFonts w:ascii="Cambria Math" w:cs="Times New Roman"/>
            <w:color w:val="000000" w:themeColor="text1"/>
            <w:szCs w:val="24"/>
          </w:rPr>
          <m:t xml:space="preserve">+ </m:t>
        </m:r>
        <m:f>
          <m:fPr>
            <m:type m:val="skw"/>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ε</m:t>
                </m:r>
              </m:e>
              <m:sub>
                <m:r>
                  <m:rPr>
                    <m:sty m:val="p"/>
                  </m:rPr>
                  <w:rPr>
                    <w:rFonts w:ascii="Cambria Math" w:cs="Times New Roman"/>
                    <w:color w:val="000000" w:themeColor="text1"/>
                    <w:szCs w:val="24"/>
                  </w:rPr>
                  <m:t>i,j</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Y</m:t>
                </m:r>
              </m:e>
              <m:sub>
                <m:r>
                  <m:rPr>
                    <m:sty m:val="p"/>
                  </m:rPr>
                  <w:rPr>
                    <w:rFonts w:ascii="Cambria Math" w:cs="Times New Roman"/>
                    <w:color w:val="000000" w:themeColor="text1"/>
                    <w:szCs w:val="24"/>
                  </w:rPr>
                  <m:t>i,j</m:t>
                </m:r>
              </m:sub>
            </m:sSub>
          </m:den>
        </m:f>
      </m:oMath>
      <w:r w:rsidR="00310EE0" w:rsidRPr="00ED69FB">
        <w:rPr>
          <w:rFonts w:cs="Times New Roman"/>
          <w:color w:val="000000" w:themeColor="text1"/>
          <w:szCs w:val="24"/>
        </w:rPr>
        <w:t xml:space="preserve"> </w:t>
      </w:r>
      <m:oMath>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t</m:t>
            </m:r>
          </m:e>
          <m:sub>
            <m:r>
              <m:rPr>
                <m:sty m:val="p"/>
              </m:rPr>
              <w:rPr>
                <w:rFonts w:ascii="Cambria Math" w:cs="Times New Roman"/>
                <w:color w:val="000000" w:themeColor="text1"/>
                <w:szCs w:val="24"/>
              </w:rPr>
              <m:t>i</m:t>
            </m:r>
          </m:sub>
        </m:sSub>
        <m:r>
          <m:rPr>
            <m:sty m:val="p"/>
          </m:rPr>
          <w:rPr>
            <w:rFonts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oMath>
    </w:p>
    <w:p w:rsidR="00310EE0" w:rsidRPr="00ED69FB" w:rsidRDefault="00310EE0" w:rsidP="00310EE0">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00B90D56"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00B90D56" w:rsidRPr="00ED69FB">
        <w:rPr>
          <w:rFonts w:asciiTheme="majorBidi" w:hAnsiTheme="majorBidi" w:cstheme="majorBidi"/>
          <w:color w:val="000000" w:themeColor="text1"/>
          <w:szCs w:val="24"/>
        </w:rPr>
        <w:fldChar w:fldCharType="separate"/>
      </w:r>
      <w:r w:rsidR="00A0291F">
        <w:rPr>
          <w:rFonts w:asciiTheme="majorBidi" w:hAnsiTheme="majorBidi" w:cstheme="majorBidi"/>
          <w:noProof/>
          <w:color w:val="000000" w:themeColor="text1"/>
          <w:szCs w:val="24"/>
        </w:rPr>
        <w:t>21</w:t>
      </w:r>
      <w:r w:rsidR="00B90D56"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310EE0" w:rsidRPr="00ED69FB" w:rsidRDefault="00310EE0" w:rsidP="00310EE0">
      <w:pPr>
        <w:jc w:val="center"/>
        <w:rPr>
          <w:rFonts w:asciiTheme="majorBidi" w:hAnsiTheme="majorBidi" w:cstheme="majorBidi"/>
          <w:color w:val="000000" w:themeColor="text1"/>
          <w:szCs w:val="24"/>
        </w:rPr>
      </w:pPr>
    </w:p>
    <w:p w:rsidR="00310EE0" w:rsidRPr="00ED69FB" w:rsidRDefault="00310EE0" w:rsidP="00310EE0">
      <w:pPr>
        <w:jc w:val="center"/>
        <w:rPr>
          <w:rFonts w:cs="Times New Roman"/>
          <w:bCs/>
          <w:color w:val="000000" w:themeColor="text1"/>
          <w:szCs w:val="24"/>
        </w:rPr>
      </w:pPr>
      <w:r w:rsidRPr="00ED69FB">
        <w:rPr>
          <w:rFonts w:cs="Times New Roman"/>
          <w:bCs/>
          <w:color w:val="000000" w:themeColor="text1"/>
          <w:szCs w:val="24"/>
        </w:rPr>
        <w:t xml:space="preserve">where </w:t>
      </w:r>
      <m:oMath>
        <m:r>
          <w:rPr>
            <w:rFonts w:ascii="Cambria Math" w:hAnsi="Cambria Math" w:cs="Times New Roman"/>
            <w:color w:val="000000" w:themeColor="text1"/>
            <w:szCs w:val="24"/>
          </w:rPr>
          <m:t>∆Y</m:t>
        </m:r>
        <m:r>
          <w:rPr>
            <w:rFonts w:ascii="Cambria Math" w:cs="Times New Roman"/>
            <w:color w:val="000000" w:themeColor="text1"/>
            <w:szCs w:val="24"/>
          </w:rPr>
          <m:t>=</m:t>
        </m:r>
        <m:f>
          <m:fPr>
            <m:ctrlPr>
              <w:rPr>
                <w:rFonts w:ascii="Cambria Math" w:hAnsi="Cambria Math" w:cs="Times New Roman"/>
                <w:bCs/>
                <w:i/>
                <w:color w:val="000000" w:themeColor="text1"/>
                <w:szCs w:val="24"/>
              </w:rPr>
            </m:ctrlPr>
          </m:fPr>
          <m:num>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GDP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sub>
            </m:sSub>
          </m:num>
          <m:den>
            <m:r>
              <w:rPr>
                <w:rFonts w:ascii="Cambria Math" w:hAnsi="Cambria Math" w:cs="Times New Roman"/>
                <w:color w:val="000000" w:themeColor="text1"/>
                <w:szCs w:val="24"/>
              </w:rPr>
              <m:t>GD</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r>
                  <w:rPr>
                    <w:rFonts w:ascii="Cambria Math" w:cs="Times New Roman"/>
                    <w:color w:val="000000" w:themeColor="text1"/>
                    <w:szCs w:val="24"/>
                  </w:rPr>
                  <m:t>1</m:t>
                </m:r>
              </m:sub>
            </m:sSub>
          </m:den>
        </m:f>
      </m:oMath>
    </w:p>
    <w:p w:rsidR="00310EE0" w:rsidRPr="00ED69FB" w:rsidRDefault="00310EE0" w:rsidP="00310EE0">
      <w:pPr>
        <w:jc w:val="center"/>
        <w:rPr>
          <w:rFonts w:cs="Times New Roman"/>
          <w:bCs/>
          <w:color w:val="000000" w:themeColor="text1"/>
          <w:szCs w:val="24"/>
        </w:rPr>
      </w:pPr>
    </w:p>
    <w:p w:rsidR="00310EE0" w:rsidRPr="00ED69FB" w:rsidRDefault="00310EE0" w:rsidP="00006FD2">
      <w:pPr>
        <w:pStyle w:val="Heading2"/>
      </w:pPr>
      <w:bookmarkStart w:id="237" w:name="_Toc421025881"/>
      <w:r w:rsidRPr="00ED69FB">
        <w:t>Initial values for food availability</w:t>
      </w:r>
      <w:bookmarkEnd w:id="237"/>
      <w:r w:rsidRPr="00ED69FB">
        <w:t xml:space="preserve"> </w:t>
      </w: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 xml:space="preserve">The approach presented above leaves the important question open as to what the initial value of food use is and how it was derived. In other words, there is no “bootstrapping” that would allow rolling forward food availability by applying income growth rates. More importantly, if such an approach were valid and possible, it would replace the entire FBS procedure as next year’s food consumption levels could simply be derived by predicting it from last year’s level, an appropriate income elasticity and a change in income. In practice, such concerns are unwarranted, simply </w:t>
      </w:r>
      <w:r w:rsidRPr="00ED69FB">
        <w:rPr>
          <w:rFonts w:cs="Times New Roman"/>
          <w:color w:val="000000" w:themeColor="text1"/>
          <w:szCs w:val="24"/>
        </w:rPr>
        <w:lastRenderedPageBreak/>
        <w:t>because these values are only initial values for the food consumption in time t. They will be over-written in the balancing mechanism, at least within the range of the assumed measurement error. In other words, the approach tries to capture the impact on food use stemming from population and income dynamics before the balancing algorithm consolidates that information with the overall commodity dynamism on country levels.</w:t>
      </w:r>
    </w:p>
    <w:p w:rsidR="00310EE0" w:rsidRPr="00ED69FB" w:rsidRDefault="00310EE0" w:rsidP="00310EE0">
      <w:pPr>
        <w:jc w:val="both"/>
        <w:rPr>
          <w:rFonts w:cs="Times New Roman"/>
          <w:color w:val="000000" w:themeColor="text1"/>
          <w:szCs w:val="24"/>
        </w:rPr>
      </w:pPr>
    </w:p>
    <w:p w:rsidR="00310EE0" w:rsidRPr="00ED69FB" w:rsidRDefault="00310EE0" w:rsidP="00310EE0">
      <w:pPr>
        <w:jc w:val="both"/>
        <w:rPr>
          <w:rFonts w:cs="Times New Roman"/>
          <w:color w:val="000000" w:themeColor="text1"/>
          <w:szCs w:val="24"/>
        </w:rPr>
      </w:pPr>
      <w:r w:rsidRPr="00ED69FB">
        <w:rPr>
          <w:rFonts w:cs="Times New Roman"/>
          <w:color w:val="000000" w:themeColor="text1"/>
          <w:szCs w:val="24"/>
        </w:rPr>
        <w:t>Finally and as assumed for all variables of the FBS, official estimates have precedence over imputed food consumption. Where official country estimates are available, they will be taken into the balancing process without a measurement error (see chapter on the balancing mechanism). The only exception to this rule is where countries provide estimates for processed (say flour) but not for primary food products (say wheat). In this case, it was decided to use the official estimates of processed food and work back to an equivalent level of primary food in the standardization process. This decision is based on a careful review of the extraction rates used in the standardization process, the results of which suggest that many of the implicit extraction rates are out of plausible ranges. The implicit extraction rate in this example is the ratio between primary wheat and wheat flour. This means that the food estimates are derived by dividing the amount of processed product reported by a country by a reasonable extraction rate (for details see section on standardization).</w:t>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34A49">
      <w:pPr>
        <w:jc w:val="both"/>
        <w:rPr>
          <w:rFonts w:asciiTheme="majorHAnsi" w:hAnsiTheme="majorHAnsi"/>
          <w:b/>
          <w:color w:val="000000" w:themeColor="text1"/>
          <w:sz w:val="28"/>
          <w:szCs w:val="28"/>
        </w:rPr>
      </w:pPr>
      <w:r w:rsidRPr="00ED69FB">
        <w:rPr>
          <w:rFonts w:asciiTheme="majorHAnsi" w:hAnsiTheme="majorHAnsi"/>
          <w:b/>
          <w:color w:val="000000" w:themeColor="text1"/>
          <w:sz w:val="28"/>
          <w:szCs w:val="28"/>
        </w:rPr>
        <w:lastRenderedPageBreak/>
        <w:t>Tourist Consumption</w:t>
      </w:r>
    </w:p>
    <w:p w:rsidR="00E34A49" w:rsidRPr="00ED69FB" w:rsidRDefault="00E34A49" w:rsidP="008D7417">
      <w:pPr>
        <w:pStyle w:val="Heading2"/>
      </w:pPr>
      <w:bookmarkStart w:id="238" w:name="_Toc421025882"/>
      <w:r w:rsidRPr="00ED69FB">
        <w:t>Rationale</w:t>
      </w:r>
      <w:bookmarkEnd w:id="238"/>
    </w:p>
    <w:p w:rsidR="00E34A49" w:rsidRPr="00ED69FB" w:rsidRDefault="00E34A49" w:rsidP="00E34A49">
      <w:pPr>
        <w:jc w:val="both"/>
        <w:rPr>
          <w:bCs/>
          <w:color w:val="000000" w:themeColor="text1"/>
        </w:rPr>
      </w:pPr>
      <w:r w:rsidRPr="00ED69FB">
        <w:rPr>
          <w:bCs/>
          <w:color w:val="000000" w:themeColor="text1"/>
        </w:rPr>
        <w:t>Creating sound Food Balance Sheets is a particularly challenging task for countries where the food available is not consumed in large measure by non-resident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w:t>
      </w:r>
    </w:p>
    <w:p w:rsidR="00E34A49" w:rsidRPr="00ED69FB" w:rsidRDefault="00E34A49" w:rsidP="008D7417">
      <w:pPr>
        <w:pStyle w:val="Heading2"/>
      </w:pPr>
      <w:bookmarkStart w:id="239" w:name="_Toc421025883"/>
      <w:r w:rsidRPr="00ED69FB">
        <w:t>The previous methodology</w:t>
      </w:r>
      <w:bookmarkEnd w:id="239"/>
    </w:p>
    <w:p w:rsidR="00E34A49" w:rsidRPr="00ED69FB" w:rsidRDefault="00E34A49" w:rsidP="00E34A49">
      <w:pPr>
        <w:jc w:val="both"/>
        <w:rPr>
          <w:color w:val="000000" w:themeColor="text1"/>
        </w:rPr>
      </w:pPr>
      <w:r w:rsidRPr="00ED69FB">
        <w:rPr>
          <w:color w:val="000000" w:themeColor="text1"/>
        </w:rPr>
        <w:t>In the previous system, tourist consumption was accounted in the variable termed "Other uses"; but as it was not identified explicitly, both the amount and the composition of food consumed by tourists are difficult to gauge. As there is no methodology available, the amounts and the composition are difficult to reproduce.</w:t>
      </w:r>
    </w:p>
    <w:p w:rsidR="00E34A49" w:rsidRPr="00ED69FB" w:rsidRDefault="00E34A49" w:rsidP="008D7417">
      <w:pPr>
        <w:pStyle w:val="Heading2"/>
      </w:pPr>
      <w:bookmarkStart w:id="240" w:name="_Toc421025884"/>
      <w:r w:rsidRPr="00ED69FB">
        <w:t>Data availability</w:t>
      </w:r>
      <w:bookmarkEnd w:id="240"/>
    </w:p>
    <w:p w:rsidR="00E34A49" w:rsidRPr="00ED69FB" w:rsidRDefault="00E34A49" w:rsidP="00E34A49">
      <w:pPr>
        <w:jc w:val="both"/>
        <w:rPr>
          <w:color w:val="000000" w:themeColor="text1"/>
        </w:rPr>
      </w:pPr>
      <w:r w:rsidRPr="00ED69FB">
        <w:rPr>
          <w:color w:val="000000" w:themeColor="text1"/>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E34A49" w:rsidRPr="00ED69FB" w:rsidRDefault="00E34A49" w:rsidP="008D7417">
      <w:pPr>
        <w:pStyle w:val="Heading2"/>
      </w:pPr>
      <w:bookmarkStart w:id="241" w:name="_Toc421025885"/>
      <w:r w:rsidRPr="00ED69FB">
        <w:t>The new methodology</w:t>
      </w:r>
      <w:bookmarkEnd w:id="241"/>
    </w:p>
    <w:p w:rsidR="00E34A49" w:rsidRPr="00ED69FB" w:rsidRDefault="00E34A49" w:rsidP="00E34A49">
      <w:pPr>
        <w:jc w:val="both"/>
        <w:rPr>
          <w:color w:val="000000" w:themeColor="text1"/>
        </w:rPr>
      </w:pPr>
      <w:r w:rsidRPr="00ED69FB">
        <w:rPr>
          <w:color w:val="000000" w:themeColor="text1"/>
        </w:rPr>
        <w:t>The "Other uses" category has been removed in the new methodology and replaced with two categories: tourist consumption and industrial uses</w:t>
      </w:r>
      <w:r w:rsidRPr="00ED69FB">
        <w:rPr>
          <w:rStyle w:val="FootnoteReference"/>
          <w:color w:val="000000" w:themeColor="text1"/>
        </w:rPr>
        <w:footnoteReference w:id="28"/>
      </w:r>
      <w:r w:rsidRPr="00ED69FB">
        <w:rPr>
          <w:color w:val="000000" w:themeColor="text1"/>
        </w:rPr>
        <w:t>.  This was done in part to move away from the temptation to use other uses as a sort of statistical discrepancy, but it was also done to more accurately account for and model global food consumption patterns.  In particular, small countries/islands that are popular tourist destinations could be radically misrepresented, if tourist consumption is not accounted for.  On the other hand, larger countries (i.e. countries with low tourism counts in comparison to their total population) will not be affected much by this element.</w:t>
      </w:r>
    </w:p>
    <w:p w:rsidR="00E34A49" w:rsidRPr="00ED69FB" w:rsidRDefault="00E34A49" w:rsidP="00E34A49">
      <w:pPr>
        <w:jc w:val="both"/>
        <w:rPr>
          <w:color w:val="000000" w:themeColor="text1"/>
        </w:rPr>
      </w:pPr>
      <w:r w:rsidRPr="00ED69FB">
        <w:rPr>
          <w:color w:val="000000" w:themeColor="text1"/>
        </w:rPr>
        <w:t xml:space="preserve">The methodology is rather straightforward: we have data on the number of day visitors,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ED69FB">
        <w:rPr>
          <w:color w:val="000000" w:themeColor="text1"/>
        </w:rPr>
        <w:t xml:space="preserve">, and overnight visitors,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ED69FB">
        <w:rPr>
          <w:color w:val="000000" w:themeColor="text1"/>
        </w:rPr>
        <w:t xml:space="preserve">, to and from each country, and we have information on the average number of nights stayed within each country, </w:t>
      </w:r>
      <m:oMath>
        <m:acc>
          <m:accPr>
            <m:chr m:val="̅"/>
            <m:ctrlPr>
              <w:rPr>
                <w:rFonts w:ascii="Cambria Math" w:hAnsi="Cambria Math"/>
                <w:i/>
                <w:color w:val="000000" w:themeColor="text1"/>
              </w:rPr>
            </m:ctrlPr>
          </m:accPr>
          <m:e>
            <m:r>
              <w:rPr>
                <w:rFonts w:ascii="Cambria Math" w:hAnsi="Cambria Math"/>
                <w:color w:val="000000" w:themeColor="text1"/>
              </w:rPr>
              <m:t>D</m:t>
            </m:r>
          </m:e>
        </m:acc>
      </m:oMath>
      <w:r w:rsidRPr="00ED69FB">
        <w:rPr>
          <w:color w:val="000000" w:themeColor="text1"/>
        </w:rPr>
        <w:t xml:space="preserve">.  The first step, then, is to compute the total number of "tourist days",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oMath>
      <w:r w:rsidRPr="00ED69FB">
        <w:rPr>
          <w:color w:val="000000" w:themeColor="text1"/>
        </w:rPr>
        <w:t>, from and to each country by adding the day visitor counts with the product of the overnight visitor counts and the average nights per visitor:</w:t>
      </w:r>
    </w:p>
    <w:p w:rsidR="00E34A49" w:rsidRPr="00ED69FB" w:rsidRDefault="00B90D56" w:rsidP="00E34A49">
      <w:pPr>
        <w:pStyle w:val="Caption"/>
        <w:spacing w:line="276" w:lineRule="auto"/>
        <w:jc w:val="center"/>
        <w:rPr>
          <w:b w:val="0"/>
          <w:bCs w:val="0"/>
          <w:color w:val="000000" w:themeColor="text1"/>
          <w:sz w:val="28"/>
          <w:szCs w:val="28"/>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D</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O</m:t>
            </m:r>
          </m:sub>
        </m:sSub>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D</m:t>
            </m:r>
          </m:e>
        </m:acc>
      </m:oMath>
      <w:r w:rsidR="00E34A49" w:rsidRPr="00ED69FB">
        <w:rPr>
          <w:color w:val="000000" w:themeColor="text1"/>
          <w:sz w:val="24"/>
          <w:szCs w:val="24"/>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22</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lastRenderedPageBreak/>
        <w:t xml:space="preserve">In lieu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w:t>
      </w:r>
      <w:proofErr w:type="spellStart"/>
      <w:r w:rsidRPr="00ED69FB">
        <w:rPr>
          <w:color w:val="000000" w:themeColor="text1"/>
        </w:rPr>
        <w:t>i</w:t>
      </w:r>
      <w:proofErr w:type="spellEnd"/>
      <w:r w:rsidRPr="00ED69FB">
        <w:rPr>
          <w:color w:val="000000" w:themeColor="text1"/>
        </w:rPr>
        <w:t xml:space="preserve"> in country j as</w:t>
      </w:r>
    </w:p>
    <w:p w:rsidR="00E34A49" w:rsidRPr="00ED69FB" w:rsidRDefault="00B90D56" w:rsidP="00E34A49">
      <w:pPr>
        <w:pStyle w:val="Caption"/>
        <w:spacing w:line="276" w:lineRule="auto"/>
        <w:jc w:val="center"/>
        <w:rPr>
          <w:color w:val="000000" w:themeColor="text1"/>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ΔTC</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r>
          <m:rPr>
            <m:sty m:val="bi"/>
          </m:rPr>
          <w:rPr>
            <w:rFonts w:ascii="Cambria Math" w:cs="Times New Roman"/>
            <w:color w:val="000000" w:themeColor="text1"/>
            <w:sz w:val="24"/>
            <w:szCs w:val="24"/>
          </w:rPr>
          <m:t>-</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jk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e>
        </m:nary>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lj</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il</m:t>
                </m:r>
              </m:sub>
            </m:sSub>
          </m:e>
        </m:nary>
      </m:oMath>
      <w:r w:rsidR="00E34A49" w:rsidRPr="00ED69FB">
        <w:rPr>
          <w:color w:val="000000" w:themeColor="text1"/>
          <w:sz w:val="16"/>
          <w:szCs w:val="16"/>
        </w:rPr>
        <w:t xml:space="preserve">  </w:t>
      </w:r>
      <w:r w:rsidR="00E34A49" w:rsidRPr="00ED69FB">
        <w:rPr>
          <w:color w:val="000000" w:themeColor="text1"/>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23</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lj</m:t>
            </m:r>
          </m:sub>
        </m:sSub>
      </m:oMath>
      <w:r w:rsidRPr="00ED69FB">
        <w:rPr>
          <w:color w:val="000000" w:themeColor="text1"/>
        </w:rPr>
        <w:t xml:space="preserve"> represents the number of tourists travelling from country </w:t>
      </w:r>
      <m:oMath>
        <m:r>
          <w:rPr>
            <w:rFonts w:ascii="Cambria Math" w:hAnsi="Cambria Math"/>
            <w:color w:val="000000" w:themeColor="text1"/>
          </w:rPr>
          <m:t>l</m:t>
        </m:r>
      </m:oMath>
      <w:r w:rsidRPr="00ED69FB">
        <w:rPr>
          <w:color w:val="000000" w:themeColor="text1"/>
        </w:rPr>
        <w:t xml:space="preserve"> to country </w:t>
      </w:r>
      <m:oMath>
        <m:r>
          <w:rPr>
            <w:rFonts w:ascii="Cambria Math" w:hAnsi="Cambria Math"/>
            <w:color w:val="000000" w:themeColor="text1"/>
          </w:rPr>
          <m:t>j</m:t>
        </m:r>
      </m:oMath>
      <w:r w:rsidRPr="00ED69FB">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il</m:t>
            </m:r>
          </m:sub>
        </m:sSub>
      </m:oMath>
      <w:r w:rsidRPr="00ED69FB">
        <w:rPr>
          <w:color w:val="000000" w:themeColor="text1"/>
        </w:rPr>
        <w:t xml:space="preserve"> represents the historic amount of daily nutrients consumed within commodity </w:t>
      </w:r>
      <m:oMath>
        <m:r>
          <w:rPr>
            <w:rFonts w:ascii="Cambria Math" w:hAnsi="Cambria Math"/>
            <w:color w:val="000000" w:themeColor="text1"/>
          </w:rPr>
          <m:t>i</m:t>
        </m:r>
      </m:oMath>
      <w:r w:rsidRPr="00ED69FB">
        <w:rPr>
          <w:color w:val="000000" w:themeColor="text1"/>
        </w:rPr>
        <w:t xml:space="preserve"> and in country </w:t>
      </w:r>
      <m:oMath>
        <m:r>
          <w:rPr>
            <w:rFonts w:ascii="Cambria Math" w:hAnsi="Cambria Math"/>
            <w:color w:val="000000" w:themeColor="text1"/>
          </w:rPr>
          <m:t>l</m:t>
        </m:r>
      </m:oMath>
      <w:r w:rsidRPr="00ED69FB">
        <w:rPr>
          <w:color w:val="000000" w:themeColor="text1"/>
        </w:rPr>
        <w:t>.  This equation can be simplified a bit:</w:t>
      </w:r>
    </w:p>
    <w:p w:rsidR="00E34A49" w:rsidRPr="00ED69FB" w:rsidRDefault="00E34A49" w:rsidP="00E34A49">
      <w:pPr>
        <w:pStyle w:val="Caption"/>
        <w:spacing w:line="276" w:lineRule="auto"/>
        <w:jc w:val="center"/>
        <w:rPr>
          <w:color w:val="000000" w:themeColor="text1"/>
          <w:sz w:val="22"/>
          <w:szCs w:val="22"/>
        </w:rPr>
      </w:pPr>
      <w:r w:rsidRPr="00ED69FB">
        <w:rPr>
          <w:rFonts w:ascii="Cambria Math" w:hAnsi="Cambria Math"/>
          <w:color w:val="000000" w:themeColor="text1"/>
        </w:rPr>
        <w:br/>
      </w:r>
      <m:oMath>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ΔTC</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r>
          <m:rPr>
            <m:sty m:val="b"/>
          </m:rPr>
          <w:rPr>
            <w:rFonts w:asci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T</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nary>
          <m:naryPr>
            <m:chr m:val="∑"/>
            <m:limLoc m:val="undOvr"/>
            <m:ctrlPr>
              <w:rPr>
                <w:rFonts w:ascii="Cambria Math" w:hAnsi="Cambria Math" w:cs="Times New Roman"/>
                <w:b w:val="0"/>
                <w:color w:val="000000" w:themeColor="text1"/>
                <w:sz w:val="24"/>
                <w:szCs w:val="24"/>
              </w:rPr>
            </m:ctrlPr>
          </m:naryPr>
          <m:sub>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j</m:t>
            </m:r>
          </m:sub>
          <m:sup>
            <m:r>
              <m:rPr>
                <m:sty m:val="b"/>
              </m:rPr>
              <w:rPr>
                <w:rFonts w:ascii="Cambria Math" w:hAnsi="Cambria Math" w:cs="Times New Roman"/>
                <w:color w:val="000000" w:themeColor="text1"/>
                <w:sz w:val="24"/>
                <w:szCs w:val="24"/>
              </w:rPr>
              <m:t>m</m:t>
            </m:r>
          </m:sup>
          <m:e>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lj</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il</m:t>
                </m:r>
              </m:sub>
            </m:sSub>
          </m:e>
        </m:nary>
      </m:oMath>
      <w:r w:rsidRPr="00ED69FB">
        <w:rPr>
          <w:rFonts w:ascii="Cambria Math" w:hAnsi="Cambria Math"/>
          <w:color w:val="000000" w:themeColor="text1"/>
          <w:sz w:val="22"/>
          <w:szCs w:val="22"/>
        </w:rPr>
        <w:tab/>
        <w:t xml:space="preserve">      </w:t>
      </w:r>
      <w:r w:rsidRPr="00ED69FB">
        <w:rPr>
          <w:rFonts w:ascii="Cambria Math" w:hAnsi="Cambria Math"/>
          <w:b w:val="0"/>
          <w:bCs w:val="0"/>
          <w:color w:val="000000" w:themeColor="text1"/>
          <w:sz w:val="24"/>
          <w:szCs w:val="24"/>
        </w:rPr>
        <w:t>(</w:t>
      </w:r>
      <w:r w:rsidRPr="00ED69FB">
        <w:rPr>
          <w:b w:val="0"/>
          <w:bCs w:val="0"/>
          <w:color w:val="000000" w:themeColor="text1"/>
          <w:sz w:val="24"/>
          <w:szCs w:val="24"/>
        </w:rPr>
        <w:t xml:space="preserve">Equation </w:t>
      </w:r>
      <w:r w:rsidR="00B90D56" w:rsidRPr="00ED69FB">
        <w:rPr>
          <w:b w:val="0"/>
          <w:bCs w:val="0"/>
          <w:color w:val="000000" w:themeColor="text1"/>
          <w:sz w:val="24"/>
          <w:szCs w:val="24"/>
        </w:rPr>
        <w:fldChar w:fldCharType="begin"/>
      </w:r>
      <w:r w:rsidRPr="00ED69FB">
        <w:rPr>
          <w:b w:val="0"/>
          <w:bCs w:val="0"/>
          <w:color w:val="000000" w:themeColor="text1"/>
          <w:sz w:val="24"/>
          <w:szCs w:val="24"/>
        </w:rPr>
        <w:instrText xml:space="preserve"> SEQ Equation \* ARABIC </w:instrText>
      </w:r>
      <w:r w:rsidR="00B90D56" w:rsidRPr="00ED69FB">
        <w:rPr>
          <w:b w:val="0"/>
          <w:bCs w:val="0"/>
          <w:color w:val="000000" w:themeColor="text1"/>
          <w:sz w:val="24"/>
          <w:szCs w:val="24"/>
        </w:rPr>
        <w:fldChar w:fldCharType="separate"/>
      </w:r>
      <w:r w:rsidR="00A0291F">
        <w:rPr>
          <w:b w:val="0"/>
          <w:bCs w:val="0"/>
          <w:noProof/>
          <w:color w:val="000000" w:themeColor="text1"/>
          <w:sz w:val="24"/>
          <w:szCs w:val="24"/>
        </w:rPr>
        <w:t>24</w:t>
      </w:r>
      <w:r w:rsidR="00B90D56" w:rsidRPr="00ED69FB">
        <w:rPr>
          <w:b w:val="0"/>
          <w:bCs w:val="0"/>
          <w:color w:val="000000" w:themeColor="text1"/>
          <w:sz w:val="24"/>
          <w:szCs w:val="24"/>
        </w:rPr>
        <w:fldChar w:fldCharType="end"/>
      </w:r>
      <w:r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D69FB">
      <w:pPr>
        <w:pStyle w:val="Heading1"/>
        <w:rPr>
          <w:lang w:val="en-US"/>
        </w:rPr>
      </w:pPr>
      <w:bookmarkStart w:id="242" w:name="_Toc421025886"/>
      <w:r w:rsidRPr="00ED69FB">
        <w:rPr>
          <w:lang w:val="en-US"/>
        </w:rPr>
        <w:lastRenderedPageBreak/>
        <w:t>Industrial use</w:t>
      </w:r>
      <w:bookmarkEnd w:id="242"/>
    </w:p>
    <w:p w:rsidR="00E34A49" w:rsidRPr="00ED69FB" w:rsidRDefault="00E34A49" w:rsidP="00E34A49">
      <w:pPr>
        <w:jc w:val="both"/>
        <w:rPr>
          <w:color w:val="000000" w:themeColor="text1"/>
        </w:rPr>
      </w:pPr>
    </w:p>
    <w:p w:rsidR="00E34A49" w:rsidRPr="00ED69FB" w:rsidRDefault="00E34A49" w:rsidP="00E34A49">
      <w:pPr>
        <w:jc w:val="both"/>
        <w:rPr>
          <w:color w:val="000000" w:themeColor="text1"/>
        </w:rPr>
      </w:pPr>
      <w:r w:rsidRPr="00ED69FB">
        <w:rPr>
          <w:color w:val="000000" w:themeColor="text1"/>
        </w:rPr>
        <w:t>The 2000s have 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A0291F" w:rsidRPr="00A0291F">
          <w:rPr>
            <w:color w:val="000000" w:themeColor="text1"/>
          </w:rPr>
          <w:t xml:space="preserve">Figure </w:t>
        </w:r>
        <w:r w:rsidR="00A0291F" w:rsidRPr="00A0291F">
          <w:rPr>
            <w:noProof/>
            <w:color w:val="000000" w:themeColor="text1"/>
          </w:rPr>
          <w:t>22</w:t>
        </w:r>
      </w:fldSimple>
      <w:r w:rsidRPr="00ED69FB">
        <w:rPr>
          <w:color w:val="000000" w:themeColor="text1"/>
        </w:rPr>
        <w:t xml:space="preserve">). Arguably, the most important example is the </w:t>
      </w:r>
      <w:proofErr w:type="spellStart"/>
      <w:r w:rsidRPr="00ED69FB">
        <w:rPr>
          <w:color w:val="000000" w:themeColor="text1"/>
        </w:rPr>
        <w:t>biofuels</w:t>
      </w:r>
      <w:proofErr w:type="spellEnd"/>
      <w:r w:rsidRPr="00ED69FB">
        <w:rPr>
          <w:color w:val="000000" w:themeColor="text1"/>
        </w:rPr>
        <w:t xml:space="preserve"> market, where rising energy prices in conjunction with policies to promote the use of agricultural feed stocks for energy uses have diverted a growing amount of (food) commodities into the fuel market. Maize for </w:t>
      </w:r>
      <w:proofErr w:type="spellStart"/>
      <w:r w:rsidRPr="00ED69FB">
        <w:rPr>
          <w:color w:val="000000" w:themeColor="text1"/>
        </w:rPr>
        <w:t>bioethanol</w:t>
      </w:r>
      <w:proofErr w:type="spellEnd"/>
      <w:r w:rsidRPr="00ED69FB">
        <w:rPr>
          <w:color w:val="000000" w:themeColor="text1"/>
        </w:rPr>
        <w:t xml:space="preserve"> in the US and rapeseed oil for biodiesel in the EU are the most popular and most important examples, but by far not the only ones. With rising energy prices, many countries have embarked on similar </w:t>
      </w:r>
      <w:proofErr w:type="spellStart"/>
      <w:r w:rsidRPr="00ED69FB">
        <w:rPr>
          <w:color w:val="000000" w:themeColor="text1"/>
        </w:rPr>
        <w:t>programmes</w:t>
      </w:r>
      <w:proofErr w:type="spellEnd"/>
      <w:r w:rsidRPr="00ED69FB">
        <w:rPr>
          <w:color w:val="000000" w:themeColor="text1"/>
        </w:rPr>
        <w:t xml:space="preserve">, albeit to a smaller extent. </w:t>
      </w:r>
    </w:p>
    <w:p w:rsidR="00E34A49" w:rsidRPr="00ED69FB" w:rsidRDefault="00E34A49" w:rsidP="00E34A49">
      <w:pPr>
        <w:keepNext/>
        <w:jc w:val="both"/>
        <w:rPr>
          <w:color w:val="000000" w:themeColor="text1"/>
        </w:rPr>
      </w:pPr>
      <w:r w:rsidRPr="00ED69FB">
        <w:rPr>
          <w:noProof/>
          <w:color w:val="000000" w:themeColor="text1"/>
          <w:lang w:eastAsia="en-US"/>
        </w:rPr>
        <w:drawing>
          <wp:inline distT="0" distB="0" distL="0" distR="0">
            <wp:extent cx="5722620" cy="4244340"/>
            <wp:effectExtent l="0" t="0" r="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34A49" w:rsidRPr="00ED69FB" w:rsidRDefault="00E34A49" w:rsidP="00E34A49">
      <w:pPr>
        <w:pStyle w:val="Caption"/>
        <w:jc w:val="both"/>
        <w:rPr>
          <w:b w:val="0"/>
          <w:color w:val="000000" w:themeColor="text1"/>
          <w:sz w:val="24"/>
          <w:lang w:val="en-US"/>
        </w:rPr>
      </w:pPr>
      <w:bookmarkStart w:id="243" w:name="_Ref420755964"/>
      <w:bookmarkStart w:id="244" w:name="_Toc421026228"/>
      <w:r w:rsidRPr="00ED69FB">
        <w:rPr>
          <w:b w:val="0"/>
          <w:color w:val="000000" w:themeColor="text1"/>
          <w:sz w:val="24"/>
        </w:rPr>
        <w:t xml:space="preserve">Figure </w:t>
      </w:r>
      <w:r w:rsidR="00B90D56" w:rsidRPr="00ED69FB">
        <w:rPr>
          <w:b w:val="0"/>
          <w:color w:val="000000" w:themeColor="text1"/>
          <w:sz w:val="24"/>
        </w:rPr>
        <w:fldChar w:fldCharType="begin"/>
      </w:r>
      <w:r w:rsidRPr="00ED69FB">
        <w:rPr>
          <w:b w:val="0"/>
          <w:color w:val="000000" w:themeColor="text1"/>
          <w:sz w:val="24"/>
        </w:rPr>
        <w:instrText xml:space="preserve"> SEQ Figure \* ARABIC </w:instrText>
      </w:r>
      <w:r w:rsidR="00B90D56" w:rsidRPr="00ED69FB">
        <w:rPr>
          <w:b w:val="0"/>
          <w:color w:val="000000" w:themeColor="text1"/>
          <w:sz w:val="24"/>
        </w:rPr>
        <w:fldChar w:fldCharType="separate"/>
      </w:r>
      <w:r w:rsidR="00A0291F">
        <w:rPr>
          <w:b w:val="0"/>
          <w:noProof/>
          <w:color w:val="000000" w:themeColor="text1"/>
          <w:sz w:val="24"/>
        </w:rPr>
        <w:t>22</w:t>
      </w:r>
      <w:r w:rsidR="00B90D56" w:rsidRPr="00ED69FB">
        <w:rPr>
          <w:b w:val="0"/>
          <w:color w:val="000000" w:themeColor="text1"/>
          <w:sz w:val="24"/>
        </w:rPr>
        <w:fldChar w:fldCharType="end"/>
      </w:r>
      <w:bookmarkEnd w:id="243"/>
      <w:r w:rsidRPr="00ED69FB">
        <w:rPr>
          <w:b w:val="0"/>
          <w:color w:val="000000" w:themeColor="text1"/>
          <w:sz w:val="24"/>
        </w:rPr>
        <w:t>: Vegetable oils: Other uses of FAOSTAT v industrial use of PSD</w:t>
      </w:r>
      <w:bookmarkEnd w:id="244"/>
    </w:p>
    <w:p w:rsidR="00E34A49" w:rsidRPr="00ED69FB" w:rsidRDefault="00E34A49" w:rsidP="00E34A49">
      <w:pPr>
        <w:jc w:val="both"/>
        <w:rPr>
          <w:color w:val="000000" w:themeColor="text1"/>
        </w:rPr>
      </w:pPr>
      <w:r w:rsidRPr="00ED69FB">
        <w:rPr>
          <w:color w:val="000000" w:themeColor="text1"/>
        </w:rPr>
        <w:t xml:space="preserve">Much less prominent, but equally important, is a similar trend for industrial use outside the energy sector. Just like the </w:t>
      </w:r>
      <w:proofErr w:type="spellStart"/>
      <w:r w:rsidRPr="00ED69FB">
        <w:rPr>
          <w:color w:val="000000" w:themeColor="text1"/>
        </w:rPr>
        <w:t>biofuels</w:t>
      </w:r>
      <w:proofErr w:type="spellEnd"/>
      <w:r w:rsidRPr="00ED69FB">
        <w:rPr>
          <w:color w:val="000000" w:themeColor="text1"/>
        </w:rPr>
        <w:t xml:space="preserve"> market, this market affects both starch-rich and oil-rich food commodities. For example, a rapidly rising share of coconut oil and palm kernel oil are now diverted into the production of cosmetics, while many other vegetable oils have become key </w:t>
      </w:r>
      <w:r w:rsidRPr="00ED69FB">
        <w:rPr>
          <w:color w:val="000000" w:themeColor="text1"/>
        </w:rPr>
        <w:lastRenderedPageBreak/>
        <w:t xml:space="preserve">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w:t>
      </w:r>
      <w:proofErr w:type="spellStart"/>
      <w:r w:rsidRPr="00ED69FB">
        <w:rPr>
          <w:color w:val="000000" w:themeColor="text1"/>
        </w:rPr>
        <w:t>uses</w:t>
      </w:r>
      <w:proofErr w:type="spellEnd"/>
      <w:r w:rsidRPr="00ED69FB">
        <w:rPr>
          <w:color w:val="000000" w:themeColor="text1"/>
        </w:rPr>
        <w:t xml:space="preserve"> can easily be underestimated in quantity terms and given their high caloric content (9kcals/g), the impact on food availability and the DES is particularly high.</w:t>
      </w:r>
    </w:p>
    <w:p w:rsidR="00E34A49" w:rsidRPr="00ED69FB" w:rsidRDefault="00E34A49" w:rsidP="00E34A49">
      <w:pPr>
        <w:jc w:val="both"/>
        <w:rPr>
          <w:color w:val="000000" w:themeColor="text1"/>
        </w:rPr>
      </w:pPr>
      <w:r w:rsidRPr="00ED69FB">
        <w:rPr>
          <w:color w:val="000000" w:themeColor="text1"/>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w:t>
      </w:r>
      <w:proofErr w:type="spellStart"/>
      <w:r w:rsidRPr="00ED69FB">
        <w:rPr>
          <w:color w:val="000000" w:themeColor="text1"/>
        </w:rPr>
        <w:t>biofuels</w:t>
      </w:r>
      <w:proofErr w:type="spellEnd"/>
      <w:r w:rsidRPr="00ED69FB">
        <w:rPr>
          <w:color w:val="000000" w:themeColor="text1"/>
        </w:rPr>
        <w:t xml:space="preserve">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E34A49" w:rsidRPr="00ED69FB" w:rsidRDefault="00E34A49" w:rsidP="00E34A49">
      <w:pPr>
        <w:pStyle w:val="Heading2"/>
        <w:jc w:val="both"/>
        <w:rPr>
          <w:lang w:val="en-US"/>
        </w:rPr>
      </w:pPr>
      <w:bookmarkStart w:id="245" w:name="_Toc421025887"/>
      <w:r w:rsidRPr="00ED69FB">
        <w:rPr>
          <w:lang w:val="en-US"/>
        </w:rPr>
        <w:t>Past and new approach</w:t>
      </w:r>
      <w:bookmarkEnd w:id="245"/>
    </w:p>
    <w:p w:rsidR="00E34A49" w:rsidRPr="00ED69FB" w:rsidRDefault="00E34A49" w:rsidP="00E34A49">
      <w:pPr>
        <w:jc w:val="both"/>
        <w:rPr>
          <w:color w:val="000000" w:themeColor="text1"/>
        </w:rPr>
      </w:pPr>
      <w:r w:rsidRPr="00ED69FB">
        <w:rPr>
          <w:color w:val="000000" w:themeColor="text1"/>
        </w:rPr>
        <w:t>The existing FBS system does not separately identify industrial use. It is instead part of “other uses”, together with tourist consumption and other residual forms of use. The difference between industrial use and other uses can also be gleaned from figure xx, simply by comparing the industrial use of vegetable oils from USDA (PS&amp;D)</w:t>
      </w:r>
      <w:r w:rsidRPr="00ED69FB">
        <w:rPr>
          <w:rStyle w:val="FootnoteReference"/>
          <w:color w:val="000000" w:themeColor="text1"/>
        </w:rPr>
        <w:footnoteReference w:id="29"/>
      </w:r>
      <w:r w:rsidRPr="00ED69FB">
        <w:rPr>
          <w:color w:val="000000" w:themeColor="text1"/>
        </w:rPr>
        <w:t xml:space="preserve"> and other uses of vegetable oils, as available from the FBS. The latter is nearly twice as high as the former and even when tourist consumption is deducted, other uses in the FBS system remain much above the sum of industrial use and tourist consumption. This implies that a considerable amount of “residual use” is included in the FBS variable “other uses”</w:t>
      </w:r>
      <w:r w:rsidRPr="00ED69FB">
        <w:rPr>
          <w:rStyle w:val="FootnoteReference"/>
          <w:color w:val="000000" w:themeColor="text1"/>
        </w:rPr>
        <w:footnoteReference w:id="30"/>
      </w:r>
      <w:r w:rsidRPr="00ED69FB">
        <w:rPr>
          <w:color w:val="000000" w:themeColor="text1"/>
        </w:rPr>
        <w:t xml:space="preserve">. </w:t>
      </w:r>
    </w:p>
    <w:p w:rsidR="00E34A49" w:rsidRPr="00ED69FB" w:rsidRDefault="00E34A49" w:rsidP="00E34A49">
      <w:pPr>
        <w:jc w:val="both"/>
        <w:rPr>
          <w:color w:val="000000" w:themeColor="text1"/>
        </w:rPr>
      </w:pPr>
      <w:r w:rsidRPr="00ED69FB">
        <w:rPr>
          <w:color w:val="000000" w:themeColor="text1"/>
        </w:rPr>
        <w:t xml:space="preserve">This also means that the previous approach included a number of different elements, not all of which have been identified clearly. The fact that other uses are higher in many countries than the sum of the two means that the variable other uses has also been used to absorb other, not always clearly identified, residual uses. This means that there are now three separate elements to be distinguished, namely industrial use, tourist consumption and residual other use. </w:t>
      </w:r>
    </w:p>
    <w:p w:rsidR="00E34A49" w:rsidRPr="00ED69FB" w:rsidRDefault="00E34A49" w:rsidP="00E34A49">
      <w:pPr>
        <w:jc w:val="both"/>
        <w:rPr>
          <w:color w:val="000000" w:themeColor="text1"/>
        </w:rPr>
      </w:pPr>
      <w:r w:rsidRPr="00ED69FB">
        <w:rPr>
          <w:color w:val="000000" w:themeColor="text1"/>
        </w:rPr>
        <w:t xml:space="preserve">Both tourist consumption and industrial use enter the new approach with their expected means and a measurement error. The approach for measuring tourist consumption is laid out in section xx of this document. Estimates for industrial use come from FAO questionnaires, the </w:t>
      </w:r>
      <w:r w:rsidRPr="00ED69FB">
        <w:rPr>
          <w:color w:val="000000" w:themeColor="text1"/>
        </w:rPr>
        <w:lastRenderedPageBreak/>
        <w:t>OECD/FAO database used for their medium-term outlook, the USDA PSD database and other sources as available and suitable</w:t>
      </w:r>
      <w:r w:rsidRPr="00ED69FB">
        <w:rPr>
          <w:rStyle w:val="FootnoteReference"/>
          <w:color w:val="000000" w:themeColor="text1"/>
        </w:rPr>
        <w:footnoteReference w:id="31"/>
      </w:r>
      <w:r w:rsidRPr="00ED69FB">
        <w:rPr>
          <w:color w:val="000000" w:themeColor="text1"/>
        </w:rPr>
        <w:t>. This leaves only the residual other uses to be defined.</w:t>
      </w:r>
    </w:p>
    <w:p w:rsidR="00E34A49" w:rsidRPr="00ED69FB" w:rsidRDefault="00E34A49" w:rsidP="00E34A49">
      <w:pPr>
        <w:jc w:val="both"/>
        <w:rPr>
          <w:b/>
          <w:bCs/>
          <w:color w:val="000000" w:themeColor="text1"/>
        </w:rPr>
      </w:pPr>
    </w:p>
    <w:p w:rsidR="00E34A49" w:rsidRPr="00ED69FB" w:rsidRDefault="00E34A49" w:rsidP="00E34A49">
      <w:pPr>
        <w:pStyle w:val="Heading2"/>
        <w:jc w:val="both"/>
        <w:rPr>
          <w:lang w:val="en-US"/>
        </w:rPr>
      </w:pPr>
      <w:bookmarkStart w:id="246" w:name="_Toc421025888"/>
      <w:r w:rsidRPr="00ED69FB">
        <w:rPr>
          <w:lang w:val="en-US"/>
        </w:rPr>
        <w:t>Residual other uses (ROU)</w:t>
      </w:r>
      <w:bookmarkEnd w:id="246"/>
    </w:p>
    <w:p w:rsidR="00E34A49" w:rsidRPr="00ED69FB" w:rsidRDefault="00E34A49" w:rsidP="00E34A49">
      <w:pPr>
        <w:keepNext/>
        <w:jc w:val="both"/>
        <w:rPr>
          <w:color w:val="000000" w:themeColor="text1"/>
          <w:sz w:val="36"/>
          <w:szCs w:val="32"/>
        </w:rPr>
      </w:pPr>
      <w:r w:rsidRPr="00ED69FB">
        <w:rPr>
          <w:color w:val="000000" w:themeColor="text1"/>
        </w:rPr>
        <w:t>The overall strategy was to identify, as far as possible, the contributing factors to the existing variable “other uses”. Industrial use and tourist consumption have been singled out so far. Juxtaposing the existing aggregate “other uses” with the sum of industrial use and tourist consumption revealed that there is a remainder leftover in many countries, and consequently for the world as a whole. These residual other uses form the difference of other uses identified so far and those elements that have been identified separately, i.e. industrial use and tourist consumption.</w:t>
      </w:r>
    </w:p>
    <w:p w:rsidR="00E34A49" w:rsidRPr="00ED69FB" w:rsidRDefault="00B90D56" w:rsidP="00E34A49">
      <w:pPr>
        <w:pStyle w:val="Caption"/>
        <w:spacing w:line="276" w:lineRule="auto"/>
        <w:jc w:val="center"/>
        <w:rPr>
          <w:b w:val="0"/>
          <w:color w:val="000000" w:themeColor="text1"/>
          <w:sz w:val="24"/>
          <w:szCs w:val="24"/>
          <w:lang w:val="en-US"/>
        </w:rPr>
      </w:pPr>
      <m:oMath>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ROU</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r>
          <m:rPr>
            <m:sty m:val="bi"/>
          </m:rPr>
          <w:rPr>
            <w:rFonts w:ascii="Cambria Math" w:cs="Times New Roman"/>
            <w:color w:val="000000" w:themeColor="text1"/>
            <w:sz w:val="24"/>
            <w:szCs w:val="24"/>
            <w:lang w:val="en-US"/>
          </w:rPr>
          <m:t xml:space="preserve">= </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OU</m:t>
            </m:r>
          </m:e>
          <m:sub>
            <m:r>
              <m:rPr>
                <m:sty m:val="bi"/>
              </m:rPr>
              <w:rPr>
                <w:rFonts w:ascii="Cambria Math" w:hAnsi="Cambria Math" w:cs="Times New Roman"/>
                <w:color w:val="000000" w:themeColor="text1"/>
                <w:sz w:val="24"/>
                <w:szCs w:val="24"/>
                <w:lang w:val="en-US"/>
              </w:rPr>
              <m:t>ij</m:t>
            </m:r>
          </m:sub>
        </m:sSub>
        <m:r>
          <m:rPr>
            <m:sty m:val="bi"/>
          </m:rPr>
          <w:rPr>
            <w:rFonts w:ascii="Cambria Math" w:hAnsi="Cambria Math" w:cs="Times New Roman"/>
            <w:color w:val="000000" w:themeColor="text1"/>
            <w:sz w:val="24"/>
            <w:szCs w:val="24"/>
            <w:lang w:val="en-US"/>
          </w:rPr>
          <m:t>-</m:t>
        </m:r>
        <m:d>
          <m:dPr>
            <m:ctrlPr>
              <w:rPr>
                <w:rFonts w:ascii="Cambria Math" w:hAnsi="Cambria Math" w:cs="Times New Roman"/>
                <w:b w:val="0"/>
                <w:bCs w:val="0"/>
                <w:i/>
                <w:color w:val="000000" w:themeColor="text1"/>
                <w:sz w:val="24"/>
                <w:szCs w:val="24"/>
                <w:lang w:val="en-US"/>
              </w:rPr>
            </m:ctrlPr>
          </m:dPr>
          <m:e>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IU</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r>
              <m:rPr>
                <m:sty m:val="bi"/>
              </m:rPr>
              <w:rPr>
                <w:rFonts w:ascii="Cambria Math" w:cs="Times New Roman"/>
                <w:color w:val="000000" w:themeColor="text1"/>
                <w:sz w:val="24"/>
                <w:szCs w:val="24"/>
                <w:lang w:val="en-US"/>
              </w:rPr>
              <m:t>+</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T</m:t>
                </m:r>
              </m:e>
              <m:sub>
                <m:r>
                  <m:rPr>
                    <m:sty m:val="bi"/>
                  </m:rPr>
                  <w:rPr>
                    <w:rFonts w:ascii="Cambria Math" w:hAnsi="Cambria Math" w:cs="Times New Roman"/>
                    <w:color w:val="000000" w:themeColor="text1"/>
                    <w:sz w:val="24"/>
                    <w:szCs w:val="24"/>
                    <w:lang w:val="en-US"/>
                  </w:rPr>
                  <m:t>i</m:t>
                </m:r>
                <m:r>
                  <m:rPr>
                    <m:sty m:val="bi"/>
                  </m:rPr>
                  <w:rPr>
                    <w:rFonts w:ascii="Cambria Math" w:cs="Times New Roman"/>
                    <w:color w:val="000000" w:themeColor="text1"/>
                    <w:sz w:val="24"/>
                    <w:szCs w:val="24"/>
                    <w:lang w:val="en-US"/>
                  </w:rPr>
                  <m:t>,</m:t>
                </m:r>
                <m:r>
                  <m:rPr>
                    <m:sty m:val="bi"/>
                  </m:rPr>
                  <w:rPr>
                    <w:rFonts w:ascii="Cambria Math" w:hAnsi="Cambria Math" w:cs="Times New Roman"/>
                    <w:color w:val="000000" w:themeColor="text1"/>
                    <w:sz w:val="24"/>
                    <w:szCs w:val="24"/>
                    <w:lang w:val="en-US"/>
                  </w:rPr>
                  <m:t>j</m:t>
                </m:r>
              </m:sub>
            </m:sSub>
          </m:e>
        </m:d>
      </m:oMath>
      <w:r w:rsidR="00E34A49" w:rsidRPr="00ED69FB">
        <w:rPr>
          <w:b w:val="0"/>
          <w:bCs w:val="0"/>
          <w:iCs/>
          <w:color w:val="000000" w:themeColor="text1"/>
          <w:sz w:val="24"/>
          <w:szCs w:val="24"/>
          <w:lang w:val="en-US"/>
        </w:rPr>
        <w:t xml:space="preserve"> </w:t>
      </w:r>
      <w:r w:rsidR="00E34A49" w:rsidRPr="00ED69FB">
        <w:rPr>
          <w:b w:val="0"/>
          <w:color w:val="000000" w:themeColor="text1"/>
          <w:sz w:val="24"/>
          <w:szCs w:val="24"/>
          <w:lang w:val="en-US"/>
        </w:rPr>
        <w:t xml:space="preserve">        </w:t>
      </w:r>
      <w:r w:rsidR="00E34A49" w:rsidRPr="00ED69FB">
        <w:rPr>
          <w:b w:val="0"/>
          <w:bCs w:val="0"/>
          <w:color w:val="000000" w:themeColor="text1"/>
          <w:sz w:val="24"/>
          <w:szCs w:val="24"/>
          <w:lang w:val="en-US"/>
        </w:rPr>
        <w:t xml:space="preserve"> (</w:t>
      </w:r>
      <w:r w:rsidR="00E34A49"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00E34A49"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A0291F">
        <w:rPr>
          <w:b w:val="0"/>
          <w:bCs w:val="0"/>
          <w:noProof/>
          <w:color w:val="000000" w:themeColor="text1"/>
          <w:sz w:val="24"/>
          <w:szCs w:val="24"/>
        </w:rPr>
        <w:t>25</w:t>
      </w:r>
      <w:r w:rsidRPr="00ED69FB">
        <w:rPr>
          <w:b w:val="0"/>
          <w:bCs w:val="0"/>
          <w:color w:val="000000" w:themeColor="text1"/>
          <w:sz w:val="24"/>
          <w:szCs w:val="24"/>
        </w:rPr>
        <w:fldChar w:fldCharType="end"/>
      </w:r>
      <w:r w:rsidR="00E34A49" w:rsidRPr="00ED69FB">
        <w:rPr>
          <w:b w:val="0"/>
          <w:bCs w:val="0"/>
          <w:color w:val="000000" w:themeColor="text1"/>
          <w:sz w:val="24"/>
          <w:szCs w:val="24"/>
        </w:rPr>
        <w:t>)</w:t>
      </w:r>
    </w:p>
    <w:p w:rsidR="00E34A49" w:rsidRPr="00ED69FB" w:rsidRDefault="00E34A49" w:rsidP="00E34A49">
      <w:pPr>
        <w:jc w:val="both"/>
        <w:rPr>
          <w:color w:val="000000" w:themeColor="text1"/>
        </w:rPr>
      </w:pPr>
      <w:r w:rsidRPr="00ED69FB">
        <w:rPr>
          <w:color w:val="000000" w:themeColor="text1"/>
        </w:rPr>
        <w:t xml:space="preserve">For the balancing mechanism, we use this difference to be the expected value for </w:t>
      </w:r>
      <m:oMath>
        <m:sSub>
          <m:sSubPr>
            <m:ctrlPr>
              <w:rPr>
                <w:rFonts w:ascii="Cambria Math" w:hAnsi="Cambria Math"/>
                <w:i/>
                <w:color w:val="000000" w:themeColor="text1"/>
              </w:rPr>
            </m:ctrlPr>
          </m:sSubPr>
          <m:e>
            <m:r>
              <w:rPr>
                <w:rFonts w:ascii="Cambria Math" w:hAnsi="Cambria Math"/>
                <w:color w:val="000000" w:themeColor="text1"/>
              </w:rPr>
              <m:t>ROU</m:t>
            </m:r>
          </m:e>
          <m:sub>
            <m:r>
              <w:rPr>
                <w:rFonts w:ascii="Cambria Math" w:hAnsi="Cambria Math"/>
                <w:color w:val="000000" w:themeColor="text1"/>
              </w:rPr>
              <m:t>i,j</m:t>
            </m:r>
          </m:sub>
        </m:sSub>
      </m:oMath>
      <w:r w:rsidRPr="00ED69FB">
        <w:rPr>
          <w:color w:val="000000" w:themeColor="text1"/>
        </w:rPr>
        <w:t>. We further assume that these residual other uses will follow an exponential distribution:</w:t>
      </w:r>
    </w:p>
    <w:p w:rsidR="00E34A49" w:rsidRPr="00ED69FB" w:rsidRDefault="00B90D56" w:rsidP="00E34A49">
      <w:pPr>
        <w:jc w:val="center"/>
        <w:rPr>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ROU</m:t>
            </m:r>
          </m:sub>
        </m:sSub>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cs="Times New Roman"/>
            <w:color w:val="000000" w:themeColor="text1"/>
          </w:rPr>
          <m:t>=</m:t>
        </m:r>
        <m:r>
          <w:rPr>
            <w:rFonts w:ascii="Cambria Math" w:hAnsi="Cambria Math" w:cs="Times New Roman"/>
            <w:color w:val="000000" w:themeColor="text1"/>
          </w:rPr>
          <m:t>λ</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-λx</m:t>
            </m:r>
          </m:sup>
        </m:sSup>
      </m:oMath>
      <w:r w:rsidR="00E34A49" w:rsidRPr="00ED69FB">
        <w:rPr>
          <w:color w:val="000000" w:themeColor="text1"/>
        </w:rPr>
        <w:t xml:space="preserve">          </w:t>
      </w:r>
      <w:r w:rsidR="00E34A49" w:rsidRPr="00ED69FB">
        <w:rPr>
          <w:color w:val="000000" w:themeColor="text1"/>
          <w:szCs w:val="24"/>
        </w:rPr>
        <w:t xml:space="preserve">(Equation </w:t>
      </w:r>
      <w:r w:rsidRPr="00ED69FB">
        <w:rPr>
          <w:color w:val="000000" w:themeColor="text1"/>
          <w:szCs w:val="24"/>
        </w:rPr>
        <w:fldChar w:fldCharType="begin"/>
      </w:r>
      <w:r w:rsidR="00E34A49" w:rsidRPr="00ED69FB">
        <w:rPr>
          <w:color w:val="000000" w:themeColor="text1"/>
          <w:szCs w:val="24"/>
        </w:rPr>
        <w:instrText xml:space="preserve"> SEQ Equation \* ARABIC </w:instrText>
      </w:r>
      <w:r w:rsidRPr="00ED69FB">
        <w:rPr>
          <w:color w:val="000000" w:themeColor="text1"/>
          <w:szCs w:val="24"/>
        </w:rPr>
        <w:fldChar w:fldCharType="separate"/>
      </w:r>
      <w:r w:rsidR="00A0291F">
        <w:rPr>
          <w:noProof/>
          <w:color w:val="000000" w:themeColor="text1"/>
          <w:szCs w:val="24"/>
        </w:rPr>
        <w:t>26</w:t>
      </w:r>
      <w:r w:rsidRPr="00ED69FB">
        <w:rPr>
          <w:color w:val="000000" w:themeColor="text1"/>
          <w:szCs w:val="24"/>
        </w:rPr>
        <w:fldChar w:fldCharType="end"/>
      </w:r>
      <w:r w:rsidR="00E34A49" w:rsidRPr="00ED69FB">
        <w:rPr>
          <w:color w:val="000000" w:themeColor="text1"/>
          <w:szCs w:val="24"/>
        </w:rPr>
        <w:t>)</w:t>
      </w:r>
    </w:p>
    <w:p w:rsidR="00E34A49" w:rsidRPr="00ED69FB" w:rsidRDefault="00E34A49" w:rsidP="00E34A49">
      <w:pPr>
        <w:jc w:val="both"/>
        <w:rPr>
          <w:color w:val="000000" w:themeColor="text1"/>
        </w:rPr>
      </w:pPr>
      <w:r w:rsidRPr="00ED69FB">
        <w:rPr>
          <w:color w:val="000000" w:themeColor="text1"/>
        </w:rPr>
        <w:t xml:space="preserve">A visual of this distribution is shown below for several different values of </w:t>
      </w:r>
      <m:oMath>
        <m:r>
          <w:rPr>
            <w:rFonts w:ascii="Cambria Math" w:hAnsi="Cambria Math"/>
            <w:color w:val="000000" w:themeColor="text1"/>
          </w:rPr>
          <m:t>λ.</m:t>
        </m:r>
      </m:oMath>
      <w:r w:rsidRPr="00ED69FB">
        <w:rPr>
          <w:color w:val="000000" w:themeColor="text1"/>
        </w:rPr>
        <w:t xml:space="preserve">  This distribution has a mode of zero, suggesting that we expect Residual Other Uses to be zero.  However, it has positive density to the right of zero, indicating that other positive values are allowed (and may be chosen if the balancing algorithm chooses).</w:t>
      </w:r>
    </w:p>
    <w:p w:rsidR="00E34A49" w:rsidRPr="00ED69FB" w:rsidRDefault="00E34A49" w:rsidP="00E34A49">
      <w:pPr>
        <w:jc w:val="both"/>
        <w:rPr>
          <w:color w:val="000000" w:themeColor="text1"/>
        </w:rPr>
      </w:pPr>
    </w:p>
    <w:p w:rsidR="00E34A49" w:rsidRPr="00ED69FB" w:rsidRDefault="00E34A49" w:rsidP="00E34A49">
      <w:pPr>
        <w:jc w:val="both"/>
        <w:rPr>
          <w:color w:val="000000" w:themeColor="text1"/>
        </w:rPr>
      </w:pPr>
      <w:r w:rsidRPr="00ED69FB">
        <w:rPr>
          <w:noProof/>
          <w:color w:val="000000" w:themeColor="text1"/>
          <w:lang w:eastAsia="en-US"/>
        </w:rPr>
        <w:lastRenderedPageBreak/>
        <w:drawing>
          <wp:inline distT="0" distB="0" distL="0" distR="0">
            <wp:extent cx="4572000" cy="2743200"/>
            <wp:effectExtent l="0" t="0" r="0" b="0"/>
            <wp:docPr id="2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A0DF7">
      <w:pPr>
        <w:pStyle w:val="Heading1"/>
        <w:rPr>
          <w:color w:val="000000" w:themeColor="text1"/>
        </w:rPr>
      </w:pPr>
      <w:bookmarkStart w:id="247" w:name="_Toc421025889"/>
      <w:r w:rsidRPr="00ED69FB">
        <w:rPr>
          <w:color w:val="000000" w:themeColor="text1"/>
        </w:rPr>
        <w:lastRenderedPageBreak/>
        <w:t>Food losses and waste (FLW)</w:t>
      </w:r>
      <w:bookmarkEnd w:id="247"/>
    </w:p>
    <w:p w:rsidR="00E34A49" w:rsidRPr="00ED69FB" w:rsidRDefault="00E34A49" w:rsidP="00006FD2">
      <w:pPr>
        <w:pStyle w:val="Heading2"/>
      </w:pPr>
      <w:bookmarkStart w:id="248" w:name="_Toc421025890"/>
      <w:r w:rsidRPr="00ED69FB">
        <w:t>Definition of FLW in the FBS system</w:t>
      </w:r>
      <w:bookmarkEnd w:id="248"/>
    </w:p>
    <w:p w:rsidR="00E34A49" w:rsidRPr="00ED69FB" w:rsidRDefault="00E34A49" w:rsidP="00163B18">
      <w:pPr>
        <w:jc w:val="both"/>
        <w:rPr>
          <w:rFonts w:cs="Times New Roman"/>
          <w:color w:val="000000" w:themeColor="text1"/>
          <w:szCs w:val="24"/>
        </w:rPr>
      </w:pPr>
      <w:r w:rsidRPr="00ED69FB">
        <w:rPr>
          <w:rFonts w:cs="Times New Roman"/>
          <w:color w:val="000000" w:themeColor="text1"/>
          <w:szCs w:val="24"/>
        </w:rPr>
        <w:t>The FAO FBS system covers food availability up to the point of food purchases, typically the retail level. In line with the definition of food availability, food losses cover all losses up to the same level, i.e. up to the retail level (</w:t>
      </w:r>
      <w:r w:rsidRPr="00890C73">
        <w:rPr>
          <w:rFonts w:cs="Times New Roman"/>
          <w:color w:val="000000" w:themeColor="text1"/>
          <w:szCs w:val="24"/>
        </w:rPr>
        <w:t xml:space="preserve">see </w:t>
      </w:r>
      <w:fldSimple w:instr=" REF _Ref421025415 \h  \* MERGEFORMAT ">
        <w:r w:rsidR="00A0291F" w:rsidRPr="00A0291F">
          <w:rPr>
            <w:szCs w:val="24"/>
          </w:rPr>
          <w:t xml:space="preserve">Figure </w:t>
        </w:r>
        <w:r w:rsidR="00A0291F" w:rsidRPr="00A0291F">
          <w:rPr>
            <w:noProof/>
            <w:szCs w:val="24"/>
          </w:rPr>
          <w:t>23</w:t>
        </w:r>
      </w:fldSimple>
      <w:r w:rsidRPr="00890C73">
        <w:rPr>
          <w:rFonts w:cs="Times New Roman"/>
          <w:color w:val="000000" w:themeColor="text1"/>
          <w:szCs w:val="24"/>
        </w:rPr>
        <w:t>).</w:t>
      </w:r>
      <w:r w:rsidRPr="00ED69FB">
        <w:rPr>
          <w:rFonts w:cs="Times New Roman"/>
          <w:color w:val="000000" w:themeColor="text1"/>
          <w:szCs w:val="24"/>
        </w:rPr>
        <w:t xml:space="preserve"> Losses at the retail level or even the household level are not included in the FBS system. Postharvest losses (PHL) and losses that occur during storage and transportation as well as processing are included. Processing losses are estimated in the standardization process (see section on standardization), whereby a small allowance is made when extraction rates are applied to primary products. </w:t>
      </w:r>
      <w:fldSimple w:instr=" REF _Ref421025415 \h  \* MERGEFORMAT ">
        <w:r w:rsidR="00A0291F" w:rsidRPr="00A0291F">
          <w:rPr>
            <w:szCs w:val="24"/>
          </w:rPr>
          <w:t xml:space="preserve">Figure </w:t>
        </w:r>
        <w:r w:rsidR="00A0291F" w:rsidRPr="00A0291F">
          <w:rPr>
            <w:noProof/>
            <w:szCs w:val="24"/>
          </w:rPr>
          <w:t>23</w:t>
        </w:r>
      </w:fldSimple>
      <w:r w:rsidR="00163B18">
        <w:rPr>
          <w:rFonts w:cs="Times New Roman"/>
          <w:color w:val="000000" w:themeColor="text1"/>
          <w:szCs w:val="24"/>
        </w:rPr>
        <w:t xml:space="preserve"> </w:t>
      </w:r>
      <w:r w:rsidRPr="00ED69FB">
        <w:rPr>
          <w:rFonts w:cs="Times New Roman"/>
          <w:color w:val="000000" w:themeColor="text1"/>
          <w:szCs w:val="24"/>
        </w:rPr>
        <w:t>below provides an overview of losses across the entire value chain and delineates losses covered in the FBS system from losses outside the FAO food balances.</w:t>
      </w:r>
    </w:p>
    <w:p w:rsidR="00E34A49" w:rsidRPr="00ED69FB" w:rsidRDefault="00E34A49" w:rsidP="00006FD2">
      <w:pPr>
        <w:pStyle w:val="Heading2"/>
      </w:pPr>
      <w:bookmarkStart w:id="249" w:name="_Toc421025891"/>
      <w:r w:rsidRPr="00ED69FB">
        <w:t>Data availability</w:t>
      </w:r>
      <w:bookmarkEnd w:id="249"/>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reliable method available to measure losses in an accurate manner. It therefore committed a study to devise an experimental design that could ultimately be used to measure food losses and waste in an accurate manner. This means that available estimates are not only limited, but the few available may not be fully reliable and comparable across countries. </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890C73" w:rsidRDefault="00E34A49" w:rsidP="00890C73">
      <w:pPr>
        <w:keepNext/>
        <w:jc w:val="both"/>
      </w:pPr>
      <w:r w:rsidRPr="00ED69FB">
        <w:rPr>
          <w:rFonts w:cs="Times New Roman"/>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E34A49" w:rsidRPr="00163B18" w:rsidRDefault="00890C73" w:rsidP="00890C73">
      <w:pPr>
        <w:pStyle w:val="Caption"/>
        <w:jc w:val="both"/>
        <w:rPr>
          <w:b w:val="0"/>
          <w:bCs w:val="0"/>
          <w:color w:val="auto"/>
          <w:sz w:val="22"/>
          <w:szCs w:val="22"/>
        </w:rPr>
      </w:pPr>
      <w:bookmarkStart w:id="250" w:name="_Ref421025415"/>
      <w:bookmarkStart w:id="251" w:name="_Toc421026229"/>
      <w:r w:rsidRPr="00163B18">
        <w:rPr>
          <w:b w:val="0"/>
          <w:bCs w:val="0"/>
          <w:color w:val="auto"/>
          <w:sz w:val="22"/>
          <w:szCs w:val="22"/>
        </w:rPr>
        <w:t xml:space="preserve">Figure </w:t>
      </w:r>
      <w:r w:rsidR="00B90D56" w:rsidRPr="00163B18">
        <w:rPr>
          <w:b w:val="0"/>
          <w:bCs w:val="0"/>
          <w:color w:val="auto"/>
          <w:sz w:val="22"/>
          <w:szCs w:val="22"/>
        </w:rPr>
        <w:fldChar w:fldCharType="begin"/>
      </w:r>
      <w:r w:rsidRPr="00163B18">
        <w:rPr>
          <w:b w:val="0"/>
          <w:bCs w:val="0"/>
          <w:color w:val="auto"/>
          <w:sz w:val="22"/>
          <w:szCs w:val="22"/>
        </w:rPr>
        <w:instrText xml:space="preserve"> SEQ Figure \* ARABIC </w:instrText>
      </w:r>
      <w:r w:rsidR="00B90D56" w:rsidRPr="00163B18">
        <w:rPr>
          <w:b w:val="0"/>
          <w:bCs w:val="0"/>
          <w:color w:val="auto"/>
          <w:sz w:val="22"/>
          <w:szCs w:val="22"/>
        </w:rPr>
        <w:fldChar w:fldCharType="separate"/>
      </w:r>
      <w:r w:rsidR="00A0291F">
        <w:rPr>
          <w:b w:val="0"/>
          <w:bCs w:val="0"/>
          <w:noProof/>
          <w:color w:val="auto"/>
          <w:sz w:val="22"/>
          <w:szCs w:val="22"/>
        </w:rPr>
        <w:t>23</w:t>
      </w:r>
      <w:r w:rsidR="00B90D56" w:rsidRPr="00163B18">
        <w:rPr>
          <w:b w:val="0"/>
          <w:bCs w:val="0"/>
          <w:color w:val="auto"/>
          <w:sz w:val="22"/>
          <w:szCs w:val="22"/>
        </w:rPr>
        <w:fldChar w:fldCharType="end"/>
      </w:r>
      <w:bookmarkEnd w:id="250"/>
      <w:r w:rsidRPr="00163B18">
        <w:rPr>
          <w:b w:val="0"/>
          <w:bCs w:val="0"/>
          <w:color w:val="auto"/>
          <w:sz w:val="22"/>
          <w:szCs w:val="22"/>
        </w:rPr>
        <w:t>:</w:t>
      </w:r>
      <w:r w:rsidRPr="00163B18">
        <w:rPr>
          <w:rFonts w:cs="Times New Roman"/>
          <w:b w:val="0"/>
          <w:bCs w:val="0"/>
          <w:color w:val="auto"/>
          <w:sz w:val="22"/>
          <w:szCs w:val="32"/>
        </w:rPr>
        <w:t xml:space="preserve"> Flow chart of food losses and wastages</w:t>
      </w:r>
      <w:bookmarkEnd w:id="251"/>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Source: Research Report on the Assessment of Intra-household Wastage of Food.  FAO, ESS, 2004.</w:t>
      </w:r>
    </w:p>
    <w:p w:rsidR="00E34A49" w:rsidRPr="00ED69FB" w:rsidRDefault="00E34A49" w:rsidP="00006FD2">
      <w:pPr>
        <w:pStyle w:val="Heading2"/>
      </w:pPr>
      <w:bookmarkStart w:id="252" w:name="_Toc421025892"/>
      <w:r w:rsidRPr="00ED69FB">
        <w:lastRenderedPageBreak/>
        <w:t>The previous imputation approach</w:t>
      </w:r>
      <w:bookmarkEnd w:id="252"/>
    </w:p>
    <w:p w:rsidR="00890C73" w:rsidRDefault="00890C73" w:rsidP="00E34A49">
      <w:pPr>
        <w:jc w:val="both"/>
        <w:rPr>
          <w:rFonts w:cs="Times New Roman"/>
          <w:color w:val="000000" w:themeColor="text1"/>
          <w:szCs w:val="24"/>
        </w:rPr>
      </w:pP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Just like feed use, losses and waste have been estimated as a simple ratio (share) of availability; this means that the amount of food loss of commodity </w:t>
      </w:r>
      <w:proofErr w:type="spellStart"/>
      <w:r w:rsidRPr="00ED69FB">
        <w:rPr>
          <w:rFonts w:cs="Times New Roman"/>
          <w:color w:val="000000" w:themeColor="text1"/>
          <w:szCs w:val="24"/>
        </w:rPr>
        <w:t>i</w:t>
      </w:r>
      <w:proofErr w:type="spellEnd"/>
      <w:r w:rsidRPr="00ED69FB">
        <w:rPr>
          <w:rFonts w:cs="Times New Roman"/>
          <w:color w:val="000000" w:themeColor="text1"/>
          <w:szCs w:val="24"/>
        </w:rPr>
        <w:t xml:space="preserve"> in country j (</w:t>
      </w:r>
      <w:proofErr w:type="spellStart"/>
      <w:r w:rsidRPr="00ED69FB">
        <w:rPr>
          <w:rFonts w:cs="Times New Roman"/>
          <w:color w:val="000000" w:themeColor="text1"/>
          <w:szCs w:val="24"/>
        </w:rPr>
        <w:t>Lo</w:t>
      </w:r>
      <w:r w:rsidRPr="00ED69FB">
        <w:rPr>
          <w:rFonts w:cs="Times New Roman"/>
          <w:color w:val="000000" w:themeColor="text1"/>
          <w:szCs w:val="24"/>
          <w:vertAlign w:val="subscript"/>
        </w:rPr>
        <w:t>i,j</w:t>
      </w:r>
      <w:proofErr w:type="spellEnd"/>
      <w:r w:rsidRPr="00ED69FB">
        <w:rPr>
          <w:rFonts w:cs="Times New Roman"/>
          <w:color w:val="000000" w:themeColor="text1"/>
          <w:szCs w:val="24"/>
        </w:rPr>
        <w:t>) is:</w:t>
      </w:r>
    </w:p>
    <w:p w:rsidR="00E34A49" w:rsidRPr="00ED69FB" w:rsidRDefault="00B90D56" w:rsidP="00E34A49">
      <w:pPr>
        <w:tabs>
          <w:tab w:val="left" w:pos="3816"/>
        </w:tabs>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e>
        </m:d>
        <m:r>
          <w:rPr>
            <w:rFonts w:hAnsi="Cambria Math" w:cs="Times New Roman"/>
            <w:color w:val="000000" w:themeColor="text1"/>
            <w:szCs w:val="24"/>
          </w:rPr>
          <m:t>*</m:t>
        </m:r>
        <m:r>
          <w:rPr>
            <w:rFonts w:asci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oMath>
      <w:r w:rsidR="00E34A49" w:rsidRPr="00ED69FB">
        <w:rPr>
          <w:rFonts w:cs="Times New Roman"/>
          <w:color w:val="000000" w:themeColor="text1"/>
          <w:szCs w:val="24"/>
        </w:rPr>
        <w:t xml:space="preserve">        </w:t>
      </w:r>
      <w:r w:rsidR="00E34A49"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00E34A49"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27</w:t>
      </w:r>
      <w:r w:rsidRPr="00ED69FB">
        <w:rPr>
          <w:rFonts w:asciiTheme="majorBidi" w:hAnsiTheme="majorBidi" w:cstheme="majorBidi"/>
          <w:color w:val="000000" w:themeColor="text1"/>
          <w:szCs w:val="28"/>
        </w:rPr>
        <w:fldChar w:fldCharType="end"/>
      </w:r>
      <w:r w:rsidR="00E34A49" w:rsidRPr="00ED69FB">
        <w:rPr>
          <w:rFonts w:asciiTheme="majorBidi" w:hAnsiTheme="majorBidi" w:cstheme="majorBidi"/>
          <w:color w:val="000000" w:themeColor="text1"/>
          <w:szCs w:val="28"/>
        </w:rPr>
        <w:t>)</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Again, similarly to the previous approach to estimate feed use, no differentiation is made between trade and domestic production, i.e. a uniform loss rate is applied to all elements of availability. </w:t>
      </w:r>
    </w:p>
    <w:p w:rsidR="00E34A49" w:rsidRPr="00ED69FB" w:rsidRDefault="00E34A49" w:rsidP="00E34A49">
      <w:pPr>
        <w:tabs>
          <w:tab w:val="left" w:pos="3816"/>
        </w:tabs>
        <w:jc w:val="both"/>
        <w:rPr>
          <w:rFonts w:cs="Times New Roman"/>
          <w:color w:val="000000" w:themeColor="text1"/>
          <w:szCs w:val="24"/>
        </w:rPr>
      </w:pPr>
      <w:r w:rsidRPr="00ED69FB">
        <w:rPr>
          <w:rFonts w:cs="Times New Roman"/>
          <w:color w:val="000000" w:themeColor="text1"/>
          <w:szCs w:val="24"/>
        </w:rPr>
        <w:t>The rationale behind the choice of this approach is difficult to gather ex-post.  On the face of it, it may have been motivated by the need to capture the dynamics of losses in a sub-optimal handling and storage system, whereby losses rise where and when supplies are ample, and are low, where and when supplies are limited. This could be a good approximation of a developing county’s food economy, where losses are small in times of crop failures but rise often sharply, in years with bumper crops</w:t>
      </w:r>
      <w:r w:rsidRPr="00ED69FB">
        <w:rPr>
          <w:rStyle w:val="FootnoteReference"/>
          <w:rFonts w:cs="Times New Roman"/>
          <w:color w:val="000000" w:themeColor="text1"/>
          <w:szCs w:val="24"/>
        </w:rPr>
        <w:footnoteReference w:id="32"/>
      </w:r>
      <w:r w:rsidRPr="00ED69FB">
        <w:rPr>
          <w:rFonts w:cs="Times New Roman"/>
          <w:color w:val="000000" w:themeColor="text1"/>
          <w:szCs w:val="24"/>
        </w:rPr>
        <w:t xml:space="preserve">. </w:t>
      </w:r>
    </w:p>
    <w:p w:rsidR="00E34A49" w:rsidRPr="00ED69FB" w:rsidRDefault="00E34A49" w:rsidP="00006FD2">
      <w:pPr>
        <w:pStyle w:val="Heading2"/>
      </w:pPr>
      <w:bookmarkStart w:id="253" w:name="_Toc421025893"/>
      <w:r w:rsidRPr="00ED69FB">
        <w:t>The new imputation approach</w:t>
      </w:r>
      <w:bookmarkEnd w:id="253"/>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Given the simplicity of the old imputation method and notwithstanding the data limitations of official data on losses and waste, it was decided to develop a new method to estimate FLW from officially reported data. This meant in a first step to discard all previously imputed FLW data and base the new imputation methods solely on officially reported data. </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The scarcity of official data made it necessary to pool available data into a panel. It was also felt 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E34A49" w:rsidRPr="00ED69FB" w:rsidRDefault="00E34A49" w:rsidP="00006FD2">
      <w:pPr>
        <w:pStyle w:val="Heading2"/>
      </w:pPr>
      <w:bookmarkStart w:id="254" w:name="_Toc421025894"/>
      <w:r w:rsidRPr="00ED69FB">
        <w:t>The model/estimation procedure</w:t>
      </w:r>
      <w:bookmarkEnd w:id="254"/>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Due to the reasons above, a hierarchical linear model (HLM) was developed with the loss quantity as response. The strength of the approach is its ability to pool together different levels of information for the best inference and optimal prediction. </w:t>
      </w:r>
    </w:p>
    <w:p w:rsidR="00E34A49" w:rsidRPr="00ED69FB" w:rsidRDefault="00E34A49" w:rsidP="00E34A49">
      <w:pPr>
        <w:jc w:val="both"/>
        <w:rPr>
          <w:rFonts w:cs="Times New Roman"/>
          <w:color w:val="000000" w:themeColor="text1"/>
          <w:szCs w:val="24"/>
        </w:rPr>
      </w:pPr>
      <w:proofErr w:type="spellStart"/>
      <w:r w:rsidRPr="00ED69FB">
        <w:rPr>
          <w:rFonts w:cs="Times New Roman"/>
          <w:color w:val="000000" w:themeColor="text1"/>
          <w:szCs w:val="24"/>
        </w:rPr>
        <w:t>Modelling</w:t>
      </w:r>
      <w:proofErr w:type="spellEnd"/>
      <w:r w:rsidRPr="00ED69FB">
        <w:rPr>
          <w:rFonts w:cs="Times New Roman"/>
          <w:color w:val="000000" w:themeColor="text1"/>
          <w:szCs w:val="24"/>
        </w:rPr>
        <w:t xml:space="preserve"> is performed in a hierarchical fashion, with country/commodity specific estimates at the lowest hierarchical level followed by commodity specific estimates, food group estimates, and lastly food perishable group estimates. The coefficients in the hierarchy are estimated </w:t>
      </w:r>
      <w:r w:rsidRPr="00ED69FB">
        <w:rPr>
          <w:rFonts w:cs="Times New Roman"/>
          <w:color w:val="000000" w:themeColor="text1"/>
          <w:szCs w:val="24"/>
        </w:rPr>
        <w:lastRenderedPageBreak/>
        <w:t>simultaneously to ensure they are consistent between and within the hierarchy.  The specific model employed is the following:</w:t>
      </w:r>
    </w:p>
    <w:p w:rsidR="00E34A49" w:rsidRPr="00ED69FB" w:rsidRDefault="00E34A49" w:rsidP="00E34A49">
      <w:pPr>
        <w:jc w:val="both"/>
        <w:rPr>
          <w:rFonts w:cs="Times New Roman"/>
          <w:color w:val="000000" w:themeColor="text1"/>
          <w:szCs w:val="24"/>
        </w:rPr>
      </w:pPr>
    </w:p>
    <w:p w:rsidR="00E34A49" w:rsidRPr="00ED69FB" w:rsidRDefault="00B90D56" w:rsidP="00E34A49">
      <w:pPr>
        <w:jc w:val="both"/>
        <w:rPr>
          <w:rFonts w:cs="Times New Roman"/>
          <w:color w:val="000000" w:themeColor="text1"/>
          <w:szCs w:val="24"/>
        </w:rPr>
      </w:pPr>
      <m:oMathPara>
        <m:oMath>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Loss</m:t>
                      </m:r>
                    </m:e>
                    <m:sub>
                      <m:r>
                        <m:rPr>
                          <m:sty m:val="p"/>
                        </m:rPr>
                        <w:rPr>
                          <w:rFonts w:ascii="Cambria Math" w:hAnsi="Cambria Math" w:cs="Times New Roman"/>
                          <w:color w:val="000000" w:themeColor="text1"/>
                          <w:szCs w:val="24"/>
                        </w:rPr>
                        <m:t>ijklm</m:t>
                      </m:r>
                    </m:sub>
                  </m:sSub>
                </m:e>
              </m:d>
            </m:e>
          </m:func>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1</m:t>
              </m:r>
            </m:sub>
          </m:s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Production</m:t>
                      </m:r>
                    </m:e>
                    <m:sub>
                      <m:r>
                        <m:rPr>
                          <m:sty m:val="p"/>
                        </m:rPr>
                        <w:rPr>
                          <w:rFonts w:ascii="Cambria Math" w:hAnsi="Cambria Math" w:cs="Times New Roman"/>
                          <w:color w:val="000000" w:themeColor="text1"/>
                          <w:szCs w:val="24"/>
                        </w:rPr>
                        <m:t>ijklm</m:t>
                      </m:r>
                    </m:sub>
                  </m:sSub>
                  <m:r>
                    <m:rPr>
                      <m:sty m:val="p"/>
                    </m:rPr>
                    <w:rPr>
                      <w:rFonts w:ascii="Cambria Math" w:cs="Times New Roman"/>
                      <w:color w:val="000000" w:themeColor="text1"/>
                      <w:szCs w:val="24"/>
                    </w:rPr>
                    <m:t>+1</m:t>
                  </m:r>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A</m:t>
              </m:r>
            </m:e>
            <m:sub>
              <m:r>
                <m:rPr>
                  <m:sty m:val="p"/>
                </m:rPr>
                <w:rPr>
                  <w:rFonts w:ascii="Cambria Math" w:hAnsi="Cambria Math" w:cs="Times New Roman"/>
                  <w:color w:val="000000" w:themeColor="text1"/>
                  <w:szCs w:val="24"/>
                </w:rPr>
                <m:t>ijklm</m:t>
              </m:r>
            </m:sub>
          </m:sSub>
        </m:oMath>
      </m:oMathPara>
    </w:p>
    <w:p w:rsidR="00E34A49" w:rsidRPr="00ED69FB" w:rsidRDefault="00B90D56" w:rsidP="00E34A49">
      <w:pPr>
        <w:tabs>
          <w:tab w:val="left" w:pos="3816"/>
        </w:tabs>
        <w:jc w:val="center"/>
        <w:rPr>
          <w:rFonts w:cs="Times New Roman"/>
          <w:color w:val="000000" w:themeColor="text1"/>
          <w:szCs w:val="24"/>
        </w:rPr>
      </w:pPr>
      <m:oMathPara>
        <m:oMathParaPr>
          <m:jc m:val="center"/>
        </m:oMathPara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Country</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C</m:t>
              </m:r>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D</m:t>
              </m:r>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w:br/>
          </m:r>
        </m:oMath>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21</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Perishable</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i</m:t>
            </m:r>
          </m:sub>
        </m:sSub>
      </m:oMath>
      <w:r w:rsidR="00E34A49" w:rsidRPr="00ED69FB">
        <w:rPr>
          <w:rFonts w:cs="Times New Roman"/>
          <w:color w:val="000000" w:themeColor="text1"/>
          <w:szCs w:val="24"/>
        </w:rPr>
        <w:t xml:space="preserve">      </w:t>
      </w:r>
    </w:p>
    <w:p w:rsidR="00E34A49" w:rsidRPr="00ED69FB" w:rsidRDefault="00E34A49" w:rsidP="00E34A49">
      <w:pPr>
        <w:tabs>
          <w:tab w:val="left" w:pos="3816"/>
        </w:tabs>
        <w:jc w:val="center"/>
        <w:rPr>
          <w:rFonts w:cs="Times New Roman"/>
          <w:color w:val="000000" w:themeColor="text1"/>
          <w:szCs w:val="24"/>
        </w:rPr>
      </w:pPr>
      <w:r w:rsidRPr="00ED69FB">
        <w:rPr>
          <w:rFonts w:asciiTheme="majorBidi" w:hAnsiTheme="majorBidi" w:cstheme="majorBidi"/>
          <w:color w:val="000000" w:themeColor="text1"/>
          <w:szCs w:val="28"/>
        </w:rPr>
        <w:t xml:space="preserve">(Equation </w:t>
      </w:r>
      <w:r w:rsidR="00B90D56"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00B90D56"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28</w:t>
      </w:r>
      <w:r w:rsidR="00B90D56"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a-e)</w:t>
      </w:r>
    </w:p>
    <w:p w:rsidR="00E34A49" w:rsidRPr="00ED69FB" w:rsidRDefault="00E34A49" w:rsidP="00E34A49">
      <w:pPr>
        <w:jc w:val="both"/>
        <w:rPr>
          <w:rFonts w:cs="Times New Roman"/>
          <w:color w:val="000000" w:themeColor="text1"/>
          <w:szCs w:val="24"/>
        </w:rPr>
      </w:pP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 xml:space="preserve">where the </w:t>
      </w:r>
      <w:proofErr w:type="spellStart"/>
      <w:r w:rsidRPr="00ED69FB">
        <w:rPr>
          <w:rFonts w:cs="Times New Roman"/>
          <w:color w:val="000000" w:themeColor="text1"/>
          <w:szCs w:val="24"/>
        </w:rPr>
        <w:t>i</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represents the effect of food perishable group, the </w:t>
      </w:r>
      <w:proofErr w:type="spellStart"/>
      <w:r w:rsidRPr="00ED69FB">
        <w:rPr>
          <w:rFonts w:cs="Times New Roman"/>
          <w:color w:val="000000" w:themeColor="text1"/>
          <w:szCs w:val="24"/>
        </w:rPr>
        <w:t>j</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effect of food group, the </w:t>
      </w:r>
      <w:proofErr w:type="spellStart"/>
      <w:r w:rsidRPr="00ED69FB">
        <w:rPr>
          <w:rFonts w:cs="Times New Roman"/>
          <w:color w:val="000000" w:themeColor="text1"/>
          <w:szCs w:val="24"/>
        </w:rPr>
        <w:t>k</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effect of commodity, the </w:t>
      </w:r>
      <w:proofErr w:type="spellStart"/>
      <w:r w:rsidRPr="00ED69FB">
        <w:rPr>
          <w:rFonts w:cs="Times New Roman"/>
          <w:color w:val="000000" w:themeColor="text1"/>
          <w:szCs w:val="24"/>
        </w:rPr>
        <w:t>l</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effect of country/commodity, and the </w:t>
      </w:r>
      <w:proofErr w:type="spellStart"/>
      <w:r w:rsidRPr="00ED69FB">
        <w:rPr>
          <w:rFonts w:cs="Times New Roman"/>
          <w:color w:val="000000" w:themeColor="text1"/>
          <w:szCs w:val="24"/>
        </w:rPr>
        <w:t>m</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individual observations.  The capital letters represent random errors, and these are all assumed to follow normal distributions with some unknown variance.  The Greek letters indicate coefficients to be estimated from the data.</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E34A49" w:rsidRPr="00ED69FB" w:rsidRDefault="00E34A49" w:rsidP="00E34A49">
      <w:pPr>
        <w:jc w:val="both"/>
        <w:rPr>
          <w:rFonts w:cs="Times New Roman"/>
          <w:color w:val="000000" w:themeColor="text1"/>
          <w:szCs w:val="24"/>
        </w:rPr>
      </w:pPr>
      <w:r w:rsidRPr="00ED69FB">
        <w:rPr>
          <w:rFonts w:cs="Times New Roman"/>
          <w:color w:val="000000" w:themeColor="text1"/>
          <w:szCs w:val="24"/>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E34A49" w:rsidRPr="00ED69FB" w:rsidRDefault="00E34A49" w:rsidP="00E34A49">
      <w:pPr>
        <w:jc w:val="both"/>
        <w:rPr>
          <w:rFonts w:cs="Times New Roman"/>
          <w:color w:val="000000" w:themeColor="text1"/>
          <w:szCs w:val="24"/>
        </w:rPr>
      </w:pPr>
    </w:p>
    <w:p w:rsidR="00E34A49" w:rsidRPr="00ED69FB" w:rsidRDefault="00E34A49">
      <w:pPr>
        <w:rPr>
          <w:rFonts w:cs="Times New Roman"/>
          <w:color w:val="000000" w:themeColor="text1"/>
          <w:szCs w:val="24"/>
        </w:rPr>
      </w:pPr>
      <w:r w:rsidRPr="00ED69FB">
        <w:rPr>
          <w:rFonts w:cs="Times New Roman"/>
          <w:color w:val="000000" w:themeColor="text1"/>
          <w:szCs w:val="24"/>
        </w:rPr>
        <w:br w:type="page"/>
      </w:r>
    </w:p>
    <w:p w:rsidR="00E34A49" w:rsidRPr="00ED69FB" w:rsidRDefault="00E34A49" w:rsidP="00ED69FB">
      <w:pPr>
        <w:pStyle w:val="Heading1"/>
      </w:pPr>
      <w:bookmarkStart w:id="255" w:name="_Toc421025895"/>
      <w:r w:rsidRPr="00ED69FB">
        <w:lastRenderedPageBreak/>
        <w:t>Seed use</w:t>
      </w:r>
      <w:bookmarkEnd w:id="255"/>
    </w:p>
    <w:p w:rsidR="00E34A49" w:rsidRPr="00ED69FB" w:rsidRDefault="00E34A49" w:rsidP="00006FD2">
      <w:pPr>
        <w:pStyle w:val="Heading2"/>
      </w:pPr>
      <w:bookmarkStart w:id="256" w:name="_Toc421025896"/>
      <w:r w:rsidRPr="00ED69FB">
        <w:t>A brief review of the existing approach</w:t>
      </w:r>
      <w:bookmarkEnd w:id="256"/>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current definition of seed use includes “all amounts of the commodity in question used during the reference period for reproductive purposes, such as seed, sugar cane planted, eggs for hatching and fish for bait, whether domestically produced or imported”. Account is taken of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This can be formulated in the simple identity:</w:t>
      </w:r>
    </w:p>
    <w:p w:rsidR="00E34A49" w:rsidRPr="00ED69FB" w:rsidRDefault="00B90D56" w:rsidP="00E34A49">
      <w:pPr>
        <w:tabs>
          <w:tab w:val="left" w:pos="3816"/>
        </w:tabs>
        <w:jc w:val="center"/>
        <w:rPr>
          <w:color w:val="000000" w:themeColor="text1"/>
          <w:szCs w:val="24"/>
        </w:rPr>
      </w:pP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Se</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r>
          <w:rPr>
            <w:rFonts w:ascii="Cambria Math"/>
            <w:color w:val="000000" w:themeColor="text1"/>
            <w:szCs w:val="24"/>
            <w:lang w:val="en-GB"/>
          </w:rPr>
          <m:t>=</m:t>
        </m:r>
        <m:d>
          <m:dPr>
            <m:ctrlPr>
              <w:rPr>
                <w:rFonts w:ascii="Cambria Math" w:hAnsi="Cambria Math"/>
                <w:i/>
                <w:color w:val="000000" w:themeColor="text1"/>
                <w:szCs w:val="24"/>
                <w:lang w:val="en-GB"/>
              </w:rPr>
            </m:ctrlPr>
          </m:dPr>
          <m:e>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AS</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e>
        </m:d>
        <m:r>
          <w:rPr>
            <w:rFonts w:ascii="Cambria Math" w:hAnsi="Cambria Math"/>
            <w:color w:val="000000" w:themeColor="text1"/>
            <w:szCs w:val="24"/>
            <w:lang w:val="en-GB"/>
          </w:rPr>
          <m:t>*</m:t>
        </m:r>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r</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oMath>
      <w:r w:rsidR="00E34A49" w:rsidRPr="00ED69FB">
        <w:rPr>
          <w:color w:val="000000" w:themeColor="text1"/>
          <w:szCs w:val="24"/>
          <w:lang w:val="en-GB"/>
        </w:rPr>
        <w:t xml:space="preserve"> </w:t>
      </w:r>
      <w:r w:rsidR="00E34A49" w:rsidRPr="00ED69FB">
        <w:rPr>
          <w:color w:val="000000" w:themeColor="text1"/>
          <w:szCs w:val="24"/>
        </w:rPr>
        <w:t xml:space="preserve"> </w:t>
      </w:r>
      <w:r w:rsidR="00E34A49"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00E34A49"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29</w:t>
      </w:r>
      <w:r w:rsidRPr="00ED69FB">
        <w:rPr>
          <w:rFonts w:asciiTheme="majorBidi" w:hAnsiTheme="majorBidi" w:cstheme="majorBidi"/>
          <w:color w:val="000000" w:themeColor="text1"/>
          <w:szCs w:val="28"/>
        </w:rPr>
        <w:fldChar w:fldCharType="end"/>
      </w:r>
      <w:r w:rsidR="00E34A49" w:rsidRPr="00ED69FB">
        <w:rPr>
          <w:rFonts w:asciiTheme="majorBidi" w:hAnsiTheme="majorBidi" w:cstheme="majorBidi"/>
          <w:color w:val="000000" w:themeColor="text1"/>
          <w:szCs w:val="28"/>
        </w:rPr>
        <w:t>)</w:t>
      </w:r>
    </w:p>
    <w:p w:rsidR="00E34A49" w:rsidRPr="00ED69FB" w:rsidRDefault="00E34A49" w:rsidP="00E34A49">
      <w:pPr>
        <w:jc w:val="both"/>
        <w:rPr>
          <w:bCs/>
          <w:color w:val="000000" w:themeColor="text1"/>
          <w:szCs w:val="24"/>
          <w:lang w:val="en-GB"/>
        </w:rPr>
      </w:pPr>
      <w:r w:rsidRPr="00ED69FB">
        <w:rPr>
          <w:color w:val="000000" w:themeColor="text1"/>
          <w:szCs w:val="24"/>
          <w:lang w:val="en-GB"/>
        </w:rPr>
        <w:t xml:space="preserve">where </w:t>
      </w:r>
      <m:oMath>
        <m:r>
          <w:rPr>
            <w:rFonts w:ascii="Cambria Math" w:hAnsi="Cambria Math"/>
            <w:color w:val="000000" w:themeColor="text1"/>
            <w:szCs w:val="24"/>
            <w:lang w:val="en-GB"/>
          </w:rPr>
          <m:t>Se</m:t>
        </m:r>
      </m:oMath>
      <w:r w:rsidRPr="00ED69FB">
        <w:rPr>
          <w:color w:val="000000" w:themeColor="text1"/>
          <w:szCs w:val="24"/>
          <w:lang w:val="en-GB"/>
        </w:rPr>
        <w:t xml:space="preserve"> is the seed usage, AS is area sown and </w:t>
      </w:r>
      <m:oMath>
        <m:r>
          <w:rPr>
            <w:rFonts w:ascii="Cambria Math" w:hAnsi="Cambria Math"/>
            <w:color w:val="000000" w:themeColor="text1"/>
            <w:szCs w:val="24"/>
            <w:lang w:val="en-GB"/>
          </w:rPr>
          <m:t>r</m:t>
        </m:r>
      </m:oMath>
      <w:r w:rsidRPr="00ED69FB">
        <w:rPr>
          <w:color w:val="000000" w:themeColor="text1"/>
          <w:szCs w:val="24"/>
          <w:lang w:val="en-GB"/>
        </w:rPr>
        <w:t xml:space="preserve"> is the seed rate for commodity </w:t>
      </w:r>
      <m:oMath>
        <m:r>
          <w:rPr>
            <w:rFonts w:ascii="Cambria Math" w:hAnsi="Cambria Math"/>
            <w:color w:val="000000" w:themeColor="text1"/>
            <w:szCs w:val="24"/>
            <w:lang w:val="en-GB"/>
          </w:rPr>
          <m:t>i</m:t>
        </m:r>
      </m:oMath>
      <w:r w:rsidRPr="00ED69FB">
        <w:rPr>
          <w:color w:val="000000" w:themeColor="text1"/>
          <w:szCs w:val="24"/>
          <w:lang w:val="en-GB"/>
        </w:rPr>
        <w:t xml:space="preserve"> in country </w:t>
      </w:r>
      <m:oMath>
        <m:r>
          <w:rPr>
            <w:rFonts w:ascii="Cambria Math" w:hAnsi="Cambria Math"/>
            <w:color w:val="000000" w:themeColor="text1"/>
            <w:szCs w:val="24"/>
            <w:lang w:val="en-GB"/>
          </w:rPr>
          <m:t>j</m:t>
        </m:r>
      </m:oMath>
      <w:r w:rsidRPr="00ED69FB">
        <w:rPr>
          <w:color w:val="000000" w:themeColor="text1"/>
          <w:szCs w:val="24"/>
          <w:lang w:val="en-GB"/>
        </w:rPr>
        <w:t>.  The seed rates vary by both country i and commodity j to account for diff</w:t>
      </w:r>
      <w:proofErr w:type="spellStart"/>
      <w:r w:rsidRPr="00ED69FB">
        <w:rPr>
          <w:color w:val="000000" w:themeColor="text1"/>
          <w:szCs w:val="24"/>
          <w:lang w:val="en-GB"/>
        </w:rPr>
        <w:t>erent</w:t>
      </w:r>
      <w:proofErr w:type="spellEnd"/>
      <w:r w:rsidRPr="00ED69FB">
        <w:rPr>
          <w:color w:val="000000" w:themeColor="text1"/>
          <w:szCs w:val="24"/>
          <w:lang w:val="en-GB"/>
        </w:rPr>
        <w:t xml:space="preserve"> agricultural demands in different climates/regions of the world.</w:t>
      </w:r>
    </w:p>
    <w:p w:rsidR="00E34A49" w:rsidRPr="00ED69FB" w:rsidRDefault="00E34A49" w:rsidP="00006FD2">
      <w:pPr>
        <w:pStyle w:val="Heading2"/>
      </w:pPr>
      <w:bookmarkStart w:id="257" w:name="_Toc421025897"/>
      <w:r w:rsidRPr="00ED69FB">
        <w:t>Seed rates</w:t>
      </w:r>
      <w:bookmarkEnd w:id="257"/>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E34A49" w:rsidRPr="00ED69FB" w:rsidRDefault="00E34A49" w:rsidP="00E34A49">
      <w:pPr>
        <w:jc w:val="both"/>
        <w:rPr>
          <w:bCs/>
          <w:color w:val="000000" w:themeColor="text1"/>
          <w:szCs w:val="24"/>
          <w:lang w:val="en-GB"/>
        </w:rPr>
      </w:pPr>
      <w:r w:rsidRPr="00ED69FB">
        <w:rPr>
          <w:bCs/>
          <w:color w:val="000000" w:themeColor="text1"/>
          <w:szCs w:val="24"/>
          <w:lang w:val="en-GB"/>
        </w:rPr>
        <w:t>The publication also provides information about the share of eggs that is typically used for hatching</w:t>
      </w:r>
      <w:r w:rsidRPr="00ED69FB">
        <w:rPr>
          <w:rStyle w:val="FootnoteReference"/>
          <w:color w:val="000000" w:themeColor="text1"/>
          <w:szCs w:val="24"/>
        </w:rPr>
        <w:footnoteReference w:id="33"/>
      </w:r>
      <w:r w:rsidRPr="00ED69FB">
        <w:rPr>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E34A49" w:rsidRPr="00ED69FB" w:rsidRDefault="00E34A49" w:rsidP="00006FD2">
      <w:pPr>
        <w:pStyle w:val="Heading2"/>
      </w:pPr>
      <w:bookmarkStart w:id="258" w:name="_Toc421025898"/>
      <w:r w:rsidRPr="00ED69FB">
        <w:lastRenderedPageBreak/>
        <w:t>The new imputation approach</w:t>
      </w:r>
      <w:bookmarkEnd w:id="258"/>
    </w:p>
    <w:p w:rsidR="00E34A49" w:rsidRPr="00ED69FB" w:rsidRDefault="00E34A49" w:rsidP="00E34A49">
      <w:pPr>
        <w:jc w:val="both"/>
        <w:rPr>
          <w:color w:val="000000" w:themeColor="text1"/>
          <w:szCs w:val="24"/>
          <w:lang w:val="en-GB"/>
        </w:rPr>
      </w:pPr>
      <w:r w:rsidRPr="00ED69FB">
        <w:rPr>
          <w:color w:val="000000" w:themeColor="text1"/>
          <w:szCs w:val="24"/>
          <w:lang w:val="en-GB"/>
        </w:rPr>
        <w:t>Data for the area sown are collected through the FAO production questionnaire. However, while overall response rates to the questionnaire have been rising, data on seed use remains sparse overall.  Where neither seed rates nor official seed use information is available, seed use is imputed. In practice the steps are:</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Impute area sown, when missing.</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Apply seed rates as per previous methodology, when questionnaire results are unavailable.</w:t>
      </w:r>
    </w:p>
    <w:p w:rsidR="00E34A49" w:rsidRPr="00ED69FB" w:rsidRDefault="00E34A49" w:rsidP="00E34A49">
      <w:pPr>
        <w:pStyle w:val="ListParagraph"/>
        <w:numPr>
          <w:ilvl w:val="0"/>
          <w:numId w:val="22"/>
        </w:numPr>
        <w:jc w:val="both"/>
        <w:rPr>
          <w:color w:val="000000" w:themeColor="text1"/>
          <w:szCs w:val="24"/>
        </w:rPr>
      </w:pPr>
      <w:r w:rsidRPr="00ED69FB">
        <w:rPr>
          <w:color w:val="000000" w:themeColor="text1"/>
          <w:szCs w:val="24"/>
        </w:rPr>
        <w:t>Impute seed, when neither area sown nor seed rates are available.</w:t>
      </w:r>
    </w:p>
    <w:p w:rsidR="00E34A49" w:rsidRPr="00ED69FB" w:rsidRDefault="00E34A49" w:rsidP="00006FD2">
      <w:pPr>
        <w:pStyle w:val="Heading2"/>
      </w:pPr>
      <w:bookmarkStart w:id="259" w:name="_Toc421025899"/>
      <w:r w:rsidRPr="00ED69FB">
        <w:t>Imputation of Area Sown</w:t>
      </w:r>
      <w:bookmarkEnd w:id="259"/>
    </w:p>
    <w:p w:rsidR="00E34A49" w:rsidRPr="00ED69FB" w:rsidRDefault="00E34A49" w:rsidP="00E34A49">
      <w:pPr>
        <w:jc w:val="both"/>
        <w:rPr>
          <w:color w:val="000000" w:themeColor="text1"/>
          <w:szCs w:val="24"/>
          <w:lang w:val="en-GB"/>
        </w:rPr>
      </w:pPr>
      <w:r w:rsidRPr="00ED69FB">
        <w:rPr>
          <w:color w:val="000000" w:themeColor="text1"/>
          <w:szCs w:val="24"/>
          <w:lang w:val="en-GB"/>
        </w:rPr>
        <w:t>To impute the actual area sown, the following approach is taken:</w:t>
      </w:r>
    </w:p>
    <w:p w:rsidR="00E34A49" w:rsidRPr="00ED69FB" w:rsidRDefault="00E34A49" w:rsidP="00E34A49">
      <w:pPr>
        <w:pStyle w:val="ListParagraph"/>
        <w:numPr>
          <w:ilvl w:val="0"/>
          <w:numId w:val="21"/>
        </w:numPr>
        <w:ind w:left="0" w:firstLine="0"/>
        <w:jc w:val="both"/>
        <w:rPr>
          <w:color w:val="000000" w:themeColor="text1"/>
          <w:szCs w:val="24"/>
        </w:rPr>
      </w:pPr>
      <w:r w:rsidRPr="00ED69FB">
        <w:rPr>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E34A49" w:rsidRPr="00ED69FB" w:rsidRDefault="00E34A49" w:rsidP="00E34A49">
      <w:pPr>
        <w:pStyle w:val="ListParagraph"/>
        <w:numPr>
          <w:ilvl w:val="0"/>
          <w:numId w:val="21"/>
        </w:numPr>
        <w:ind w:left="0" w:firstLine="0"/>
        <w:jc w:val="both"/>
        <w:rPr>
          <w:color w:val="000000" w:themeColor="text1"/>
          <w:szCs w:val="24"/>
        </w:rPr>
      </w:pPr>
      <w:r w:rsidRPr="00ED69FB">
        <w:rPr>
          <w:color w:val="000000" w:themeColor="text1"/>
          <w:szCs w:val="24"/>
        </w:rPr>
        <w:t>If no prior information on the area sown is available, than a ratio of 1 is used.</w:t>
      </w:r>
    </w:p>
    <w:p w:rsidR="00E34A49" w:rsidRPr="00ED69FB" w:rsidRDefault="00E34A49" w:rsidP="00006FD2">
      <w:pPr>
        <w:pStyle w:val="Heading2"/>
      </w:pPr>
      <w:bookmarkStart w:id="260" w:name="_Toc421025900"/>
      <w:r w:rsidRPr="00ED69FB">
        <w:t>Imputation of Seed</w:t>
      </w:r>
      <w:bookmarkEnd w:id="260"/>
    </w:p>
    <w:p w:rsidR="00E34A49" w:rsidRPr="00ED69FB" w:rsidRDefault="00E34A49" w:rsidP="00E34A49">
      <w:pPr>
        <w:jc w:val="both"/>
        <w:rPr>
          <w:color w:val="000000" w:themeColor="text1"/>
          <w:szCs w:val="24"/>
          <w:lang w:val="en-GB"/>
        </w:rPr>
      </w:pPr>
      <w:r w:rsidRPr="00ED69FB">
        <w:rPr>
          <w:color w:val="000000" w:themeColor="text1"/>
          <w:szCs w:val="24"/>
          <w:lang w:val="en-GB"/>
        </w:rPr>
        <w:t>The imputation of seed 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E34A49" w:rsidRPr="00ED69FB" w:rsidRDefault="00B90D56" w:rsidP="00E34A49">
      <w:pPr>
        <w:jc w:val="both"/>
        <w:rPr>
          <w:color w:val="000000" w:themeColor="text1"/>
          <w:szCs w:val="24"/>
          <w:lang w:val="en-GB"/>
        </w:rPr>
      </w:pPr>
      <m:oMathPara>
        <m:oMath>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Se</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1</m:t>
              </m:r>
            </m:sub>
          </m:sSub>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Temp</m:t>
              </m:r>
            </m:e>
            <m:sub>
              <m:r>
                <m:rPr>
                  <m:sty m:val="p"/>
                </m:rPr>
                <w:rPr>
                  <w:rFonts w:ascii="Cambria Math" w:hAnsi="Cambria Math"/>
                  <w:color w:val="000000" w:themeColor="text1"/>
                  <w:szCs w:val="24"/>
                  <w:lang w:val="en-GB"/>
                </w:rPr>
                <m:t>i</m:t>
              </m:r>
            </m:sub>
          </m:sSub>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2</m:t>
              </m:r>
            </m:sub>
          </m:sSub>
          <m:r>
            <m:rPr>
              <m:sty m:val="p"/>
            </m:rPr>
            <w:rPr>
              <w:rFonts w:ascii="Cambria Math" w:hAnsi="Cambria Math"/>
              <w:color w:val="000000" w:themeColor="text1"/>
              <w:szCs w:val="24"/>
              <w:lang w:val="en-GB"/>
            </w:rPr>
            <m:t>Time</m:t>
          </m:r>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Area</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Sown</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ε</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E34A49" w:rsidRPr="00ED69FB" w:rsidRDefault="00B90D56" w:rsidP="00E34A49">
      <w:pPr>
        <w:jc w:val="both"/>
        <w:rPr>
          <w:color w:val="000000" w:themeColor="text1"/>
          <w:szCs w:val="24"/>
          <w:lang w:val="en-GB"/>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30</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sSub>
            <m:sSubPr>
              <m:ctrlPr>
                <w:rPr>
                  <w:rFonts w:ascii="Cambria Math" w:hAnsi="Cambria Math"/>
                  <w:color w:val="000000" w:themeColor="text1"/>
                  <w:szCs w:val="24"/>
                  <w:lang w:val="en-GB"/>
                </w:rPr>
              </m:ctrlPr>
            </m:sSubPr>
            <m:e>
              <m:d>
                <m:dPr>
                  <m:ctrlPr>
                    <w:rPr>
                      <w:rFonts w:ascii="Cambria Math" w:hAnsi="Cambria Math"/>
                      <w:color w:val="000000" w:themeColor="text1"/>
                      <w:szCs w:val="24"/>
                      <w:lang w:val="en-GB"/>
                    </w:rPr>
                  </m:ctrlPr>
                </m:dPr>
                <m:e>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Code</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Country</m:t>
                  </m:r>
                </m:e>
              </m:d>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δ</m:t>
              </m:r>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E34A49" w:rsidRPr="00ED69FB" w:rsidRDefault="00B90D56" w:rsidP="00E34A49">
      <w:pPr>
        <w:tabs>
          <w:tab w:val="left" w:pos="3816"/>
        </w:tabs>
        <w:jc w:val="center"/>
        <w:rPr>
          <w:color w:val="000000" w:themeColor="text1"/>
          <w:szCs w:val="24"/>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311</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Group</m:t>
              </m:r>
              <m:r>
                <m:rPr>
                  <m:sty m:val="p"/>
                </m:rPr>
                <w:rPr>
                  <w:rFonts w:ascii="Cambria Math"/>
                  <w:color w:val="000000" w:themeColor="text1"/>
                  <w:szCs w:val="24"/>
                  <w:lang w:val="en-GB"/>
                </w:rPr>
                <m:t>)</m:t>
              </m:r>
            </m:e>
            <m:sub>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ζ</m:t>
              </m:r>
            </m:e>
            <m:sub>
              <m:r>
                <m:rPr>
                  <m:sty m:val="p"/>
                </m:rPr>
                <w:rPr>
                  <w:rFonts w:ascii="Cambria Math" w:hAnsi="Cambria Math"/>
                  <w:color w:val="000000" w:themeColor="text1"/>
                  <w:szCs w:val="24"/>
                  <w:lang w:val="en-GB"/>
                </w:rPr>
                <m:t>j</m:t>
              </m:r>
            </m:sub>
          </m:sSub>
        </m:oMath>
      </m:oMathPara>
    </w:p>
    <w:p w:rsidR="00E34A49" w:rsidRPr="00ED69FB" w:rsidRDefault="00E34A49" w:rsidP="00E34A49">
      <w:pPr>
        <w:tabs>
          <w:tab w:val="left" w:pos="3816"/>
        </w:tabs>
        <w:jc w:val="center"/>
        <w:rPr>
          <w:color w:val="000000" w:themeColor="text1"/>
          <w:szCs w:val="24"/>
        </w:rPr>
      </w:pPr>
      <w:r w:rsidRPr="00ED69FB">
        <w:rPr>
          <w:rFonts w:asciiTheme="majorBidi" w:hAnsiTheme="majorBidi" w:cstheme="majorBidi"/>
          <w:color w:val="000000" w:themeColor="text1"/>
          <w:szCs w:val="28"/>
        </w:rPr>
        <w:t xml:space="preserve">(Equation </w:t>
      </w:r>
      <w:r w:rsidR="00B90D56"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00B90D56" w:rsidRPr="00ED69FB">
        <w:rPr>
          <w:rFonts w:asciiTheme="majorBidi" w:hAnsiTheme="majorBidi" w:cstheme="majorBidi"/>
          <w:color w:val="000000" w:themeColor="text1"/>
          <w:szCs w:val="28"/>
        </w:rPr>
        <w:fldChar w:fldCharType="separate"/>
      </w:r>
      <w:r w:rsidR="00A0291F">
        <w:rPr>
          <w:rFonts w:asciiTheme="majorBidi" w:hAnsiTheme="majorBidi" w:cstheme="majorBidi"/>
          <w:noProof/>
          <w:color w:val="000000" w:themeColor="text1"/>
          <w:szCs w:val="28"/>
        </w:rPr>
        <w:t>30</w:t>
      </w:r>
      <w:r w:rsidR="00B90D56"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 xml:space="preserve"> a-c)</w:t>
      </w:r>
    </w:p>
    <w:p w:rsidR="00E34A49" w:rsidRPr="00ED69FB" w:rsidRDefault="00E34A49" w:rsidP="00E34A49">
      <w:pPr>
        <w:jc w:val="both"/>
        <w:rPr>
          <w:color w:val="000000" w:themeColor="text1"/>
          <w:szCs w:val="24"/>
          <w:lang w:val="en-GB"/>
        </w:rPr>
      </w:pPr>
      <w:r w:rsidRPr="00ED69FB">
        <w:rPr>
          <w:color w:val="000000" w:themeColor="text1"/>
          <w:szCs w:val="24"/>
          <w:lang w:val="en-GB"/>
        </w:rPr>
        <w:t xml:space="preserve">where </w:t>
      </w:r>
      <m:oMath>
        <m:r>
          <w:rPr>
            <w:rFonts w:ascii="Cambria Math" w:hAnsi="Cambria Math"/>
            <w:color w:val="000000" w:themeColor="text1"/>
            <w:szCs w:val="24"/>
            <w:lang w:val="en-GB"/>
          </w:rPr>
          <m:t>β,γ,κ</m:t>
        </m:r>
      </m:oMath>
      <w:r w:rsidRPr="00ED69FB">
        <w:rPr>
          <w:color w:val="000000" w:themeColor="text1"/>
          <w:szCs w:val="24"/>
          <w:lang w:val="en-GB"/>
        </w:rPr>
        <w:t xml:space="preserve"> are coefficients to estimate from the data, </w:t>
      </w:r>
      <m:oMath>
        <m:r>
          <w:rPr>
            <w:rFonts w:ascii="Cambria Math" w:hAnsi="Cambria Math"/>
            <w:color w:val="000000" w:themeColor="text1"/>
            <w:szCs w:val="24"/>
            <w:lang w:val="en-GB"/>
          </w:rPr>
          <m:t>ε,δ,ζ</m:t>
        </m:r>
      </m:oMath>
      <w:r w:rsidRPr="00ED69FB">
        <w:rPr>
          <w:color w:val="000000" w:themeColor="text1"/>
          <w:szCs w:val="24"/>
          <w:lang w:val="en-GB"/>
        </w:rPr>
        <w:t xml:space="preserve"> are error estimates,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Temp</m:t>
            </m:r>
          </m:e>
          <m:sub>
            <m:r>
              <w:rPr>
                <w:rFonts w:ascii="Cambria Math" w:hAnsi="Cambria Math"/>
                <w:color w:val="000000" w:themeColor="text1"/>
                <w:szCs w:val="24"/>
                <w:lang w:val="en-GB"/>
              </w:rPr>
              <m:t>i</m:t>
            </m:r>
          </m:sub>
        </m:sSub>
      </m:oMath>
      <w:r w:rsidRPr="00ED69FB">
        <w:rPr>
          <w:color w:val="000000" w:themeColor="text1"/>
          <w:szCs w:val="24"/>
          <w:lang w:val="en-GB"/>
        </w:rPr>
        <w:t xml:space="preserve"> is the average annual temperature of country i (provided by the World Bank), and </w:t>
      </w:r>
      <m:oMath>
        <m:r>
          <w:rPr>
            <w:rFonts w:ascii="Cambria Math" w:hAnsi="Cambria Math"/>
            <w:color w:val="000000" w:themeColor="text1"/>
            <w:szCs w:val="24"/>
            <w:lang w:val="en-GB"/>
          </w:rPr>
          <m:t>Time</m:t>
        </m:r>
      </m:oMath>
      <w:r w:rsidRPr="00ED69FB">
        <w:rPr>
          <w:color w:val="000000" w:themeColor="text1"/>
          <w:szCs w:val="24"/>
          <w:lang w:val="en-GB"/>
        </w:rPr>
        <w:t xml:space="preserve"> is measured in years and is included to capture linear trends over time.  The i indices run o</w:t>
      </w:r>
      <w:proofErr w:type="spellStart"/>
      <w:r w:rsidRPr="00ED69FB">
        <w:rPr>
          <w:color w:val="000000" w:themeColor="text1"/>
          <w:szCs w:val="24"/>
          <w:lang w:val="en-GB"/>
        </w:rPr>
        <w:t>ver</w:t>
      </w:r>
      <w:proofErr w:type="spellEnd"/>
      <w:r w:rsidRPr="00ED69FB">
        <w:rPr>
          <w:color w:val="000000" w:themeColor="text1"/>
          <w:szCs w:val="24"/>
          <w:lang w:val="en-GB"/>
        </w:rPr>
        <w:t xml:space="preserve"> all countries, the j indices over all CPC groups, and the k indices over all unique country/CPC code combinations.</w:t>
      </w:r>
    </w:p>
    <w:p w:rsidR="00E34A49" w:rsidRPr="00ED69FB" w:rsidRDefault="00E34A49" w:rsidP="00E34A49">
      <w:pPr>
        <w:jc w:val="both"/>
        <w:rPr>
          <w:color w:val="000000" w:themeColor="text1"/>
          <w:szCs w:val="24"/>
          <w:lang w:val="en-GB"/>
        </w:rPr>
      </w:pPr>
      <w:r w:rsidRPr="00ED69FB">
        <w:rPr>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E34A49" w:rsidRPr="00ED69FB" w:rsidRDefault="00E34A49" w:rsidP="00E34A49">
      <w:pPr>
        <w:jc w:val="both"/>
        <w:rPr>
          <w:color w:val="000000" w:themeColor="text1"/>
          <w:szCs w:val="24"/>
          <w:lang w:val="en-GB"/>
        </w:rPr>
      </w:pPr>
      <w:r w:rsidRPr="00ED69FB">
        <w:rPr>
          <w:color w:val="000000" w:themeColor="text1"/>
          <w:szCs w:val="24"/>
          <w:lang w:val="en-GB"/>
        </w:rPr>
        <w:lastRenderedPageBreak/>
        <w:t xml:space="preserve">If data for a particular country and commodity are sparse, then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r>
          <w:rPr>
            <w:rFonts w:ascii="Cambria Math" w:hAnsi="Cambria Math"/>
            <w:color w:val="000000" w:themeColor="text1"/>
            <w:szCs w:val="24"/>
            <w:lang w:val="en-GB"/>
          </w:rPr>
          <m:t xml:space="preserve"> </m:t>
        </m:r>
      </m:oMath>
      <w:r w:rsidRPr="00ED69FB">
        <w:rPr>
          <w:color w:val="000000" w:themeColor="text1"/>
          <w:szCs w:val="24"/>
          <w:lang w:val="en-GB"/>
        </w:rPr>
        <w:t xml:space="preserve">and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likely be estimated to be close to 0.  Thus,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γ</m:t>
            </m:r>
          </m:e>
          <m:sub>
            <m:r>
              <w:rPr>
                <w:rFonts w:ascii="Cambria Math" w:hAnsi="Cambria Math"/>
                <w:color w:val="000000" w:themeColor="text1"/>
                <w:szCs w:val="24"/>
                <w:lang w:val="en-GB"/>
              </w:rPr>
              <m:t>31,j,k</m:t>
            </m:r>
          </m:sub>
        </m:sSub>
      </m:oMath>
      <w:r w:rsidRPr="00ED69FB">
        <w:rPr>
          <w:color w:val="000000" w:themeColor="text1"/>
          <w:szCs w:val="24"/>
          <w:lang w:val="en-GB"/>
        </w:rPr>
        <w:t xml:space="preserve"> will be close to its mean value, and the model will only account for availability within commodity groups.  However, if data are available for a country or commodity, the estimates of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oMath>
      <w:r w:rsidRPr="00ED69FB">
        <w:rPr>
          <w:color w:val="000000" w:themeColor="text1"/>
          <w:szCs w:val="24"/>
          <w:lang w:val="en-GB"/>
        </w:rPr>
        <w:t xml:space="preserve"> and/or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be far from 0, and thus the model can adapt to the individual characteristics of a particular scenario.</w:t>
      </w:r>
    </w:p>
    <w:p w:rsidR="00E34A49" w:rsidRPr="00ED69FB" w:rsidRDefault="00E34A49">
      <w:pPr>
        <w:rPr>
          <w:rFonts w:cs="Times New Roman"/>
          <w:color w:val="000000" w:themeColor="text1"/>
          <w:szCs w:val="24"/>
          <w:lang w:val="en-GB"/>
        </w:rPr>
      </w:pPr>
      <w:r w:rsidRPr="00ED69FB">
        <w:rPr>
          <w:rFonts w:cs="Times New Roman"/>
          <w:color w:val="000000" w:themeColor="text1"/>
          <w:szCs w:val="24"/>
          <w:lang w:val="en-GB"/>
        </w:rPr>
        <w:br w:type="page"/>
      </w:r>
    </w:p>
    <w:p w:rsidR="00E34A49" w:rsidRPr="00ED69FB" w:rsidRDefault="00E34A49" w:rsidP="00ED69FB">
      <w:pPr>
        <w:pStyle w:val="Heading1"/>
      </w:pPr>
      <w:bookmarkStart w:id="261" w:name="_Toc421025901"/>
      <w:r w:rsidRPr="00ED69FB">
        <w:lastRenderedPageBreak/>
        <w:t>Classifications</w:t>
      </w:r>
      <w:bookmarkEnd w:id="261"/>
    </w:p>
    <w:p w:rsidR="00E34A49" w:rsidRPr="00ED69FB" w:rsidRDefault="00E34A49" w:rsidP="00E34A49">
      <w:pPr>
        <w:rPr>
          <w:color w:val="000000" w:themeColor="text1"/>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The FAOSTAT commodity list (FCL)</w:t>
      </w:r>
      <w:r w:rsidRPr="00ED69FB">
        <w:rPr>
          <w:rStyle w:val="FootnoteReference"/>
          <w:rFonts w:cs="Times New Roman"/>
          <w:color w:val="000000" w:themeColor="text1"/>
          <w:szCs w:val="24"/>
          <w:lang w:val="en-GB"/>
        </w:rPr>
        <w:footnoteReference w:id="34"/>
      </w:r>
      <w:r w:rsidRPr="00ED69FB">
        <w:rPr>
          <w:rFonts w:cs="Times New Roman"/>
          <w:color w:val="000000" w:themeColor="text1"/>
          <w:szCs w:val="24"/>
          <w:lang w:val="en-GB"/>
        </w:rPr>
        <w:t xml:space="preserve"> is the classification of commodities, which has been used in FAOSTAT since the 1960’s. Originally it was based on the UN Standard International Trade Classification (SITC)</w:t>
      </w:r>
      <w:r w:rsidRPr="00ED69FB">
        <w:rPr>
          <w:rStyle w:val="FootnoteReference"/>
          <w:rFonts w:cs="Times New Roman"/>
          <w:color w:val="000000" w:themeColor="text1"/>
          <w:szCs w:val="24"/>
        </w:rPr>
        <w:footnoteReference w:id="35"/>
      </w:r>
      <w:r w:rsidRPr="00ED69FB">
        <w:rPr>
          <w:rFonts w:cs="Times New Roman"/>
          <w:color w:val="000000" w:themeColor="text1"/>
          <w:szCs w:val="24"/>
          <w:lang w:val="en-GB"/>
        </w:rPr>
        <w:t xml:space="preserve">. It includes </w:t>
      </w:r>
      <w:r w:rsidRPr="00ED69FB">
        <w:rPr>
          <w:rFonts w:cs="Times New Roman"/>
          <w:b/>
          <w:color w:val="000000" w:themeColor="text1"/>
          <w:szCs w:val="24"/>
          <w:lang w:val="en-GB"/>
        </w:rPr>
        <w:t>683 commodities</w:t>
      </w:r>
      <w:r w:rsidRPr="00ED69FB">
        <w:rPr>
          <w:rFonts w:cs="Times New Roman"/>
          <w:color w:val="000000" w:themeColor="text1"/>
          <w:szCs w:val="24"/>
          <w:lang w:val="en-GB"/>
        </w:rPr>
        <w:t xml:space="preserve">, grouped in </w:t>
      </w:r>
      <w:r w:rsidRPr="00ED69FB">
        <w:rPr>
          <w:rFonts w:cs="Times New Roman"/>
          <w:b/>
          <w:color w:val="000000" w:themeColor="text1"/>
          <w:szCs w:val="24"/>
          <w:lang w:val="en-GB"/>
        </w:rPr>
        <w:t>20 chapters</w:t>
      </w:r>
      <w:r w:rsidRPr="00ED69FB">
        <w:rPr>
          <w:rFonts w:cs="Times New Roman"/>
          <w:color w:val="000000" w:themeColor="text1"/>
          <w:szCs w:val="24"/>
          <w:lang w:val="en-GB"/>
        </w:rPr>
        <w:t xml:space="preserve"> (or groups, </w:t>
      </w:r>
      <w:fldSimple w:instr=" REF _Ref420395528 \h  \* MERGEFORMAT ">
        <w:r w:rsidR="00A0291F" w:rsidRPr="00A0291F">
          <w:rPr>
            <w:rFonts w:cs="Times New Roman"/>
            <w:color w:val="000000" w:themeColor="text1"/>
            <w:szCs w:val="24"/>
          </w:rPr>
          <w:t xml:space="preserve">Figure </w:t>
        </w:r>
        <w:r w:rsidR="00A0291F">
          <w:rPr>
            <w:rFonts w:cs="Times New Roman"/>
            <w:b/>
            <w:bCs/>
            <w:noProof/>
            <w:color w:val="000000" w:themeColor="text1"/>
            <w:szCs w:val="24"/>
          </w:rPr>
          <w:t>24</w:t>
        </w:r>
      </w:fldSimple>
      <w:r w:rsidRPr="00ED69FB">
        <w:rPr>
          <w:rFonts w:cs="Times New Roman"/>
          <w:color w:val="000000" w:themeColor="text1"/>
          <w:szCs w:val="24"/>
          <w:lang w:val="en-GB"/>
        </w:rPr>
        <w:t>) and covers crops, livestock and their derived products (</w:t>
      </w:r>
      <w:fldSimple w:instr=" REF _Ref420395528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24</w:t>
        </w:r>
      </w:fldSimple>
      <w:r w:rsidRPr="00ED69FB">
        <w:rPr>
          <w:rFonts w:cs="Times New Roman"/>
          <w:color w:val="000000" w:themeColor="text1"/>
          <w:szCs w:val="24"/>
          <w:lang w:val="en-GB"/>
        </w:rPr>
        <w:t xml:space="preserve">). It excludes agricultural inputs (such as fertilizers, pesticides and machinery), fishery and forest products, for which different classifications and lists are used in FAOSTAT. </w:t>
      </w:r>
    </w:p>
    <w:p w:rsidR="00E34A49" w:rsidRPr="00ED69FB" w:rsidRDefault="00ED69FB" w:rsidP="00E34A49">
      <w:pPr>
        <w:keepNext/>
        <w:rPr>
          <w:rFonts w:cs="Times New Roman"/>
          <w:color w:val="000000" w:themeColor="text1"/>
          <w:szCs w:val="24"/>
        </w:rPr>
      </w:pPr>
      <w:r w:rsidRPr="00ED69FB">
        <w:rPr>
          <w:noProof/>
          <w:color w:val="000000" w:themeColor="text1"/>
          <w:lang w:eastAsia="en-US"/>
        </w:rPr>
        <w:drawing>
          <wp:inline distT="0" distB="0" distL="0" distR="0">
            <wp:extent cx="5943600" cy="35744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74415"/>
                    </a:xfrm>
                    <a:prstGeom prst="rect">
                      <a:avLst/>
                    </a:prstGeom>
                    <a:noFill/>
                    <a:ln>
                      <a:noFill/>
                    </a:ln>
                  </pic:spPr>
                </pic:pic>
              </a:graphicData>
            </a:graphic>
          </wp:inline>
        </w:drawing>
      </w:r>
    </w:p>
    <w:p w:rsidR="00E34A49" w:rsidRPr="00ED69FB" w:rsidRDefault="00E34A49" w:rsidP="00E34A49">
      <w:pPr>
        <w:pStyle w:val="Caption"/>
        <w:spacing w:line="276" w:lineRule="auto"/>
        <w:rPr>
          <w:rFonts w:cs="Times New Roman"/>
          <w:b w:val="0"/>
          <w:bCs w:val="0"/>
          <w:color w:val="000000" w:themeColor="text1"/>
          <w:sz w:val="24"/>
          <w:szCs w:val="24"/>
        </w:rPr>
      </w:pPr>
      <w:bookmarkStart w:id="262" w:name="_Ref420395528"/>
      <w:bookmarkStart w:id="263" w:name="_Toc420402198"/>
      <w:bookmarkStart w:id="264" w:name="_Toc420402598"/>
      <w:bookmarkStart w:id="265" w:name="_Toc420745885"/>
      <w:bookmarkStart w:id="266" w:name="_Toc421026230"/>
      <w:r w:rsidRPr="00ED69FB">
        <w:rPr>
          <w:rFonts w:cs="Times New Roman"/>
          <w:b w:val="0"/>
          <w:bCs w:val="0"/>
          <w:color w:val="000000" w:themeColor="text1"/>
          <w:sz w:val="24"/>
          <w:szCs w:val="24"/>
        </w:rPr>
        <w:t xml:space="preserve">Figure </w:t>
      </w:r>
      <w:r w:rsidR="00B90D56"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00B90D56" w:rsidRPr="00ED69FB">
        <w:rPr>
          <w:rFonts w:cs="Times New Roman"/>
          <w:b w:val="0"/>
          <w:bCs w:val="0"/>
          <w:color w:val="000000" w:themeColor="text1"/>
          <w:sz w:val="24"/>
          <w:szCs w:val="24"/>
        </w:rPr>
        <w:fldChar w:fldCharType="separate"/>
      </w:r>
      <w:r w:rsidR="00A0291F">
        <w:rPr>
          <w:rFonts w:cs="Times New Roman"/>
          <w:b w:val="0"/>
          <w:bCs w:val="0"/>
          <w:noProof/>
          <w:color w:val="000000" w:themeColor="text1"/>
          <w:sz w:val="24"/>
          <w:szCs w:val="24"/>
        </w:rPr>
        <w:t>24</w:t>
      </w:r>
      <w:r w:rsidR="00B90D56" w:rsidRPr="00ED69FB">
        <w:rPr>
          <w:rFonts w:cs="Times New Roman"/>
          <w:b w:val="0"/>
          <w:bCs w:val="0"/>
          <w:color w:val="000000" w:themeColor="text1"/>
          <w:sz w:val="24"/>
          <w:szCs w:val="24"/>
        </w:rPr>
        <w:fldChar w:fldCharType="end"/>
      </w:r>
      <w:bookmarkEnd w:id="262"/>
      <w:r w:rsidRPr="00ED69FB">
        <w:rPr>
          <w:rFonts w:cs="Times New Roman"/>
          <w:b w:val="0"/>
          <w:bCs w:val="0"/>
          <w:color w:val="000000" w:themeColor="text1"/>
          <w:sz w:val="24"/>
          <w:szCs w:val="24"/>
        </w:rPr>
        <w:t xml:space="preserve">: </w:t>
      </w:r>
      <w:r w:rsidRPr="00ED69FB">
        <w:rPr>
          <w:rFonts w:cs="Times New Roman"/>
          <w:b w:val="0"/>
          <w:bCs w:val="0"/>
          <w:color w:val="000000" w:themeColor="text1"/>
          <w:sz w:val="24"/>
          <w:szCs w:val="24"/>
          <w:lang w:eastAsia="en-GB"/>
        </w:rPr>
        <w:t xml:space="preserve"> Printed version of the FAOSTAT commodity list (extract)</w:t>
      </w:r>
      <w:bookmarkEnd w:id="263"/>
      <w:bookmarkEnd w:id="264"/>
      <w:bookmarkEnd w:id="265"/>
      <w:bookmarkEnd w:id="266"/>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lang w:val="en-GB"/>
        </w:rPr>
        <w:t>The purpose of the FCL is to provide a framework for collecting and analysing data on production and trade and, ultimately, to compile the Supply Utilization Accounts and Food Balance Sheets (SUA/FBS). SUA and FBS “</w:t>
      </w:r>
      <w:r w:rsidRPr="00ED69FB">
        <w:rPr>
          <w:rFonts w:cs="Times New Roman"/>
          <w:i/>
          <w:color w:val="000000" w:themeColor="text1"/>
          <w:szCs w:val="24"/>
          <w:lang w:val="en-GB"/>
        </w:rPr>
        <w:t>provide a picture of the pattern of a country’s food supply during a specified reference period</w:t>
      </w:r>
      <w:r w:rsidRPr="00ED69FB">
        <w:rPr>
          <w:rFonts w:cs="Times New Roman"/>
          <w:color w:val="000000" w:themeColor="text1"/>
          <w:szCs w:val="24"/>
          <w:lang w:val="en-GB"/>
        </w:rPr>
        <w:t>”</w:t>
      </w:r>
      <w:r w:rsidRPr="00ED69FB">
        <w:rPr>
          <w:rFonts w:cs="Times New Roman"/>
          <w:color w:val="000000" w:themeColor="text1"/>
          <w:szCs w:val="24"/>
          <w:vertAlign w:val="superscript"/>
          <w:lang w:val="en-GB"/>
        </w:rPr>
        <w:footnoteReference w:id="36"/>
      </w:r>
      <w:r w:rsidRPr="00ED69FB">
        <w:rPr>
          <w:rFonts w:cs="Times New Roman"/>
          <w:color w:val="000000" w:themeColor="text1"/>
          <w:szCs w:val="24"/>
          <w:lang w:val="en-GB"/>
        </w:rPr>
        <w:t xml:space="preserve"> and are at the basis of food security and undernourishment statistics in FAO</w:t>
      </w:r>
      <w:r w:rsidRPr="00ED69FB">
        <w:rPr>
          <w:rFonts w:cs="Times New Roman"/>
          <w:color w:val="000000" w:themeColor="text1"/>
          <w:szCs w:val="24"/>
          <w:lang w:val="en-GB" w:eastAsia="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eastAsia="en-GB"/>
        </w:rPr>
        <w:lastRenderedPageBreak/>
        <w:t xml:space="preserve">ESS collects </w:t>
      </w:r>
      <w:r w:rsidRPr="00ED69FB">
        <w:rPr>
          <w:rFonts w:cs="Times New Roman"/>
          <w:b/>
          <w:color w:val="000000" w:themeColor="text1"/>
          <w:szCs w:val="24"/>
          <w:lang w:val="en-GB" w:eastAsia="en-GB"/>
        </w:rPr>
        <w:t>production data</w:t>
      </w:r>
      <w:r w:rsidRPr="00ED69FB">
        <w:rPr>
          <w:rFonts w:cs="Times New Roman"/>
          <w:color w:val="000000" w:themeColor="text1"/>
          <w:szCs w:val="24"/>
          <w:lang w:val="en-GB"/>
        </w:rPr>
        <w:t xml:space="preserve"> through a production questionnaire (PQ) that is sent to National Statistical Offices and Ministries of Agriculture around the world on annual basis. Product lists included in PQs are country-specific, which means that the number and type of commodities can vary from country to country. The generic template of the PQ includes </w:t>
      </w:r>
      <w:r w:rsidRPr="00ED69FB">
        <w:rPr>
          <w:rFonts w:cs="Times New Roman"/>
          <w:b/>
          <w:color w:val="000000" w:themeColor="text1"/>
          <w:szCs w:val="24"/>
          <w:lang w:val="en-GB"/>
        </w:rPr>
        <w:t>209 primary commodities</w:t>
      </w:r>
      <w:r w:rsidRPr="00ED69FB">
        <w:rPr>
          <w:rFonts w:cs="Times New Roman"/>
          <w:color w:val="000000" w:themeColor="text1"/>
          <w:szCs w:val="24"/>
          <w:lang w:val="en-GB"/>
        </w:rPr>
        <w:t xml:space="preserve"> (167 crops and 42 livestock) and only </w:t>
      </w:r>
      <w:r w:rsidRPr="00ED69FB">
        <w:rPr>
          <w:rFonts w:cs="Times New Roman"/>
          <w:b/>
          <w:color w:val="000000" w:themeColor="text1"/>
          <w:szCs w:val="24"/>
          <w:lang w:val="en-GB"/>
        </w:rPr>
        <w:t xml:space="preserve">47 processed products </w:t>
      </w:r>
      <w:r w:rsidRPr="00ED69FB">
        <w:rPr>
          <w:rFonts w:cs="Times New Roman"/>
          <w:color w:val="000000" w:themeColor="text1"/>
          <w:szCs w:val="24"/>
          <w:lang w:val="en-GB"/>
        </w:rPr>
        <w:t xml:space="preserve">(34 vegetable oils and cakes, 4 dried fruit, 6 alcoholic beverages, 3 sugar products). The classification used is the </w:t>
      </w:r>
      <w:r w:rsidRPr="00ED69FB">
        <w:rPr>
          <w:rFonts w:cs="Times New Roman"/>
          <w:b/>
          <w:color w:val="000000" w:themeColor="text1"/>
          <w:szCs w:val="24"/>
          <w:lang w:val="en-GB"/>
        </w:rPr>
        <w:t>FCL</w:t>
      </w:r>
      <w:r w:rsidRPr="00ED69FB">
        <w:rPr>
          <w:rFonts w:cs="Times New Roman"/>
          <w:color w:val="000000" w:themeColor="text1"/>
          <w:szCs w:val="24"/>
          <w:lang w:val="en-GB"/>
        </w:rPr>
        <w:t xml:space="preserve"> (links to the </w:t>
      </w:r>
      <w:r w:rsidRPr="00ED69FB">
        <w:rPr>
          <w:rFonts w:cs="Times New Roman"/>
          <w:b/>
          <w:color w:val="000000" w:themeColor="text1"/>
          <w:szCs w:val="24"/>
          <w:lang w:val="en-GB"/>
        </w:rPr>
        <w:t>CPC</w:t>
      </w:r>
      <w:r w:rsidRPr="00ED69FB">
        <w:rPr>
          <w:rFonts w:cs="Times New Roman"/>
          <w:color w:val="000000" w:themeColor="text1"/>
          <w:szCs w:val="24"/>
          <w:lang w:val="en-GB"/>
        </w:rPr>
        <w:t xml:space="preserve"> have been added for the last two data collection rounds as further explained in the next paragraphs). </w:t>
      </w:r>
    </w:p>
    <w:p w:rsidR="00E34A49" w:rsidRPr="00ED69FB" w:rsidRDefault="00E34A49" w:rsidP="00E34A49">
      <w:pPr>
        <w:jc w:val="both"/>
        <w:rPr>
          <w:rFonts w:cs="Times New Roman"/>
          <w:color w:val="000000" w:themeColor="text1"/>
          <w:szCs w:val="24"/>
          <w:lang w:val="en-GB"/>
        </w:rPr>
      </w:pPr>
      <w:r w:rsidRPr="00ED69FB">
        <w:rPr>
          <w:rFonts w:cs="Times New Roman"/>
          <w:b/>
          <w:color w:val="000000" w:themeColor="text1"/>
          <w:szCs w:val="24"/>
          <w:lang w:val="en-GB"/>
        </w:rPr>
        <w:t>Trade data</w:t>
      </w:r>
      <w:r w:rsidRPr="00ED69FB">
        <w:rPr>
          <w:rFonts w:cs="Times New Roman"/>
          <w:color w:val="000000" w:themeColor="text1"/>
          <w:szCs w:val="24"/>
          <w:lang w:val="en-GB"/>
        </w:rPr>
        <w:t xml:space="preserve"> in ESS are not collected through a questionnaire: countries send ESS their full trade files in </w:t>
      </w:r>
      <w:r w:rsidRPr="00ED69FB">
        <w:rPr>
          <w:rFonts w:cs="Times New Roman"/>
          <w:b/>
          <w:color w:val="000000" w:themeColor="text1"/>
          <w:szCs w:val="24"/>
          <w:lang w:val="en-GB"/>
        </w:rPr>
        <w:t>Harmonized System</w:t>
      </w:r>
      <w:r w:rsidRPr="00ED69FB">
        <w:rPr>
          <w:rFonts w:cs="Times New Roman"/>
          <w:color w:val="000000" w:themeColor="text1"/>
          <w:szCs w:val="24"/>
          <w:lang w:val="en-GB"/>
        </w:rPr>
        <w:t xml:space="preserve"> format; data on food and agriculture are then extracted from trade files. Trade data are eventually converted from HS to FCL format. Once trade data are converted to FCL they are combined with production data to compile SUA/FBS. Trade data are also published on FAOSTAT in FCL format.</w:t>
      </w:r>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The FCL is a tried and tested tool that has been used by ESS for a long time and that has provided a major reference for statistical definitions of agricultural products. However: </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it has never been updated (7 versions of HS since the ‘80s, the same FCL)</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there is no governance mechanism to manage and review it </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no consultation to meet the users’ needs and the developments in the agro-food system has ever been carried out</w:t>
      </w:r>
    </w:p>
    <w:p w:rsidR="00E34A49" w:rsidRPr="00ED69FB" w:rsidRDefault="00E34A49" w:rsidP="00E34A49">
      <w:pPr>
        <w:numPr>
          <w:ilvl w:val="0"/>
          <w:numId w:val="23"/>
        </w:numPr>
        <w:tabs>
          <w:tab w:val="left" w:pos="703"/>
        </w:tabs>
        <w:spacing w:after="0"/>
        <w:ind w:left="714" w:hanging="357"/>
        <w:jc w:val="both"/>
        <w:rPr>
          <w:rFonts w:cs="Times New Roman"/>
          <w:color w:val="000000" w:themeColor="text1"/>
          <w:szCs w:val="24"/>
          <w:lang w:val="en-GB" w:eastAsia="en-GB"/>
        </w:rPr>
      </w:pPr>
      <w:r w:rsidRPr="00ED69FB">
        <w:rPr>
          <w:rFonts w:cs="Times New Roman"/>
          <w:color w:val="000000" w:themeColor="text1"/>
          <w:szCs w:val="24"/>
          <w:lang w:val="en-GB" w:eastAsia="en-GB"/>
        </w:rPr>
        <w:t>codes are not always consistent</w:t>
      </w:r>
    </w:p>
    <w:p w:rsidR="00E34A49" w:rsidRPr="00ED69FB" w:rsidRDefault="00E34A49" w:rsidP="00E34A49">
      <w:pPr>
        <w:pStyle w:val="ListParagraph"/>
        <w:numPr>
          <w:ilvl w:val="0"/>
          <w:numId w:val="23"/>
        </w:numPr>
        <w:spacing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t>commodity definitions are structured in a way to combine data from the production and the trade domain, which may introduce ambiguities and errors</w:t>
      </w:r>
    </w:p>
    <w:p w:rsidR="00E34A49" w:rsidRPr="00ED69FB" w:rsidRDefault="00E34A49" w:rsidP="00E34A49">
      <w:pPr>
        <w:pStyle w:val="ListParagraph"/>
        <w:numPr>
          <w:ilvl w:val="0"/>
          <w:numId w:val="23"/>
        </w:numPr>
        <w:spacing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t>it is “isolated”: only used by FAO and not by countries or other organizations; it does not allow integration of agricultural statistics with statistics from other domains</w:t>
      </w:r>
    </w:p>
    <w:p w:rsidR="00E34A49" w:rsidRPr="00ED69FB" w:rsidRDefault="00B90D56" w:rsidP="00E34A49">
      <w:pPr>
        <w:pStyle w:val="ListParagraph"/>
        <w:ind w:left="714"/>
        <w:contextualSpacing w:val="0"/>
        <w:jc w:val="both"/>
        <w:rPr>
          <w:rFonts w:cs="Times New Roman"/>
          <w:color w:val="000000" w:themeColor="text1"/>
          <w:szCs w:val="24"/>
          <w:lang w:eastAsia="en-GB"/>
        </w:rPr>
      </w:pPr>
      <w:r w:rsidRPr="00B90D56">
        <w:rPr>
          <w:rFonts w:cs="Times New Roman"/>
          <w:noProof/>
          <w:color w:val="000000" w:themeColor="text1"/>
          <w:szCs w:val="24"/>
          <w:lang w:eastAsia="en-GB"/>
        </w:rPr>
        <w:lastRenderedPageBreak/>
        <w:pict>
          <v:shape id="Text Box 26" o:spid="_x0000_s1039" type="#_x0000_t202" style="position:absolute;left:0;text-align:left;margin-left:.3pt;margin-top:199.85pt;width:476.25pt;height:23.4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e/OQIAAHcEAAAOAAAAZHJzL2Uyb0RvYy54bWysVE2P2jAQvVfqf7B8LwHasj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" stroked="f">
            <v:textbox style="mso-next-textbox:#Text Box 26" inset="0,0,0,0">
              <w:txbxContent>
                <w:p w:rsidR="001A48C3" w:rsidRPr="003E5382" w:rsidRDefault="001A48C3" w:rsidP="00E34A49">
                  <w:pPr>
                    <w:pStyle w:val="Caption"/>
                    <w:rPr>
                      <w:rFonts w:asciiTheme="majorBidi" w:hAnsiTheme="majorBidi" w:cstheme="majorBidi"/>
                      <w:b w:val="0"/>
                      <w:bCs w:val="0"/>
                      <w:noProof/>
                      <w:color w:val="auto"/>
                      <w:sz w:val="24"/>
                      <w:szCs w:val="20"/>
                    </w:rPr>
                  </w:pPr>
                  <w:bookmarkStart w:id="267" w:name="_Ref420395600"/>
                  <w:bookmarkStart w:id="268" w:name="_Toc420402199"/>
                  <w:bookmarkStart w:id="269" w:name="_Toc420402599"/>
                  <w:bookmarkStart w:id="270" w:name="_Toc420745886"/>
                  <w:bookmarkStart w:id="271" w:name="_Toc421026231"/>
                  <w:r w:rsidRPr="003E5382">
                    <w:rPr>
                      <w:rFonts w:asciiTheme="majorBidi" w:hAnsiTheme="majorBidi" w:cstheme="majorBidi"/>
                      <w:b w:val="0"/>
                      <w:bCs w:val="0"/>
                      <w:color w:val="auto"/>
                      <w:sz w:val="24"/>
                      <w:szCs w:val="20"/>
                    </w:rPr>
                    <w:t xml:space="preserve">Figure </w:t>
                  </w:r>
                  <w:r w:rsidRPr="003E5382">
                    <w:rPr>
                      <w:rFonts w:asciiTheme="majorBidi" w:hAnsiTheme="majorBidi" w:cstheme="majorBidi"/>
                      <w:b w:val="0"/>
                      <w:bCs w:val="0"/>
                      <w:color w:val="auto"/>
                      <w:sz w:val="24"/>
                      <w:szCs w:val="20"/>
                    </w:rPr>
                    <w:fldChar w:fldCharType="begin"/>
                  </w:r>
                  <w:r w:rsidRPr="003E5382">
                    <w:rPr>
                      <w:rFonts w:asciiTheme="majorBidi" w:hAnsiTheme="majorBidi" w:cstheme="majorBidi"/>
                      <w:b w:val="0"/>
                      <w:bCs w:val="0"/>
                      <w:color w:val="auto"/>
                      <w:sz w:val="24"/>
                      <w:szCs w:val="20"/>
                    </w:rPr>
                    <w:instrText xml:space="preserve"> SEQ Figure \* ARABIC </w:instrText>
                  </w:r>
                  <w:r w:rsidRPr="003E5382">
                    <w:rPr>
                      <w:rFonts w:asciiTheme="majorBidi" w:hAnsiTheme="majorBidi" w:cstheme="majorBidi"/>
                      <w:b w:val="0"/>
                      <w:bCs w:val="0"/>
                      <w:color w:val="auto"/>
                      <w:sz w:val="24"/>
                      <w:szCs w:val="20"/>
                    </w:rPr>
                    <w:fldChar w:fldCharType="separate"/>
                  </w:r>
                  <w:r>
                    <w:rPr>
                      <w:rFonts w:asciiTheme="majorBidi" w:hAnsiTheme="majorBidi" w:cstheme="majorBidi"/>
                      <w:b w:val="0"/>
                      <w:bCs w:val="0"/>
                      <w:noProof/>
                      <w:color w:val="auto"/>
                      <w:sz w:val="24"/>
                      <w:szCs w:val="20"/>
                    </w:rPr>
                    <w:t>25</w:t>
                  </w:r>
                  <w:r w:rsidRPr="003E5382">
                    <w:rPr>
                      <w:rFonts w:asciiTheme="majorBidi" w:hAnsiTheme="majorBidi" w:cstheme="majorBidi"/>
                      <w:b w:val="0"/>
                      <w:bCs w:val="0"/>
                      <w:color w:val="auto"/>
                      <w:sz w:val="24"/>
                      <w:szCs w:val="20"/>
                    </w:rPr>
                    <w:fldChar w:fldCharType="end"/>
                  </w:r>
                  <w:bookmarkEnd w:id="267"/>
                  <w:r w:rsidRPr="003E5382">
                    <w:rPr>
                      <w:rFonts w:asciiTheme="majorBidi" w:hAnsiTheme="majorBidi" w:cstheme="majorBidi"/>
                      <w:b w:val="0"/>
                      <w:bCs w:val="0"/>
                      <w:color w:val="auto"/>
                      <w:sz w:val="24"/>
                      <w:szCs w:val="20"/>
                    </w:rPr>
                    <w:t>: Codes for “Sweet potatoes” in CPC Ver.2 (0122 in FCL)</w:t>
                  </w:r>
                  <w:bookmarkEnd w:id="268"/>
                  <w:bookmarkEnd w:id="269"/>
                  <w:bookmarkEnd w:id="270"/>
                  <w:bookmarkEnd w:id="271"/>
                </w:p>
              </w:txbxContent>
            </v:textbox>
            <w10:wrap type="square"/>
          </v:shape>
        </w:pict>
      </w:r>
      <w:r w:rsidR="00E34A49" w:rsidRPr="00ED69FB">
        <w:rPr>
          <w:rFonts w:cs="Times New Roman"/>
          <w:noProof/>
          <w:color w:val="000000" w:themeColor="text1"/>
          <w:szCs w:val="24"/>
          <w:lang w:val="en-US" w:eastAsia="en-US"/>
        </w:rPr>
        <w:drawing>
          <wp:anchor distT="0" distB="0" distL="114300" distR="114300" simplePos="0" relativeHeight="251670528" behindDoc="1" locked="0" layoutInCell="1" allowOverlap="1">
            <wp:simplePos x="0" y="0"/>
            <wp:positionH relativeFrom="column">
              <wp:posOffset>5715</wp:posOffset>
            </wp:positionH>
            <wp:positionV relativeFrom="paragraph">
              <wp:posOffset>300990</wp:posOffset>
            </wp:positionV>
            <wp:extent cx="6048375" cy="217614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2176145"/>
                    </a:xfrm>
                    <a:prstGeom prst="rect">
                      <a:avLst/>
                    </a:prstGeom>
                    <a:noFill/>
                  </pic:spPr>
                </pic:pic>
              </a:graphicData>
            </a:graphic>
          </wp:anchor>
        </w:drawing>
      </w:r>
    </w:p>
    <w:p w:rsidR="00E34A49" w:rsidRPr="00ED69FB" w:rsidRDefault="00E34A49" w:rsidP="00E34A49">
      <w:pPr>
        <w:tabs>
          <w:tab w:val="left" w:pos="703"/>
        </w:tabs>
        <w:jc w:val="both"/>
        <w:rPr>
          <w:rFonts w:cs="Times New Roman"/>
          <w:color w:val="000000" w:themeColor="text1"/>
          <w:szCs w:val="24"/>
          <w:lang w:val="en-GB"/>
        </w:rPr>
      </w:pPr>
      <w:r w:rsidRPr="00ED69FB">
        <w:rPr>
          <w:rFonts w:cs="Times New Roman"/>
          <w:color w:val="000000" w:themeColor="text1"/>
          <w:szCs w:val="24"/>
          <w:lang w:val="en-GB" w:eastAsia="en-GB"/>
        </w:rPr>
        <w:t xml:space="preserve">For these reasons, in 2011 the decision was taken to replace the FCL with the Central Product Classification of the UN in the new Statistical Working System (SWS). The </w:t>
      </w:r>
      <w:r w:rsidRPr="00ED69FB">
        <w:rPr>
          <w:rFonts w:cs="Times New Roman"/>
          <w:color w:val="000000" w:themeColor="text1"/>
          <w:szCs w:val="24"/>
          <w:lang w:val="en-GB"/>
        </w:rPr>
        <w:t>CPC is a comprehensive classification of products</w:t>
      </w:r>
      <w:r w:rsidRPr="00ED69FB">
        <w:rPr>
          <w:rStyle w:val="FootnoteReference"/>
          <w:rFonts w:cs="Times New Roman"/>
          <w:i/>
          <w:color w:val="000000" w:themeColor="text1"/>
          <w:szCs w:val="24"/>
          <w:lang w:val="en-GB"/>
        </w:rPr>
        <w:footnoteReference w:id="37"/>
      </w:r>
      <w:r w:rsidRPr="00ED69FB">
        <w:rPr>
          <w:rFonts w:cs="Times New Roman"/>
          <w:color w:val="000000" w:themeColor="text1"/>
          <w:szCs w:val="24"/>
          <w:lang w:val="en-GB"/>
        </w:rPr>
        <w:t>, in a system of categories that are both exhaustive and mutually exclusive and based on a set of internationally agreed concepts, definitions, principles and classification rules. The CPC has a five-level hierarchical structure where each digit provides information on product grouping (</w:t>
      </w:r>
      <w:fldSimple w:instr=" REF _Ref420395600 \h  \* MERGEFORMAT ">
        <w:r w:rsidR="00A0291F" w:rsidRPr="00A0291F">
          <w:rPr>
            <w:rFonts w:cs="Times New Roman"/>
            <w:color w:val="000000" w:themeColor="text1"/>
            <w:szCs w:val="24"/>
          </w:rPr>
          <w:t xml:space="preserve">Figure </w:t>
        </w:r>
        <w:r w:rsidR="00A0291F" w:rsidRPr="00A0291F">
          <w:rPr>
            <w:rFonts w:cs="Times New Roman"/>
            <w:noProof/>
            <w:color w:val="000000" w:themeColor="text1"/>
            <w:szCs w:val="24"/>
          </w:rPr>
          <w:t>25</w:t>
        </w:r>
      </w:fldSimple>
      <w:r w:rsidRPr="00ED69FB">
        <w:rPr>
          <w:rFonts w:cs="Times New Roman"/>
          <w:color w:val="000000" w:themeColor="text1"/>
          <w:szCs w:val="24"/>
          <w:lang w:val="en-GB"/>
        </w:rPr>
        <w:t>).</w:t>
      </w:r>
    </w:p>
    <w:p w:rsidR="00E34A49" w:rsidRDefault="00B90D56" w:rsidP="00890C73">
      <w:pPr>
        <w:spacing w:before="60" w:after="60"/>
        <w:jc w:val="both"/>
        <w:rPr>
          <w:rFonts w:cs="Times New Roman"/>
          <w:color w:val="000000" w:themeColor="text1"/>
          <w:szCs w:val="24"/>
          <w:lang w:val="en-GB"/>
        </w:rPr>
      </w:pPr>
      <w:r w:rsidRPr="00B90D56">
        <w:rPr>
          <w:noProof/>
        </w:rPr>
        <w:pict>
          <v:shape id="_x0000_s1068" type="#_x0000_t202" style="position:absolute;left:0;text-align:left;margin-left:.55pt;margin-top:216.3pt;width:470.75pt;height:.05pt;z-index:251688960" stroked="f">
            <v:textbox style="mso-next-textbox:#_x0000_s1068;mso-fit-shape-to-text:t" inset="0,0,0,0">
              <w:txbxContent>
                <w:p w:rsidR="001A48C3" w:rsidRPr="00890C73" w:rsidRDefault="001A48C3" w:rsidP="00890C73">
                  <w:pPr>
                    <w:pStyle w:val="Caption"/>
                    <w:rPr>
                      <w:rFonts w:asciiTheme="majorBidi" w:hAnsiTheme="majorBidi" w:cstheme="majorBidi"/>
                      <w:b w:val="0"/>
                      <w:bCs w:val="0"/>
                      <w:noProof/>
                      <w:color w:val="auto"/>
                      <w:sz w:val="22"/>
                      <w:szCs w:val="22"/>
                    </w:rPr>
                  </w:pPr>
                  <w:bookmarkStart w:id="272" w:name="_Ref421025575"/>
                  <w:bookmarkStart w:id="273" w:name="_Toc420402200"/>
                  <w:bookmarkStart w:id="274" w:name="_Toc420402600"/>
                  <w:bookmarkStart w:id="275" w:name="_Toc420745887"/>
                  <w:bookmarkStart w:id="276" w:name="_Toc421026232"/>
                  <w:r w:rsidRPr="00890C73">
                    <w:rPr>
                      <w:rFonts w:asciiTheme="majorBidi" w:hAnsiTheme="majorBidi" w:cstheme="majorBidi"/>
                      <w:b w:val="0"/>
                      <w:bCs w:val="0"/>
                      <w:color w:val="auto"/>
                      <w:sz w:val="22"/>
                      <w:szCs w:val="22"/>
                    </w:rPr>
                    <w:t xml:space="preserve">Figure </w:t>
                  </w:r>
                  <w:r w:rsidRPr="00890C73">
                    <w:rPr>
                      <w:rFonts w:asciiTheme="majorBidi" w:hAnsiTheme="majorBidi" w:cstheme="majorBidi"/>
                      <w:b w:val="0"/>
                      <w:bCs w:val="0"/>
                      <w:color w:val="auto"/>
                      <w:sz w:val="22"/>
                      <w:szCs w:val="22"/>
                    </w:rPr>
                    <w:fldChar w:fldCharType="begin"/>
                  </w:r>
                  <w:r w:rsidRPr="00890C73">
                    <w:rPr>
                      <w:rFonts w:asciiTheme="majorBidi" w:hAnsiTheme="majorBidi" w:cstheme="majorBidi"/>
                      <w:b w:val="0"/>
                      <w:bCs w:val="0"/>
                      <w:color w:val="auto"/>
                      <w:sz w:val="22"/>
                      <w:szCs w:val="22"/>
                    </w:rPr>
                    <w:instrText xml:space="preserve"> SEQ Figure \* ARABIC </w:instrText>
                  </w:r>
                  <w:r w:rsidRPr="00890C73">
                    <w:rPr>
                      <w:rFonts w:asciiTheme="majorBidi" w:hAnsiTheme="majorBidi" w:cstheme="majorBidi"/>
                      <w:b w:val="0"/>
                      <w:bCs w:val="0"/>
                      <w:color w:val="auto"/>
                      <w:sz w:val="22"/>
                      <w:szCs w:val="22"/>
                    </w:rPr>
                    <w:fldChar w:fldCharType="separate"/>
                  </w:r>
                  <w:r>
                    <w:rPr>
                      <w:rFonts w:asciiTheme="majorBidi" w:hAnsiTheme="majorBidi" w:cstheme="majorBidi"/>
                      <w:b w:val="0"/>
                      <w:bCs w:val="0"/>
                      <w:noProof/>
                      <w:color w:val="auto"/>
                      <w:sz w:val="22"/>
                      <w:szCs w:val="22"/>
                    </w:rPr>
                    <w:t>26</w:t>
                  </w:r>
                  <w:r w:rsidRPr="00890C73">
                    <w:rPr>
                      <w:rFonts w:asciiTheme="majorBidi" w:hAnsiTheme="majorBidi" w:cstheme="majorBidi"/>
                      <w:b w:val="0"/>
                      <w:bCs w:val="0"/>
                      <w:color w:val="auto"/>
                      <w:sz w:val="22"/>
                      <w:szCs w:val="22"/>
                    </w:rPr>
                    <w:fldChar w:fldCharType="end"/>
                  </w:r>
                  <w:bookmarkEnd w:id="272"/>
                  <w:r w:rsidRPr="00890C73">
                    <w:rPr>
                      <w:rFonts w:asciiTheme="majorBidi" w:hAnsiTheme="majorBidi" w:cstheme="majorBidi"/>
                      <w:b w:val="0"/>
                      <w:bCs w:val="0"/>
                      <w:color w:val="auto"/>
                      <w:sz w:val="22"/>
                      <w:szCs w:val="22"/>
                    </w:rPr>
                    <w:t xml:space="preserve">: </w:t>
                  </w:r>
                  <w:r w:rsidRPr="00890C73">
                    <w:rPr>
                      <w:rFonts w:asciiTheme="majorBidi" w:hAnsiTheme="majorBidi" w:cstheme="majorBidi"/>
                      <w:b w:val="0"/>
                      <w:bCs w:val="0"/>
                      <w:color w:val="auto"/>
                      <w:sz w:val="22"/>
                      <w:szCs w:val="22"/>
                      <w:lang w:eastAsia="en-GB"/>
                    </w:rPr>
                    <w:t>CPC expanded code for “Mixed grain” (0103 in FCL)</w:t>
                  </w:r>
                  <w:bookmarkEnd w:id="273"/>
                  <w:bookmarkEnd w:id="274"/>
                  <w:bookmarkEnd w:id="275"/>
                  <w:bookmarkEnd w:id="276"/>
                </w:p>
              </w:txbxContent>
            </v:textbox>
            <w10:wrap type="square"/>
          </v:shape>
        </w:pict>
      </w:r>
      <w:r w:rsidR="00890C73" w:rsidRPr="00ED69FB">
        <w:rPr>
          <w:rFonts w:cs="Times New Roman"/>
          <w:noProof/>
          <w:color w:val="000000" w:themeColor="text1"/>
          <w:szCs w:val="24"/>
          <w:lang w:eastAsia="en-US"/>
        </w:rPr>
        <w:drawing>
          <wp:anchor distT="0" distB="0" distL="114300" distR="114300" simplePos="0" relativeHeight="251671552" behindDoc="0" locked="0" layoutInCell="1" allowOverlap="1">
            <wp:simplePos x="0" y="0"/>
            <wp:positionH relativeFrom="column">
              <wp:posOffset>6985</wp:posOffset>
            </wp:positionH>
            <wp:positionV relativeFrom="paragraph">
              <wp:posOffset>502920</wp:posOffset>
            </wp:positionV>
            <wp:extent cx="5978525" cy="21869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525" cy="2186940"/>
                    </a:xfrm>
                    <a:prstGeom prst="rect">
                      <a:avLst/>
                    </a:prstGeom>
                    <a:noFill/>
                  </pic:spPr>
                </pic:pic>
              </a:graphicData>
            </a:graphic>
          </wp:anchor>
        </w:drawing>
      </w:r>
      <w:r w:rsidR="00E34A49" w:rsidRPr="00ED69FB">
        <w:rPr>
          <w:rFonts w:cs="Times New Roman"/>
          <w:color w:val="000000" w:themeColor="text1"/>
          <w:szCs w:val="24"/>
          <w:lang w:val="en-GB"/>
        </w:rPr>
        <w:t>The latest CPC version (2.1) will be complemented with an official annex developed by FAO to meet the needs of agricultural statistics; this structure is called “</w:t>
      </w:r>
      <w:r w:rsidR="00E34A49" w:rsidRPr="00ED69FB">
        <w:rPr>
          <w:rFonts w:cs="Times New Roman"/>
          <w:i/>
          <w:color w:val="000000" w:themeColor="text1"/>
          <w:szCs w:val="24"/>
          <w:lang w:val="en-GB"/>
        </w:rPr>
        <w:t xml:space="preserve">CPC expanded for agricultural </w:t>
      </w:r>
      <w:r w:rsidR="00E34A49" w:rsidRPr="00ED69FB">
        <w:rPr>
          <w:rFonts w:cs="Times New Roman"/>
          <w:i/>
          <w:color w:val="000000" w:themeColor="text1"/>
          <w:szCs w:val="24"/>
          <w:lang w:val="en-GB"/>
        </w:rPr>
        <w:lastRenderedPageBreak/>
        <w:t>statistics</w:t>
      </w:r>
      <w:r w:rsidR="00E34A49" w:rsidRPr="00ED69FB">
        <w:rPr>
          <w:rFonts w:cs="Times New Roman"/>
          <w:color w:val="000000" w:themeColor="text1"/>
          <w:szCs w:val="24"/>
          <w:lang w:val="en-GB"/>
        </w:rPr>
        <w:t>”. The CPC expanded provides additional details on agricultural commodities (primary products) and is obtained by adding one level (two digits) to the lowest level of the standard CPC</w:t>
      </w:r>
      <w:r w:rsidR="00E34A49" w:rsidRPr="00ED69FB">
        <w:rPr>
          <w:rStyle w:val="FootnoteReference"/>
          <w:rFonts w:cs="Times New Roman"/>
          <w:color w:val="000000" w:themeColor="text1"/>
          <w:szCs w:val="24"/>
          <w:lang w:val="en-GB"/>
        </w:rPr>
        <w:footnoteReference w:id="38"/>
      </w:r>
      <w:r w:rsidR="00E34A49" w:rsidRPr="00ED69FB">
        <w:rPr>
          <w:rFonts w:cs="Times New Roman"/>
          <w:color w:val="000000" w:themeColor="text1"/>
          <w:szCs w:val="24"/>
          <w:lang w:val="en-GB"/>
        </w:rPr>
        <w:t xml:space="preserve"> </w:t>
      </w:r>
      <w:r w:rsidR="00E34A49" w:rsidRPr="00890C73">
        <w:rPr>
          <w:rFonts w:cs="Times New Roman"/>
          <w:color w:val="000000" w:themeColor="text1"/>
          <w:szCs w:val="24"/>
          <w:lang w:val="en-GB"/>
        </w:rPr>
        <w:t>(</w:t>
      </w:r>
      <w:fldSimple w:instr=" REF _Ref421025575 \h  \* MERGEFORMAT ">
        <w:r w:rsidR="00A0291F" w:rsidRPr="00A0291F">
          <w:rPr>
            <w:rFonts w:asciiTheme="majorBidi" w:hAnsiTheme="majorBidi" w:cstheme="majorBidi"/>
            <w:szCs w:val="24"/>
          </w:rPr>
          <w:t xml:space="preserve">Figure </w:t>
        </w:r>
        <w:r w:rsidR="00A0291F" w:rsidRPr="00A0291F">
          <w:rPr>
            <w:rFonts w:asciiTheme="majorBidi" w:hAnsiTheme="majorBidi" w:cstheme="majorBidi"/>
            <w:noProof/>
            <w:szCs w:val="24"/>
          </w:rPr>
          <w:t>26</w:t>
        </w:r>
      </w:fldSimple>
      <w:r w:rsidR="00E34A49" w:rsidRPr="00890C73">
        <w:rPr>
          <w:rFonts w:cs="Times New Roman"/>
          <w:color w:val="000000" w:themeColor="text1"/>
          <w:szCs w:val="24"/>
          <w:lang w:val="en-GB"/>
        </w:rPr>
        <w:t>).</w:t>
      </w:r>
    </w:p>
    <w:p w:rsidR="00890C73" w:rsidRPr="00ED69FB" w:rsidRDefault="00890C73" w:rsidP="00890C73">
      <w:pPr>
        <w:spacing w:before="60" w:after="60"/>
        <w:jc w:val="both"/>
        <w:rPr>
          <w:rFonts w:cs="Times New Roman"/>
          <w:color w:val="000000" w:themeColor="text1"/>
          <w:szCs w:val="24"/>
          <w:lang w:val="en-GB"/>
        </w:rPr>
      </w:pPr>
    </w:p>
    <w:p w:rsidR="00E34A49" w:rsidRPr="00ED69FB" w:rsidRDefault="00E34A49" w:rsidP="00890C73">
      <w:pPr>
        <w:rPr>
          <w:rFonts w:cs="Times New Roman"/>
          <w:color w:val="000000" w:themeColor="text1"/>
          <w:szCs w:val="24"/>
          <w:lang w:val="en-GB"/>
        </w:rPr>
      </w:pPr>
      <w:r w:rsidRPr="00ED69FB">
        <w:rPr>
          <w:rFonts w:cs="Times New Roman"/>
          <w:color w:val="000000" w:themeColor="text1"/>
          <w:szCs w:val="24"/>
          <w:lang w:val="en-GB"/>
        </w:rPr>
        <w:t xml:space="preserve">The CPC classifies products based on the </w:t>
      </w:r>
      <w:r w:rsidRPr="00ED69FB">
        <w:rPr>
          <w:rFonts w:cs="Times New Roman"/>
          <w:i/>
          <w:color w:val="000000" w:themeColor="text1"/>
          <w:szCs w:val="24"/>
          <w:lang w:val="en-GB"/>
        </w:rPr>
        <w:t>physical properties and the intrinsic nature</w:t>
      </w:r>
      <w:r w:rsidRPr="00ED69FB">
        <w:rPr>
          <w:rFonts w:cs="Times New Roman"/>
          <w:color w:val="000000" w:themeColor="text1"/>
          <w:szCs w:val="24"/>
          <w:lang w:val="en-GB"/>
        </w:rPr>
        <w:t xml:space="preserve"> of the products, as well as on the principle of </w:t>
      </w:r>
      <w:r w:rsidRPr="00ED69FB">
        <w:rPr>
          <w:rFonts w:cs="Times New Roman"/>
          <w:i/>
          <w:color w:val="000000" w:themeColor="text1"/>
          <w:szCs w:val="24"/>
          <w:lang w:val="en-GB"/>
        </w:rPr>
        <w:t>industrial origin</w:t>
      </w:r>
      <w:r w:rsidRPr="00ED69FB">
        <w:rPr>
          <w:rFonts w:cs="Times New Roman"/>
          <w:color w:val="000000" w:themeColor="text1"/>
          <w:szCs w:val="24"/>
          <w:lang w:val="en-GB"/>
        </w:rPr>
        <w:t xml:space="preserve"> (harmonized with ISIC - although in some cases products can be the output of several</w:t>
      </w:r>
      <w:r w:rsidRPr="00ED69FB">
        <w:rPr>
          <w:rFonts w:cs="Times New Roman"/>
          <w:i/>
          <w:color w:val="000000" w:themeColor="text1"/>
          <w:szCs w:val="24"/>
          <w:lang w:val="en-GB"/>
        </w:rPr>
        <w:t xml:space="preserve"> </w:t>
      </w:r>
      <w:r w:rsidRPr="00ED69FB">
        <w:rPr>
          <w:rFonts w:cs="Times New Roman"/>
          <w:color w:val="000000" w:themeColor="text1"/>
          <w:szCs w:val="24"/>
          <w:lang w:val="en-GB"/>
        </w:rPr>
        <w:t xml:space="preserve">ISIC industries). </w:t>
      </w:r>
      <w:r w:rsidRPr="00ED69FB">
        <w:rPr>
          <w:rFonts w:cs="Times New Roman"/>
          <w:b/>
          <w:color w:val="000000" w:themeColor="text1"/>
          <w:szCs w:val="24"/>
          <w:lang w:val="en-GB"/>
        </w:rPr>
        <w:t>HS</w:t>
      </w:r>
      <w:r w:rsidRPr="00ED69FB">
        <w:rPr>
          <w:rFonts w:cs="Times New Roman"/>
          <w:color w:val="000000" w:themeColor="text1"/>
          <w:szCs w:val="24"/>
          <w:lang w:val="en-GB"/>
        </w:rPr>
        <w:t xml:space="preserve"> subheadings are used as building blocks for the goods part of the CPC: high harmonization with the HS is therefore ensured. </w:t>
      </w:r>
    </w:p>
    <w:p w:rsidR="00E34A49" w:rsidRPr="00ED69FB" w:rsidRDefault="00B90D56" w:rsidP="00E34A49">
      <w:pPr>
        <w:spacing w:before="60" w:after="120"/>
        <w:jc w:val="both"/>
        <w:rPr>
          <w:rFonts w:cs="Times New Roman"/>
          <w:color w:val="000000" w:themeColor="text1"/>
          <w:szCs w:val="24"/>
          <w:lang w:val="en-GB"/>
        </w:rPr>
      </w:pPr>
      <w:r w:rsidRPr="00B90D56">
        <w:rPr>
          <w:rFonts w:cs="Times New Roman"/>
          <w:noProof/>
          <w:color w:val="000000" w:themeColor="text1"/>
          <w:szCs w:val="24"/>
          <w:lang w:val="en-GB" w:eastAsia="en-GB"/>
        </w:rPr>
        <w:pict>
          <v:group id="Group 48" o:spid="_x0000_s1036" style="position:absolute;left:0;text-align:left;margin-left:-.6pt;margin-top:71.95pt;width:463.05pt;height:188.15pt;z-index:251673600" coordorigin="1134,9204" coordsize="9498,3504">
            <v:shape id="Immagine 11" o:spid="_x0000_s1038" type="#_x0000_t75" style="position:absolute;left:5808;top:9204;width:4824;height:3504;visibility:visible">
              <v:imagedata r:id="rId55" o:title=""/>
            </v:shape>
            <v:shape id="Immagine 10" o:spid="_x0000_s1037" type="#_x0000_t75" style="position:absolute;left:1134;top:9205;width:4535;height:3503;visibility:visible">
              <v:imagedata r:id="rId56" o:title=""/>
            </v:shape>
            <w10:wrap type="square"/>
          </v:group>
        </w:pict>
      </w:r>
      <w:r w:rsidR="00E34A49" w:rsidRPr="00ED69FB">
        <w:rPr>
          <w:rFonts w:cs="Times New Roman"/>
          <w:color w:val="000000" w:themeColor="text1"/>
          <w:szCs w:val="24"/>
          <w:lang w:val="en-GB"/>
        </w:rPr>
        <w:t xml:space="preserve">The CPC is a general-scope classification i.e. covers products of all economic activities (not sector specific), but it can be customized for </w:t>
      </w:r>
      <w:proofErr w:type="spellStart"/>
      <w:r w:rsidR="00E34A49" w:rsidRPr="00ED69FB">
        <w:rPr>
          <w:rFonts w:cs="Times New Roman"/>
          <w:color w:val="000000" w:themeColor="text1"/>
          <w:szCs w:val="24"/>
          <w:lang w:val="en-GB"/>
        </w:rPr>
        <w:t>sectoral</w:t>
      </w:r>
      <w:proofErr w:type="spellEnd"/>
      <w:r w:rsidR="00E34A49" w:rsidRPr="00ED69FB">
        <w:rPr>
          <w:rFonts w:cs="Times New Roman"/>
          <w:color w:val="000000" w:themeColor="text1"/>
          <w:szCs w:val="24"/>
          <w:lang w:val="en-GB"/>
        </w:rPr>
        <w:t xml:space="preserve"> applications. It is also a general-purpose classification, so that potential applications range from production, to trade, prices and consumption.</w:t>
      </w:r>
    </w:p>
    <w:p w:rsidR="00E34A49" w:rsidRPr="00ED69FB" w:rsidRDefault="00B90D56" w:rsidP="00E34A49">
      <w:pPr>
        <w:tabs>
          <w:tab w:val="left" w:pos="703"/>
        </w:tabs>
        <w:jc w:val="both"/>
        <w:rPr>
          <w:rFonts w:cs="Times New Roman"/>
          <w:b/>
          <w:i/>
          <w:color w:val="000000" w:themeColor="text1"/>
          <w:szCs w:val="24"/>
          <w:lang w:val="en-GB" w:eastAsia="en-GB"/>
        </w:rPr>
      </w:pPr>
      <w:r w:rsidRPr="00B90D56">
        <w:rPr>
          <w:rFonts w:cs="Times New Roman"/>
          <w:noProof/>
          <w:color w:val="000000" w:themeColor="text1"/>
          <w:szCs w:val="24"/>
          <w:lang w:val="en-GB" w:eastAsia="en-GB"/>
        </w:rPr>
        <w:pict>
          <v:shape id="Text Box 28" o:spid="_x0000_s1030" type="#_x0000_t202" style="position:absolute;left:0;text-align:left;margin-left:-.6pt;margin-top:190.6pt;width:463.05pt;height:21.6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" stroked="f">
            <v:textbox style="mso-next-textbox:#Text Box 28" inset="0,0,0,0">
              <w:txbxContent>
                <w:p w:rsidR="001A48C3" w:rsidRPr="003E5382" w:rsidRDefault="001A48C3" w:rsidP="00E34A49">
                  <w:pPr>
                    <w:pStyle w:val="Caption"/>
                    <w:rPr>
                      <w:rFonts w:asciiTheme="majorBidi" w:hAnsiTheme="majorBidi" w:cstheme="majorBidi"/>
                      <w:b w:val="0"/>
                      <w:bCs w:val="0"/>
                      <w:noProof/>
                      <w:color w:val="auto"/>
                      <w:sz w:val="24"/>
                      <w:szCs w:val="20"/>
                    </w:rPr>
                  </w:pPr>
                  <w:bookmarkStart w:id="277" w:name="_Ref420769300"/>
                  <w:bookmarkStart w:id="278" w:name="_Toc420402201"/>
                  <w:bookmarkStart w:id="279" w:name="_Toc420402601"/>
                  <w:bookmarkStart w:id="280" w:name="_Toc420745888"/>
                  <w:bookmarkStart w:id="281" w:name="_Toc421026233"/>
                  <w:r w:rsidRPr="003E5382">
                    <w:rPr>
                      <w:rFonts w:asciiTheme="majorBidi" w:hAnsiTheme="majorBidi" w:cstheme="majorBidi"/>
                      <w:b w:val="0"/>
                      <w:bCs w:val="0"/>
                      <w:color w:val="auto"/>
                      <w:sz w:val="24"/>
                      <w:szCs w:val="20"/>
                    </w:rPr>
                    <w:t xml:space="preserve">Figure </w:t>
                  </w:r>
                  <w:r w:rsidRPr="003E5382">
                    <w:rPr>
                      <w:rFonts w:asciiTheme="majorBidi" w:hAnsiTheme="majorBidi" w:cstheme="majorBidi"/>
                      <w:b w:val="0"/>
                      <w:bCs w:val="0"/>
                      <w:color w:val="auto"/>
                      <w:sz w:val="24"/>
                      <w:szCs w:val="20"/>
                    </w:rPr>
                    <w:fldChar w:fldCharType="begin"/>
                  </w:r>
                  <w:r w:rsidRPr="003E5382">
                    <w:rPr>
                      <w:rFonts w:asciiTheme="majorBidi" w:hAnsiTheme="majorBidi" w:cstheme="majorBidi"/>
                      <w:b w:val="0"/>
                      <w:bCs w:val="0"/>
                      <w:color w:val="auto"/>
                      <w:sz w:val="24"/>
                      <w:szCs w:val="20"/>
                    </w:rPr>
                    <w:instrText xml:space="preserve"> SEQ Figure \* ARABIC </w:instrText>
                  </w:r>
                  <w:r w:rsidRPr="003E5382">
                    <w:rPr>
                      <w:rFonts w:asciiTheme="majorBidi" w:hAnsiTheme="majorBidi" w:cstheme="majorBidi"/>
                      <w:b w:val="0"/>
                      <w:bCs w:val="0"/>
                      <w:color w:val="auto"/>
                      <w:sz w:val="24"/>
                      <w:szCs w:val="20"/>
                    </w:rPr>
                    <w:fldChar w:fldCharType="separate"/>
                  </w:r>
                  <w:r>
                    <w:rPr>
                      <w:rFonts w:asciiTheme="majorBidi" w:hAnsiTheme="majorBidi" w:cstheme="majorBidi"/>
                      <w:b w:val="0"/>
                      <w:bCs w:val="0"/>
                      <w:noProof/>
                      <w:color w:val="auto"/>
                      <w:sz w:val="24"/>
                      <w:szCs w:val="20"/>
                    </w:rPr>
                    <w:t>27</w:t>
                  </w:r>
                  <w:r w:rsidRPr="003E5382">
                    <w:rPr>
                      <w:rFonts w:asciiTheme="majorBidi" w:hAnsiTheme="majorBidi" w:cstheme="majorBidi"/>
                      <w:b w:val="0"/>
                      <w:bCs w:val="0"/>
                      <w:color w:val="auto"/>
                      <w:sz w:val="24"/>
                      <w:szCs w:val="20"/>
                    </w:rPr>
                    <w:fldChar w:fldCharType="end"/>
                  </w:r>
                  <w:bookmarkEnd w:id="277"/>
                  <w:r w:rsidRPr="003E5382">
                    <w:rPr>
                      <w:rFonts w:asciiTheme="majorBidi" w:hAnsiTheme="majorBidi" w:cstheme="majorBidi"/>
                      <w:b w:val="0"/>
                      <w:bCs w:val="0"/>
                      <w:color w:val="auto"/>
                      <w:sz w:val="24"/>
                      <w:szCs w:val="20"/>
                    </w:rPr>
                    <w:t>: HS-FCL correspondences</w:t>
                  </w:r>
                  <w:bookmarkEnd w:id="278"/>
                  <w:bookmarkEnd w:id="279"/>
                  <w:bookmarkEnd w:id="280"/>
                  <w:bookmarkEnd w:id="281"/>
                </w:p>
              </w:txbxContent>
            </v:textbox>
          </v:shape>
        </w:pict>
      </w:r>
      <w:r w:rsidR="00E34A49" w:rsidRPr="00ED69FB">
        <w:rPr>
          <w:rFonts w:cs="Times New Roman"/>
          <w:b/>
          <w:i/>
          <w:color w:val="000000" w:themeColor="text1"/>
          <w:szCs w:val="24"/>
          <w:lang w:val="en-GB" w:eastAsia="en-GB"/>
        </w:rPr>
        <w:t>Benefits of using the CPC:</w:t>
      </w:r>
    </w:p>
    <w:p w:rsidR="00E34A49" w:rsidRPr="00ED69FB" w:rsidRDefault="00E34A49" w:rsidP="00E34A49">
      <w:pPr>
        <w:numPr>
          <w:ilvl w:val="0"/>
          <w:numId w:val="23"/>
        </w:numPr>
        <w:tabs>
          <w:tab w:val="left" w:pos="703"/>
        </w:tabs>
        <w:spacing w:after="0"/>
        <w:jc w:val="both"/>
        <w:rPr>
          <w:rFonts w:cs="Times New Roman"/>
          <w:color w:val="000000" w:themeColor="text1"/>
          <w:szCs w:val="24"/>
          <w:lang w:val="en-GB" w:eastAsia="en-GB"/>
        </w:rPr>
      </w:pPr>
      <w:r w:rsidRPr="00ED69FB">
        <w:rPr>
          <w:rFonts w:cs="Times New Roman"/>
          <w:color w:val="000000" w:themeColor="text1"/>
          <w:szCs w:val="24"/>
          <w:lang w:val="en-GB" w:eastAsia="en-GB"/>
        </w:rPr>
        <w:t>an international classification, constantly updated and reviewed by the Expert Group on International Classifications (chaired by UNSD, participants are countries and international organizations)</w:t>
      </w:r>
    </w:p>
    <w:p w:rsidR="00E34A49" w:rsidRPr="00ED69FB" w:rsidRDefault="00E34A49" w:rsidP="00E34A49">
      <w:pPr>
        <w:pStyle w:val="ListParagraph"/>
        <w:numPr>
          <w:ilvl w:val="0"/>
          <w:numId w:val="23"/>
        </w:numPr>
        <w:spacing w:after="0"/>
        <w:contextualSpacing w:val="0"/>
        <w:jc w:val="both"/>
        <w:rPr>
          <w:rFonts w:cs="Times New Roman"/>
          <w:color w:val="000000" w:themeColor="text1"/>
          <w:szCs w:val="24"/>
        </w:rPr>
      </w:pPr>
      <w:r w:rsidRPr="00ED69FB">
        <w:rPr>
          <w:rFonts w:cs="Times New Roman"/>
          <w:color w:val="000000" w:themeColor="text1"/>
          <w:szCs w:val="24"/>
          <w:lang w:eastAsia="en-GB"/>
        </w:rPr>
        <w:t>used by other organizations and statistical domains: allows data comparability across statistical domains</w:t>
      </w:r>
    </w:p>
    <w:p w:rsidR="00E34A49" w:rsidRPr="00ED69FB" w:rsidRDefault="00E34A49" w:rsidP="00E34A49">
      <w:pPr>
        <w:pStyle w:val="ListParagraph"/>
        <w:numPr>
          <w:ilvl w:val="0"/>
          <w:numId w:val="23"/>
        </w:numPr>
        <w:spacing w:after="0"/>
        <w:contextualSpacing w:val="0"/>
        <w:jc w:val="both"/>
        <w:rPr>
          <w:rFonts w:cs="Times New Roman"/>
          <w:color w:val="000000" w:themeColor="text1"/>
          <w:szCs w:val="24"/>
          <w:lang w:eastAsia="en-GB"/>
        </w:rPr>
      </w:pPr>
      <w:r w:rsidRPr="00ED69FB">
        <w:rPr>
          <w:rFonts w:cs="Times New Roman"/>
          <w:color w:val="000000" w:themeColor="text1"/>
          <w:szCs w:val="24"/>
          <w:lang w:eastAsia="en-GB"/>
        </w:rPr>
        <w:t xml:space="preserve">used by countries: reduces reporting burden; in addition the CPC expanded is designed not only for FAO but also for countries engaged in the collection and dissemination of data on agriculture and food products: it provides a flexible tool that allows increased </w:t>
      </w:r>
      <w:r w:rsidRPr="00ED69FB">
        <w:rPr>
          <w:rFonts w:cs="Times New Roman"/>
          <w:color w:val="000000" w:themeColor="text1"/>
          <w:szCs w:val="24"/>
          <w:lang w:eastAsia="en-GB"/>
        </w:rPr>
        <w:lastRenderedPageBreak/>
        <w:t>granularity at the lower level, including local species and varieties, while maintaining comparability across countries at the higher level</w:t>
      </w:r>
    </w:p>
    <w:p w:rsidR="00E34A49" w:rsidRDefault="00E34A49" w:rsidP="00E34A49">
      <w:pPr>
        <w:numPr>
          <w:ilvl w:val="0"/>
          <w:numId w:val="23"/>
        </w:numPr>
        <w:tabs>
          <w:tab w:val="left" w:pos="703"/>
        </w:tabs>
        <w:spacing w:after="0"/>
        <w:jc w:val="both"/>
        <w:rPr>
          <w:rFonts w:cs="Times New Roman"/>
          <w:color w:val="000000" w:themeColor="text1"/>
          <w:szCs w:val="24"/>
          <w:lang w:val="en-GB" w:eastAsia="en-GB"/>
        </w:rPr>
      </w:pPr>
      <w:r w:rsidRPr="00ED69FB">
        <w:rPr>
          <w:rFonts w:cs="Times New Roman"/>
          <w:color w:val="000000" w:themeColor="text1"/>
          <w:szCs w:val="24"/>
          <w:lang w:val="en-GB" w:eastAsia="en-GB"/>
        </w:rPr>
        <w:t>alignment with ISIC and HS: when these classifications are updated, the CPC is also updated; as it is highly aligned with HS, data conversion for SUA/FBS is improved compared to the FCL (65% of the HS07-CPCver.2 correspondences are one-to-one or many-to-one vs. 35% in the case of HS-FCL) (</w:t>
      </w:r>
      <w:fldSimple w:instr=" REF _Ref420769300 \h  \* MERGEFORMAT ">
        <w:r w:rsidR="00A0291F" w:rsidRPr="00A0291F">
          <w:rPr>
            <w:rFonts w:asciiTheme="majorBidi" w:hAnsiTheme="majorBidi" w:cstheme="majorBidi"/>
            <w:bCs/>
            <w:szCs w:val="20"/>
          </w:rPr>
          <w:t xml:space="preserve">Figure </w:t>
        </w:r>
        <w:r w:rsidR="00A0291F" w:rsidRPr="00A0291F">
          <w:rPr>
            <w:rFonts w:asciiTheme="majorBidi" w:hAnsiTheme="majorBidi" w:cstheme="majorBidi"/>
            <w:bCs/>
            <w:noProof/>
            <w:szCs w:val="20"/>
          </w:rPr>
          <w:t>27</w:t>
        </w:r>
      </w:fldSimple>
      <w:r w:rsidRPr="00ED69FB">
        <w:rPr>
          <w:rFonts w:cs="Times New Roman"/>
          <w:color w:val="000000" w:themeColor="text1"/>
          <w:szCs w:val="24"/>
          <w:lang w:val="en-GB" w:eastAsia="en-GB"/>
        </w:rPr>
        <w:t>)</w:t>
      </w:r>
    </w:p>
    <w:p w:rsidR="00890C73" w:rsidRPr="00ED69FB" w:rsidRDefault="00890C73" w:rsidP="00E34A49">
      <w:pPr>
        <w:numPr>
          <w:ilvl w:val="0"/>
          <w:numId w:val="23"/>
        </w:numPr>
        <w:tabs>
          <w:tab w:val="left" w:pos="703"/>
        </w:tabs>
        <w:spacing w:after="0"/>
        <w:jc w:val="both"/>
        <w:rPr>
          <w:rFonts w:cs="Times New Roman"/>
          <w:color w:val="000000" w:themeColor="text1"/>
          <w:szCs w:val="24"/>
          <w:lang w:val="en-GB" w:eastAsia="en-GB"/>
        </w:rPr>
      </w:pPr>
    </w:p>
    <w:p w:rsidR="00E34A49" w:rsidRDefault="00E34A49" w:rsidP="00E34A49">
      <w:pPr>
        <w:pStyle w:val="Heading2"/>
      </w:pPr>
      <w:bookmarkStart w:id="282" w:name="_Toc421025902"/>
      <w:r w:rsidRPr="00ED69FB">
        <w:t>CPC implementation in the new SWS (production domain)</w:t>
      </w:r>
      <w:bookmarkEnd w:id="282"/>
      <w:r w:rsidRPr="00ED69FB">
        <w:t xml:space="preserve"> </w:t>
      </w:r>
    </w:p>
    <w:p w:rsidR="00890C73" w:rsidRPr="00890C73" w:rsidRDefault="00890C73" w:rsidP="00890C73">
      <w:pPr>
        <w:rPr>
          <w:lang w:val="en-GB"/>
        </w:rPr>
      </w:pPr>
    </w:p>
    <w:p w:rsidR="00E34A49" w:rsidRPr="00ED69FB" w:rsidRDefault="00E34A49" w:rsidP="00890C73">
      <w:pPr>
        <w:keepNext/>
        <w:keepLines/>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CPC implementation in the new SWS is a long-term ac</w:t>
      </w:r>
      <w:r w:rsidR="00890C73">
        <w:rPr>
          <w:rFonts w:cs="Times New Roman"/>
          <w:color w:val="000000" w:themeColor="text1"/>
          <w:szCs w:val="24"/>
          <w:lang w:val="en-GB" w:eastAsia="en-GB"/>
        </w:rPr>
        <w:t xml:space="preserve">tivity, which started in 2011. </w:t>
      </w:r>
      <w:r w:rsidRPr="00ED69FB">
        <w:rPr>
          <w:rFonts w:cs="Times New Roman"/>
          <w:color w:val="000000" w:themeColor="text1"/>
          <w:szCs w:val="24"/>
          <w:lang w:val="en-GB" w:eastAsia="en-GB"/>
        </w:rPr>
        <w:t>A prerequisite to the implementation of the CPC in the new SWS was to increase the detail on agriculture, forest and fishery products in the CPC. To this end, FAO contributed significantly to CPC ver.2 and ver.2.1.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the FCL and the CPC is ensured.</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The CPC is planned to be used for future data collection and to be applied to old time-series, in order to allow data comparability over time and avoid breaks in the series.</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As mentioned above, countries provide production data to FAO on annual basis, by means of a questionnaire sent by ESS to NSOs and </w:t>
      </w:r>
      <w:proofErr w:type="spellStart"/>
      <w:r w:rsidRPr="00ED69FB">
        <w:rPr>
          <w:rFonts w:cs="Times New Roman"/>
          <w:color w:val="000000" w:themeColor="text1"/>
          <w:szCs w:val="24"/>
          <w:lang w:val="en-GB" w:eastAsia="en-GB"/>
        </w:rPr>
        <w:t>MoAs</w:t>
      </w:r>
      <w:proofErr w:type="spellEnd"/>
      <w:r w:rsidRPr="00ED69FB">
        <w:rPr>
          <w:rFonts w:cs="Times New Roman"/>
          <w:color w:val="000000" w:themeColor="text1"/>
          <w:szCs w:val="24"/>
          <w:lang w:val="en-GB" w:eastAsia="en-GB"/>
        </w:rPr>
        <w:t xml:space="preserve">. In the PQ agricultural products are identified and coded according to the FCL: in view of the change in the classification correlations to CPC codes have been introduced for the last two rounds of data collection.  </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Although the basic condition for data back cast is to have double coded data for at least one year, it seemed difficult for FAO to increase its data requests to countries: additional burden on national offices might have lowered the response rate and hampered the data collection process. Therefore ESS identified alternative solutions to allow for progress in the change of the classification and data back cast, while reducing the cost of this operation. The solution adopted depended on the type of link encountered and allowed </w:t>
      </w:r>
      <w:r w:rsidRPr="00ED69FB">
        <w:rPr>
          <w:rFonts w:cs="Times New Roman"/>
          <w:b/>
          <w:color w:val="000000" w:themeColor="text1"/>
          <w:szCs w:val="24"/>
          <w:lang w:val="en-GB" w:eastAsia="en-GB"/>
        </w:rPr>
        <w:t>full alignment between FC and CPC</w:t>
      </w:r>
      <w:r w:rsidRPr="00ED69FB">
        <w:rPr>
          <w:rFonts w:cs="Times New Roman"/>
          <w:color w:val="000000" w:themeColor="text1"/>
          <w:szCs w:val="24"/>
          <w:lang w:val="en-GB" w:eastAsia="en-GB"/>
        </w:rPr>
        <w:t>:</w:t>
      </w:r>
    </w:p>
    <w:p w:rsidR="00E34A49" w:rsidRPr="00ED69FB" w:rsidRDefault="00E34A49" w:rsidP="00E34A49">
      <w:pPr>
        <w:pStyle w:val="ListParagraph"/>
        <w:numPr>
          <w:ilvl w:val="0"/>
          <w:numId w:val="24"/>
        </w:numPr>
        <w:spacing w:after="120"/>
        <w:jc w:val="both"/>
        <w:rPr>
          <w:rFonts w:cs="Times New Roman"/>
          <w:color w:val="000000" w:themeColor="text1"/>
          <w:szCs w:val="24"/>
          <w:lang w:eastAsia="en-GB"/>
        </w:rPr>
      </w:pPr>
      <w:r w:rsidRPr="00ED69FB">
        <w:rPr>
          <w:rFonts w:cs="Times New Roman"/>
          <w:b/>
          <w:color w:val="000000" w:themeColor="text1"/>
          <w:szCs w:val="24"/>
          <w:lang w:eastAsia="en-GB"/>
        </w:rPr>
        <w:t>One-to-one</w:t>
      </w:r>
      <w:r w:rsidRPr="00ED69FB">
        <w:rPr>
          <w:rFonts w:cs="Times New Roman"/>
          <w:color w:val="000000" w:themeColor="text1"/>
          <w:szCs w:val="24"/>
          <w:lang w:eastAsia="en-GB"/>
        </w:rPr>
        <w:t xml:space="preserve"> cases are resolved quite easily as old data are transferred to the new classification assigning codes and definitions according to the new classification while data remain the same (“key method”</w:t>
      </w:r>
      <w:r w:rsidRPr="00ED69FB">
        <w:rPr>
          <w:rStyle w:val="FootnoteReference"/>
          <w:rFonts w:cs="Times New Roman"/>
          <w:color w:val="000000" w:themeColor="text1"/>
          <w:szCs w:val="24"/>
          <w:lang w:eastAsia="en-GB"/>
        </w:rPr>
        <w:t xml:space="preserve"> </w:t>
      </w:r>
      <w:r w:rsidRPr="00ED69FB">
        <w:rPr>
          <w:rStyle w:val="FootnoteReference"/>
          <w:rFonts w:cs="Times New Roman"/>
          <w:color w:val="000000" w:themeColor="text1"/>
          <w:szCs w:val="24"/>
          <w:lang w:eastAsia="en-GB"/>
        </w:rPr>
        <w:footnoteReference w:id="39"/>
      </w:r>
      <w:r w:rsidRPr="00ED69FB">
        <w:rPr>
          <w:rFonts w:cs="Times New Roman"/>
          <w:color w:val="000000" w:themeColor="text1"/>
          <w:szCs w:val="24"/>
          <w:lang w:eastAsia="en-GB"/>
        </w:rPr>
        <w:t xml:space="preserve">). </w:t>
      </w:r>
    </w:p>
    <w:p w:rsidR="00E34A49" w:rsidRPr="00ED69FB" w:rsidRDefault="00E34A49" w:rsidP="00E34A49">
      <w:pPr>
        <w:pStyle w:val="ListParagraph"/>
        <w:numPr>
          <w:ilvl w:val="0"/>
          <w:numId w:val="24"/>
        </w:numPr>
        <w:spacing w:before="240" w:after="0"/>
        <w:ind w:left="714" w:hanging="357"/>
        <w:contextualSpacing w:val="0"/>
        <w:jc w:val="both"/>
        <w:rPr>
          <w:rFonts w:cs="Times New Roman"/>
          <w:color w:val="000000" w:themeColor="text1"/>
          <w:szCs w:val="24"/>
          <w:lang w:eastAsia="en-GB"/>
        </w:rPr>
      </w:pPr>
      <w:r w:rsidRPr="00ED69FB">
        <w:rPr>
          <w:rFonts w:cs="Times New Roman"/>
          <w:color w:val="000000" w:themeColor="text1"/>
          <w:szCs w:val="24"/>
          <w:lang w:eastAsia="en-GB"/>
        </w:rPr>
        <w:lastRenderedPageBreak/>
        <w:t xml:space="preserve">Also for </w:t>
      </w:r>
      <w:r w:rsidRPr="00ED69FB">
        <w:rPr>
          <w:rFonts w:cs="Times New Roman"/>
          <w:b/>
          <w:color w:val="000000" w:themeColor="text1"/>
          <w:szCs w:val="24"/>
          <w:lang w:eastAsia="en-GB"/>
        </w:rPr>
        <w:t>many-to-one</w:t>
      </w:r>
      <w:r w:rsidRPr="00ED69FB">
        <w:rPr>
          <w:rFonts w:cs="Times New Roman"/>
          <w:color w:val="000000" w:themeColor="text1"/>
          <w:szCs w:val="24"/>
          <w:lang w:eastAsia="en-GB"/>
        </w:rPr>
        <w:t xml:space="preserve"> cases data conversion is straightforward as data in the FCL are aggregated into the target classification (CPC). Such an aggregation entails a loss of information, as the CPC is less detailed than  the FCL. In order to avoid </w:t>
      </w:r>
      <w:proofErr w:type="spellStart"/>
      <w:r w:rsidRPr="00ED69FB">
        <w:rPr>
          <w:rFonts w:cs="Times New Roman"/>
          <w:color w:val="000000" w:themeColor="text1"/>
          <w:szCs w:val="24"/>
          <w:lang w:eastAsia="en-GB"/>
        </w:rPr>
        <w:t>i</w:t>
      </w:r>
      <w:proofErr w:type="spellEnd"/>
      <w:r w:rsidRPr="00ED69FB">
        <w:rPr>
          <w:rFonts w:cs="Times New Roman"/>
          <w:color w:val="000000" w:themeColor="text1"/>
          <w:szCs w:val="24"/>
          <w:lang w:eastAsia="en-GB"/>
        </w:rPr>
        <w:t xml:space="preserve"> losing information in FAOSTAT, many-to-one cases have been turned into one-to-one correlations: first the target classification is expanded further according to the detail available in the FCL and then the “key method” is applied. When detail in the CPC 2.1 expanded is not sufficient, the classification is expanded further for FAOSTAT purpose.</w:t>
      </w:r>
    </w:p>
    <w:p w:rsidR="00E34A49" w:rsidRPr="00ED69FB" w:rsidRDefault="00E34A49" w:rsidP="00E34A49">
      <w:pPr>
        <w:ind w:left="357"/>
        <w:jc w:val="both"/>
        <w:rPr>
          <w:rFonts w:cs="Times New Roman"/>
          <w:color w:val="000000" w:themeColor="text1"/>
          <w:szCs w:val="24"/>
          <w:lang w:val="en-GB" w:eastAsia="en-GB"/>
        </w:rPr>
      </w:pPr>
    </w:p>
    <w:p w:rsidR="00E34A49" w:rsidRPr="00ED69FB" w:rsidRDefault="00E34A49" w:rsidP="00E34A49">
      <w:pPr>
        <w:spacing w:after="120"/>
        <w:ind w:left="357"/>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More difficulties are faced for one-to-many and many-to-many types of links. In these cases data are converted based on statisticians’ best judgment according to the </w:t>
      </w:r>
      <w:r w:rsidRPr="00ED69FB">
        <w:rPr>
          <w:rFonts w:cs="Times New Roman"/>
          <w:i/>
          <w:color w:val="000000" w:themeColor="text1"/>
          <w:szCs w:val="24"/>
          <w:lang w:val="en-GB" w:eastAsia="en-GB"/>
        </w:rPr>
        <w:t>predominant</w:t>
      </w:r>
      <w:r w:rsidRPr="00ED69FB">
        <w:rPr>
          <w:rFonts w:cs="Times New Roman"/>
          <w:color w:val="000000" w:themeColor="text1"/>
          <w:szCs w:val="24"/>
          <w:lang w:val="en-GB" w:eastAsia="en-GB"/>
        </w:rPr>
        <w:t xml:space="preserve"> correspondence. Coefficients of conversion have not been calculated, given the lack of information in both formats for at least one year, therefore risk threatening data quality in the conversion. Conversion keys used are 1 and 0 exclusively:</w:t>
      </w:r>
    </w:p>
    <w:p w:rsidR="00E34A49" w:rsidRPr="00ED69FB" w:rsidRDefault="00E34A49" w:rsidP="00E34A49">
      <w:pPr>
        <w:pStyle w:val="ListParagraph"/>
        <w:numPr>
          <w:ilvl w:val="0"/>
          <w:numId w:val="24"/>
        </w:numPr>
        <w:spacing w:after="120"/>
        <w:jc w:val="both"/>
        <w:rPr>
          <w:rFonts w:cs="Times New Roman"/>
          <w:color w:val="000000" w:themeColor="text1"/>
          <w:szCs w:val="24"/>
          <w:lang w:eastAsia="en-GB"/>
        </w:rPr>
      </w:pPr>
      <w:r w:rsidRPr="00ED69FB">
        <w:rPr>
          <w:rFonts w:cs="Times New Roman"/>
          <w:b/>
          <w:color w:val="000000" w:themeColor="text1"/>
          <w:szCs w:val="24"/>
          <w:lang w:eastAsia="en-GB"/>
        </w:rPr>
        <w:t>One-to-many</w:t>
      </w:r>
      <w:r w:rsidRPr="00ED69FB">
        <w:rPr>
          <w:rFonts w:cs="Times New Roman"/>
          <w:color w:val="000000" w:themeColor="text1"/>
          <w:szCs w:val="24"/>
          <w:lang w:eastAsia="en-GB"/>
        </w:rPr>
        <w:t xml:space="preserve"> relations between the FCL and the CPC are managed identifying the dominant correlation based on statistician’s best judgement and assigning the conversion key “1” accordingly. </w:t>
      </w:r>
    </w:p>
    <w:p w:rsidR="00E34A49" w:rsidRPr="00ED69FB" w:rsidRDefault="00E34A49" w:rsidP="00E34A49">
      <w:pPr>
        <w:pStyle w:val="ListParagraph"/>
        <w:numPr>
          <w:ilvl w:val="0"/>
          <w:numId w:val="24"/>
        </w:numPr>
        <w:spacing w:before="240" w:after="0"/>
        <w:ind w:left="714" w:hanging="357"/>
        <w:contextualSpacing w:val="0"/>
        <w:jc w:val="both"/>
        <w:rPr>
          <w:rFonts w:cs="Times New Roman"/>
          <w:b/>
          <w:i/>
          <w:color w:val="000000" w:themeColor="text1"/>
          <w:szCs w:val="24"/>
        </w:rPr>
      </w:pPr>
      <w:r w:rsidRPr="00ED69FB">
        <w:rPr>
          <w:rFonts w:cs="Times New Roman"/>
          <w:color w:val="000000" w:themeColor="text1"/>
          <w:szCs w:val="24"/>
          <w:lang w:eastAsia="en-GB"/>
        </w:rPr>
        <w:t xml:space="preserve">In </w:t>
      </w:r>
      <w:r w:rsidRPr="00ED69FB">
        <w:rPr>
          <w:rFonts w:cs="Times New Roman"/>
          <w:b/>
          <w:color w:val="000000" w:themeColor="text1"/>
          <w:szCs w:val="24"/>
          <w:lang w:eastAsia="en-GB"/>
        </w:rPr>
        <w:t>many-to-many</w:t>
      </w:r>
      <w:r w:rsidRPr="00ED69FB">
        <w:rPr>
          <w:rFonts w:cs="Times New Roman"/>
          <w:color w:val="000000" w:themeColor="text1"/>
          <w:szCs w:val="24"/>
          <w:lang w:eastAsia="en-GB"/>
        </w:rPr>
        <w:t xml:space="preserve"> cases, which represent a minority in the FCL-CPC correlations, the target classification is modified and aligned to the source one.</w:t>
      </w:r>
    </w:p>
    <w:p w:rsidR="00E34A49" w:rsidRPr="00ED69FB" w:rsidRDefault="00E34A49" w:rsidP="00E34A49">
      <w:pPr>
        <w:spacing w:before="240"/>
        <w:jc w:val="both"/>
        <w:rPr>
          <w:rFonts w:cs="Times New Roman"/>
          <w:color w:val="000000" w:themeColor="text1"/>
          <w:szCs w:val="24"/>
          <w:lang w:val="en-GB" w:eastAsia="en-GB"/>
        </w:rPr>
      </w:pPr>
      <w:r w:rsidRPr="00ED69FB">
        <w:rPr>
          <w:rFonts w:cs="Times New Roman"/>
          <w:color w:val="000000" w:themeColor="text1"/>
          <w:szCs w:val="24"/>
          <w:lang w:val="en-GB" w:eastAsia="en-GB"/>
        </w:rPr>
        <w:t>Details and examples are provided in Appendix 1.</w:t>
      </w:r>
    </w:p>
    <w:p w:rsidR="00E34A49" w:rsidRPr="00ED69FB" w:rsidRDefault="00E34A49" w:rsidP="00E34A49">
      <w:pPr>
        <w:rPr>
          <w:rFonts w:cs="Times New Roman"/>
          <w:color w:val="000000" w:themeColor="text1"/>
          <w:szCs w:val="24"/>
          <w:u w:val="single"/>
          <w:lang w:val="en-GB"/>
        </w:rPr>
      </w:pPr>
    </w:p>
    <w:p w:rsidR="00E34A49" w:rsidRPr="00ED69FB" w:rsidRDefault="00E34A49" w:rsidP="00E34A49">
      <w:pPr>
        <w:pStyle w:val="Heading2"/>
      </w:pPr>
      <w:bookmarkStart w:id="283" w:name="_Toc421025903"/>
      <w:r w:rsidRPr="00ED69FB">
        <w:lastRenderedPageBreak/>
        <w:t>CPC implementation in the new SWS (SUA/FBS)</w:t>
      </w:r>
      <w:bookmarkEnd w:id="283"/>
    </w:p>
    <w:p w:rsidR="00E34A49" w:rsidRPr="00ED69FB" w:rsidRDefault="00E34A49" w:rsidP="00E34A49">
      <w:pPr>
        <w:keepNext/>
        <w:rPr>
          <w:rFonts w:cs="Times New Roman"/>
          <w:color w:val="000000" w:themeColor="text1"/>
          <w:szCs w:val="24"/>
          <w:u w:val="single"/>
          <w:lang w:val="en-GB"/>
        </w:rPr>
      </w:pPr>
    </w:p>
    <w:p w:rsidR="00E34A49" w:rsidRPr="00ED69FB" w:rsidRDefault="00E34A49" w:rsidP="00E34A49">
      <w:pPr>
        <w:keepNext/>
        <w:spacing w:after="60"/>
        <w:rPr>
          <w:rFonts w:cs="Times New Roman"/>
          <w:color w:val="000000" w:themeColor="text1"/>
          <w:szCs w:val="24"/>
          <w:lang w:val="en-GB"/>
        </w:rPr>
      </w:pPr>
      <w:r w:rsidRPr="00ED69FB">
        <w:rPr>
          <w:rFonts w:cs="Times New Roman"/>
          <w:color w:val="000000" w:themeColor="text1"/>
          <w:szCs w:val="24"/>
          <w:lang w:val="en-GB"/>
        </w:rPr>
        <w:t xml:space="preserve">The compilation of SUA and FBS is based on commodity trees.  A “commodity tree” in FAO terms should not be confused with a classification tree or “hierarchy”.  </w:t>
      </w:r>
    </w:p>
    <w:p w:rsidR="00E34A49" w:rsidRPr="00ED69FB" w:rsidRDefault="00E34A49" w:rsidP="00E34A49">
      <w:pPr>
        <w:keepNext/>
        <w:spacing w:after="60"/>
        <w:jc w:val="both"/>
        <w:rPr>
          <w:rFonts w:cs="Times New Roman"/>
          <w:color w:val="000000" w:themeColor="text1"/>
          <w:szCs w:val="24"/>
          <w:lang w:val="en-GB"/>
        </w:rPr>
      </w:pPr>
      <w:r w:rsidRPr="00ED69FB">
        <w:rPr>
          <w:rFonts w:cs="Times New Roman"/>
          <w:color w:val="000000" w:themeColor="text1"/>
          <w:szCs w:val="24"/>
          <w:lang w:val="en-GB"/>
        </w:rPr>
        <w:t xml:space="preserve">A </w:t>
      </w:r>
      <w:r w:rsidRPr="00ED69FB">
        <w:rPr>
          <w:rFonts w:cs="Times New Roman"/>
          <w:b/>
          <w:color w:val="000000" w:themeColor="text1"/>
          <w:szCs w:val="24"/>
          <w:lang w:val="en-GB"/>
        </w:rPr>
        <w:t>commodity tree</w:t>
      </w:r>
      <w:r w:rsidRPr="00ED69FB">
        <w:rPr>
          <w:rFonts w:cs="Times New Roman"/>
          <w:color w:val="000000" w:themeColor="text1"/>
          <w:szCs w:val="24"/>
          <w:lang w:val="en-GB"/>
        </w:rPr>
        <w:t xml:space="preserve"> (CT) is a “</w:t>
      </w:r>
      <w:r w:rsidRPr="00ED69FB">
        <w:rPr>
          <w:rFonts w:cs="Times New Roman"/>
          <w:i/>
          <w:color w:val="000000" w:themeColor="text1"/>
          <w:szCs w:val="24"/>
          <w:lang w:val="en-GB"/>
        </w:rPr>
        <w:t>symbolic representation of the flow from a primary commodity to various processed products derived from it, together with the conversion factors from one commodity to another</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0"/>
      </w:r>
      <w:r w:rsidRPr="00ED69FB">
        <w:rPr>
          <w:rFonts w:cs="Times New Roman"/>
          <w:color w:val="000000" w:themeColor="text1"/>
          <w:szCs w:val="24"/>
          <w:lang w:val="en-GB"/>
        </w:rPr>
        <w:t xml:space="preserve">. </w:t>
      </w:r>
    </w:p>
    <w:p w:rsidR="00E34A49" w:rsidRPr="00ED69FB" w:rsidRDefault="00E34A49" w:rsidP="00E34A49">
      <w:pPr>
        <w:keepNext/>
        <w:spacing w:after="60"/>
        <w:jc w:val="both"/>
        <w:rPr>
          <w:rFonts w:cs="Times New Roman"/>
          <w:color w:val="000000" w:themeColor="text1"/>
          <w:szCs w:val="24"/>
          <w:lang w:val="en-GB"/>
        </w:rPr>
      </w:pPr>
      <w:r w:rsidRPr="00ED69FB">
        <w:rPr>
          <w:rFonts w:cs="Times New Roman"/>
          <w:color w:val="000000" w:themeColor="text1"/>
          <w:szCs w:val="24"/>
          <w:lang w:val="en-GB"/>
        </w:rPr>
        <w:t xml:space="preserve">A </w:t>
      </w:r>
      <w:r w:rsidRPr="00ED69FB">
        <w:rPr>
          <w:rFonts w:cs="Times New Roman"/>
          <w:b/>
          <w:color w:val="000000" w:themeColor="text1"/>
          <w:szCs w:val="24"/>
          <w:lang w:val="en-GB"/>
        </w:rPr>
        <w:t>statistical classification</w:t>
      </w:r>
      <w:r w:rsidRPr="00ED69FB">
        <w:rPr>
          <w:rFonts w:cs="Times New Roman"/>
          <w:color w:val="000000" w:themeColor="text1"/>
          <w:szCs w:val="24"/>
          <w:lang w:val="en-GB"/>
        </w:rPr>
        <w:t xml:space="preserve"> is “</w:t>
      </w:r>
      <w:r w:rsidRPr="00ED69FB">
        <w:rPr>
          <w:rFonts w:cs="Times New Roman"/>
          <w:i/>
          <w:color w:val="000000" w:themeColor="text1"/>
          <w:szCs w:val="24"/>
          <w:lang w:val="en-GB"/>
        </w:rPr>
        <w:t xml:space="preserve">a set of categories which may be assigned to one or more variables” </w:t>
      </w:r>
      <w:r w:rsidRPr="00ED69FB">
        <w:rPr>
          <w:rFonts w:cs="Times New Roman"/>
          <w:color w:val="000000" w:themeColor="text1"/>
          <w:szCs w:val="24"/>
          <w:lang w:val="en-GB"/>
        </w:rPr>
        <w:t xml:space="preserve">where “the </w:t>
      </w:r>
      <w:r w:rsidRPr="00ED69FB">
        <w:rPr>
          <w:rFonts w:cs="Times New Roman"/>
          <w:i/>
          <w:color w:val="000000" w:themeColor="text1"/>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1"/>
      </w:r>
    </w:p>
    <w:p w:rsidR="00E34A49" w:rsidRPr="00ED69FB" w:rsidRDefault="00E34A49" w:rsidP="00E34A49">
      <w:pPr>
        <w:jc w:val="both"/>
        <w:rPr>
          <w:rFonts w:cs="Times New Roman"/>
          <w:color w:val="000000" w:themeColor="text1"/>
          <w:szCs w:val="24"/>
          <w:lang w:val="en-GB"/>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 (</w:t>
      </w:r>
      <w:fldSimple w:instr=" REF _Ref420752116 \h  \* MERGEFORMAT ">
        <w:r w:rsidR="00A0291F" w:rsidRPr="00A0291F">
          <w:rPr>
            <w:rFonts w:cs="Times New Roman"/>
            <w:color w:val="000000" w:themeColor="text1"/>
            <w:szCs w:val="24"/>
          </w:rPr>
          <w:t>Box 1</w:t>
        </w:r>
      </w:fldSimple>
      <w:r w:rsidRPr="00ED69FB">
        <w:rPr>
          <w:rFonts w:cs="Times New Roman"/>
          <w:color w:val="000000" w:themeColor="text1"/>
          <w:szCs w:val="24"/>
          <w:lang w:val="en-GB"/>
        </w:rPr>
        <w:t>). It is the commodity tree that sets the links amongst commodities listed in the FCL through the application of extraction rates. Extraction rates “</w:t>
      </w:r>
      <w:r w:rsidRPr="00ED69FB">
        <w:rPr>
          <w:rFonts w:cs="Times New Roman"/>
          <w:i/>
          <w:color w:val="000000" w:themeColor="text1"/>
          <w:szCs w:val="24"/>
          <w:lang w:val="en-GB"/>
        </w:rPr>
        <w:t>indicate, in percent terms, the amount of the processed product concerned obtained from the processing of the parent/originating product, in most cases a primary products</w:t>
      </w:r>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2"/>
      </w:r>
      <w:r w:rsidRPr="00ED69FB">
        <w:rPr>
          <w:rFonts w:cs="Times New Roman"/>
          <w:color w:val="000000" w:themeColor="text1"/>
          <w:szCs w:val="24"/>
          <w:lang w:val="en-GB"/>
        </w:rPr>
        <w:t xml:space="preserve"> (</w:t>
      </w:r>
      <w:fldSimple w:instr=" REF _Ref420752166 \h  \* MERGEFORMAT ">
        <w:r w:rsidR="00A0291F" w:rsidRPr="00ED69FB">
          <w:rPr>
            <w:rFonts w:cs="Times New Roman"/>
            <w:color w:val="000000" w:themeColor="text1"/>
            <w:szCs w:val="24"/>
          </w:rPr>
          <w:t xml:space="preserve">Figure </w:t>
        </w:r>
        <w:r w:rsidR="00A0291F">
          <w:rPr>
            <w:rFonts w:cs="Times New Roman"/>
            <w:noProof/>
            <w:color w:val="000000" w:themeColor="text1"/>
            <w:szCs w:val="24"/>
          </w:rPr>
          <w:t>28</w:t>
        </w:r>
      </w:fldSimple>
      <w:r w:rsidRPr="00ED69FB">
        <w:rPr>
          <w:rFonts w:cs="Times New Roman"/>
          <w:color w:val="000000" w:themeColor="text1"/>
          <w:szCs w:val="24"/>
          <w:lang w:val="en-GB"/>
        </w:rPr>
        <w:t>)</w:t>
      </w:r>
      <w:r w:rsidRPr="00ED69FB">
        <w:rPr>
          <w:rStyle w:val="FootnoteReference"/>
          <w:rFonts w:cs="Times New Roman"/>
          <w:color w:val="000000" w:themeColor="text1"/>
          <w:szCs w:val="24"/>
          <w:lang w:val="en-GB"/>
        </w:rPr>
        <w:footnoteReference w:id="43"/>
      </w:r>
      <w:r w:rsidRPr="00ED69FB">
        <w:rPr>
          <w:rFonts w:cs="Times New Roman"/>
          <w:color w:val="000000" w:themeColor="text1"/>
          <w:szCs w:val="24"/>
          <w:lang w:val="en-GB"/>
        </w:rPr>
        <w:t xml:space="preserve">. </w:t>
      </w:r>
    </w:p>
    <w:p w:rsidR="00E34A49" w:rsidRPr="00ED69FB" w:rsidRDefault="00B90D56" w:rsidP="00E34A49">
      <w:pPr>
        <w:rPr>
          <w:rFonts w:cs="Times New Roman"/>
          <w:color w:val="000000" w:themeColor="text1"/>
          <w:szCs w:val="24"/>
          <w:lang w:val="en-GB"/>
        </w:rPr>
      </w:pPr>
      <w:r w:rsidRPr="00B90D56">
        <w:rPr>
          <w:rFonts w:cs="Times New Roman"/>
          <w:noProof/>
          <w:color w:val="000000" w:themeColor="text1"/>
          <w:lang w:val="en-GB" w:eastAsia="en-GB"/>
        </w:rPr>
        <w:pict>
          <v:shape id="Text Box 29" o:spid="_x0000_s1031" type="#_x0000_t202" style="position:absolute;margin-left:.55pt;margin-top:122.8pt;width:465.25pt;height:.05pt;z-index:2516695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" stroked="f">
            <v:textbox style="mso-next-textbox:#Text Box 29;mso-fit-shape-to-text:t" inset="0,0,0,0">
              <w:txbxContent>
                <w:p w:rsidR="001A48C3" w:rsidRPr="00950031" w:rsidRDefault="001A48C3" w:rsidP="00E34A49">
                  <w:pPr>
                    <w:pStyle w:val="Caption"/>
                    <w:rPr>
                      <w:rFonts w:cs="Times New Roman"/>
                      <w:b w:val="0"/>
                      <w:noProof/>
                      <w:color w:val="auto"/>
                      <w:sz w:val="24"/>
                      <w:szCs w:val="24"/>
                    </w:rPr>
                  </w:pPr>
                  <w:bookmarkStart w:id="284" w:name="_Ref420752116"/>
                  <w:r w:rsidRPr="00950031">
                    <w:rPr>
                      <w:rFonts w:cs="Times New Roman"/>
                      <w:b w:val="0"/>
                      <w:color w:val="auto"/>
                      <w:sz w:val="24"/>
                      <w:szCs w:val="24"/>
                    </w:rPr>
                    <w:t xml:space="preserve">Box </w:t>
                  </w:r>
                  <w:r w:rsidRPr="00950031">
                    <w:rPr>
                      <w:rFonts w:cs="Times New Roman"/>
                      <w:b w:val="0"/>
                      <w:color w:val="auto"/>
                      <w:sz w:val="24"/>
                      <w:szCs w:val="24"/>
                    </w:rPr>
                    <w:fldChar w:fldCharType="begin"/>
                  </w:r>
                  <w:r w:rsidRPr="00950031">
                    <w:rPr>
                      <w:rFonts w:cs="Times New Roman"/>
                      <w:b w:val="0"/>
                      <w:color w:val="auto"/>
                      <w:sz w:val="24"/>
                      <w:szCs w:val="24"/>
                    </w:rPr>
                    <w:instrText xml:space="preserve"> SEQ Box \* ARABIC </w:instrText>
                  </w:r>
                  <w:r w:rsidRPr="00950031">
                    <w:rPr>
                      <w:rFonts w:cs="Times New Roman"/>
                      <w:b w:val="0"/>
                      <w:color w:val="auto"/>
                      <w:sz w:val="24"/>
                      <w:szCs w:val="24"/>
                    </w:rPr>
                    <w:fldChar w:fldCharType="separate"/>
                  </w:r>
                  <w:r>
                    <w:rPr>
                      <w:rFonts w:cs="Times New Roman"/>
                      <w:b w:val="0"/>
                      <w:noProof/>
                      <w:color w:val="auto"/>
                      <w:sz w:val="24"/>
                      <w:szCs w:val="24"/>
                    </w:rPr>
                    <w:t>1</w:t>
                  </w:r>
                  <w:r w:rsidRPr="00950031">
                    <w:rPr>
                      <w:rFonts w:cs="Times New Roman"/>
                      <w:b w:val="0"/>
                      <w:color w:val="auto"/>
                      <w:sz w:val="24"/>
                      <w:szCs w:val="24"/>
                    </w:rPr>
                    <w:fldChar w:fldCharType="end"/>
                  </w:r>
                  <w:bookmarkEnd w:id="284"/>
                  <w:r w:rsidRPr="00950031">
                    <w:rPr>
                      <w:rFonts w:cs="Times New Roman"/>
                      <w:b w:val="0"/>
                      <w:color w:val="auto"/>
                      <w:sz w:val="24"/>
                      <w:szCs w:val="24"/>
                    </w:rPr>
                    <w:t xml:space="preserve"> Classification of millet and its derived products in the FCL</w:t>
                  </w:r>
                </w:p>
              </w:txbxContent>
            </v:textbox>
          </v:shape>
        </w:pict>
      </w:r>
      <w:r w:rsidRPr="00B90D56">
        <w:rPr>
          <w:rFonts w:cs="Times New Roman"/>
          <w:noProof/>
          <w:color w:val="000000" w:themeColor="text1"/>
          <w:szCs w:val="24"/>
          <w:lang w:val="en-GB" w:eastAsia="en-GB"/>
        </w:rPr>
        <w:pict>
          <v:shape id="Text Box 47" o:spid="_x0000_s1032" type="#_x0000_t202" style="position:absolute;margin-left:0;margin-top:0;width:138.8pt;height:117.5pt;z-index:251667456;visibility:visible;mso-position-horizontal-relative:char;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" fillcolor="white [3212]">
            <v:shadow on="t" color="black" opacity="24903f" origin=",.5" offset="0,.55556mm"/>
            <v:textbox style="mso-next-textbox:#Text Box 47">
              <w:txbxContent>
                <w:p w:rsidR="001A48C3" w:rsidRPr="00EA02F5" w:rsidRDefault="001A48C3" w:rsidP="00E34A49">
                  <w:pPr>
                    <w:rPr>
                      <w:rFonts w:ascii="Calibri" w:hAnsi="Calibri"/>
                      <w:b/>
                      <w:sz w:val="20"/>
                      <w:lang w:val="en-GB"/>
                    </w:rPr>
                  </w:pPr>
                  <w:r w:rsidRPr="00EA02F5">
                    <w:rPr>
                      <w:rFonts w:ascii="Calibri" w:hAnsi="Calibri"/>
                      <w:b/>
                      <w:sz w:val="20"/>
                      <w:lang w:val="en-GB"/>
                    </w:rPr>
                    <w:t>Group 1: Cereals</w:t>
                  </w:r>
                </w:p>
                <w:p w:rsidR="001A48C3" w:rsidRPr="00EA02F5" w:rsidRDefault="001A48C3" w:rsidP="00E34A49">
                  <w:pPr>
                    <w:rPr>
                      <w:rFonts w:ascii="Calibri" w:hAnsi="Calibri"/>
                      <w:sz w:val="20"/>
                      <w:lang w:val="en-GB"/>
                    </w:rPr>
                  </w:pPr>
                  <w:r w:rsidRPr="00EA02F5">
                    <w:rPr>
                      <w:rFonts w:ascii="Calibri" w:hAnsi="Calibri"/>
                      <w:sz w:val="20"/>
                      <w:lang w:val="en-GB"/>
                    </w:rPr>
                    <w:t>0070 MILLET</w:t>
                  </w:r>
                </w:p>
                <w:p w:rsidR="001A48C3" w:rsidRPr="00EA02F5" w:rsidRDefault="001A48C3" w:rsidP="00E34A49">
                  <w:pPr>
                    <w:rPr>
                      <w:rFonts w:ascii="Calibri" w:hAnsi="Calibri"/>
                      <w:sz w:val="20"/>
                      <w:lang w:val="en-GB"/>
                    </w:rPr>
                  </w:pPr>
                  <w:r w:rsidRPr="00EA02F5">
                    <w:rPr>
                      <w:rFonts w:ascii="Calibri" w:hAnsi="Calibri"/>
                      <w:sz w:val="20"/>
                      <w:lang w:val="en-GB"/>
                    </w:rPr>
                    <w:t>0080 Flour of millet</w:t>
                  </w:r>
                </w:p>
                <w:p w:rsidR="001A48C3" w:rsidRPr="00EA02F5" w:rsidRDefault="001A48C3" w:rsidP="00E34A49">
                  <w:pPr>
                    <w:rPr>
                      <w:rFonts w:ascii="Calibri" w:hAnsi="Calibri"/>
                      <w:sz w:val="20"/>
                      <w:lang w:val="en-GB"/>
                    </w:rPr>
                  </w:pPr>
                  <w:r w:rsidRPr="00EA02F5">
                    <w:rPr>
                      <w:rFonts w:ascii="Calibri" w:hAnsi="Calibri"/>
                      <w:sz w:val="20"/>
                      <w:lang w:val="en-GB"/>
                    </w:rPr>
                    <w:t>0081 Bran of millet</w:t>
                  </w:r>
                </w:p>
                <w:p w:rsidR="001A48C3" w:rsidRPr="00EA02F5" w:rsidRDefault="001A48C3" w:rsidP="00E34A49">
                  <w:pPr>
                    <w:rPr>
                      <w:rFonts w:ascii="Calibri" w:hAnsi="Calibri"/>
                      <w:sz w:val="20"/>
                      <w:lang w:val="en-GB"/>
                    </w:rPr>
                  </w:pPr>
                  <w:r w:rsidRPr="00EA02F5">
                    <w:rPr>
                      <w:rFonts w:ascii="Calibri" w:hAnsi="Calibri"/>
                      <w:sz w:val="20"/>
                      <w:lang w:val="en-GB"/>
                    </w:rPr>
                    <w:t>0082 Beer of millet</w:t>
                  </w:r>
                </w:p>
                <w:p w:rsidR="001A48C3" w:rsidRPr="004C5E9E" w:rsidRDefault="001A48C3" w:rsidP="00E34A49"/>
              </w:txbxContent>
            </v:textbox>
          </v:shape>
        </w:pict>
      </w:r>
      <w:r w:rsidRPr="00B90D56">
        <w:rPr>
          <w:rFonts w:cs="Times New Roman"/>
          <w:noProof/>
          <w:color w:val="000000" w:themeColor="text1"/>
          <w:szCs w:val="24"/>
          <w:lang w:val="en-GB" w:eastAsia="en-GB"/>
        </w:rPr>
      </w:r>
      <w:r>
        <w:rPr>
          <w:rFonts w:cs="Times New Roman"/>
          <w:noProof/>
          <w:color w:val="000000" w:themeColor="text1"/>
          <w:szCs w:val="24"/>
          <w:lang w:val="en-GB" w:eastAsia="en-GB"/>
        </w:rPr>
        <w:pict>
          <v:rect id="Rectangle 43" o:spid="_x0000_s1069" style="width:138.55pt;height:117.25pt;visibility:visible;mso-position-horizontal-relative:char;mso-position-vertical-relative:line" filled="f" stroked="f">
            <o:lock v:ext="edit" aspectratio="t"/>
            <w10:wrap type="none"/>
            <w10:anchorlock/>
          </v:rect>
        </w:pict>
      </w:r>
    </w:p>
    <w:p w:rsidR="00E34A49" w:rsidRPr="00ED69FB" w:rsidRDefault="00E34A49" w:rsidP="00E34A49">
      <w:pPr>
        <w:rPr>
          <w:rFonts w:cs="Times New Roman"/>
          <w:color w:val="000000" w:themeColor="text1"/>
          <w:szCs w:val="24"/>
          <w:u w:val="single"/>
          <w:lang w:val="en-GB"/>
        </w:rPr>
      </w:pP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lastRenderedPageBreak/>
        <w:drawing>
          <wp:inline distT="0" distB="0" distL="0" distR="0">
            <wp:extent cx="3228340" cy="2493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340" cy="2493645"/>
                    </a:xfrm>
                    <a:prstGeom prst="rect">
                      <a:avLst/>
                    </a:prstGeom>
                    <a:noFill/>
                    <a:ln>
                      <a:noFill/>
                    </a:ln>
                  </pic:spPr>
                </pic:pic>
              </a:graphicData>
            </a:graphic>
          </wp:inline>
        </w:drawing>
      </w:r>
    </w:p>
    <w:p w:rsidR="00E34A49" w:rsidRPr="00ED69FB" w:rsidRDefault="00E34A49" w:rsidP="00E34A49">
      <w:pPr>
        <w:rPr>
          <w:rFonts w:cs="Times New Roman"/>
          <w:color w:val="000000" w:themeColor="text1"/>
          <w:szCs w:val="24"/>
          <w:lang w:val="en-GB"/>
        </w:rPr>
      </w:pPr>
      <w:bookmarkStart w:id="285" w:name="_Ref420752166"/>
      <w:bookmarkStart w:id="286" w:name="_Toc421026234"/>
      <w:r w:rsidRPr="00ED69FB">
        <w:rPr>
          <w:rFonts w:cs="Times New Roman"/>
          <w:color w:val="000000" w:themeColor="text1"/>
          <w:szCs w:val="24"/>
        </w:rPr>
        <w:t xml:space="preserve">Figure </w:t>
      </w:r>
      <w:r w:rsidR="00B90D56" w:rsidRPr="00ED69FB">
        <w:rPr>
          <w:rFonts w:cs="Times New Roman"/>
          <w:color w:val="000000" w:themeColor="text1"/>
          <w:szCs w:val="24"/>
        </w:rPr>
        <w:fldChar w:fldCharType="begin"/>
      </w:r>
      <w:r w:rsidRPr="00ED69FB">
        <w:rPr>
          <w:rFonts w:cs="Times New Roman"/>
          <w:color w:val="000000" w:themeColor="text1"/>
          <w:szCs w:val="24"/>
        </w:rPr>
        <w:instrText xml:space="preserve"> SEQ Figure \* ARABIC </w:instrText>
      </w:r>
      <w:r w:rsidR="00B90D56" w:rsidRPr="00ED69FB">
        <w:rPr>
          <w:rFonts w:cs="Times New Roman"/>
          <w:color w:val="000000" w:themeColor="text1"/>
          <w:szCs w:val="24"/>
        </w:rPr>
        <w:fldChar w:fldCharType="separate"/>
      </w:r>
      <w:r w:rsidR="00A0291F">
        <w:rPr>
          <w:rFonts w:cs="Times New Roman"/>
          <w:noProof/>
          <w:color w:val="000000" w:themeColor="text1"/>
          <w:szCs w:val="24"/>
        </w:rPr>
        <w:t>28</w:t>
      </w:r>
      <w:r w:rsidR="00B90D56" w:rsidRPr="00ED69FB">
        <w:rPr>
          <w:rFonts w:cs="Times New Roman"/>
          <w:color w:val="000000" w:themeColor="text1"/>
          <w:szCs w:val="24"/>
        </w:rPr>
        <w:fldChar w:fldCharType="end"/>
      </w:r>
      <w:bookmarkEnd w:id="285"/>
      <w:r w:rsidRPr="00ED69FB">
        <w:rPr>
          <w:rFonts w:cs="Times New Roman"/>
          <w:color w:val="000000" w:themeColor="text1"/>
          <w:szCs w:val="24"/>
        </w:rPr>
        <w:t xml:space="preserve">: </w:t>
      </w:r>
      <w:r w:rsidRPr="00ED69FB">
        <w:rPr>
          <w:rFonts w:cs="Times New Roman"/>
          <w:color w:val="000000" w:themeColor="text1"/>
          <w:szCs w:val="24"/>
          <w:lang w:val="en-GB"/>
        </w:rPr>
        <w:t>Commodity tree of millet</w:t>
      </w:r>
      <w:bookmarkEnd w:id="286"/>
      <w:r w:rsidRPr="00ED69FB">
        <w:rPr>
          <w:rFonts w:cs="Times New Roman"/>
          <w:color w:val="000000" w:themeColor="text1"/>
          <w:szCs w:val="24"/>
          <w:lang w:val="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As far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w:t>
      </w:r>
      <w:r w:rsidRPr="00ED69FB">
        <w:rPr>
          <w:rStyle w:val="CommentReference"/>
          <w:rFonts w:eastAsia="Times New Roman" w:cs="Times New Roman"/>
          <w:color w:val="000000" w:themeColor="text1"/>
          <w:szCs w:val="24"/>
          <w:lang w:val="en-GB"/>
        </w:rPr>
        <w:t>h</w:t>
      </w:r>
      <w:r w:rsidRPr="00ED69FB">
        <w:rPr>
          <w:rFonts w:cs="Times New Roman"/>
          <w:color w:val="000000" w:themeColor="text1"/>
          <w:szCs w:val="24"/>
          <w:lang w:val="en-GB"/>
        </w:rPr>
        <w:t xml:space="preserve">ips set in the trees should not be confused with the classification hierarchy. In a hierarchical classification items at the lower level can be grouped/aggregated into the one at the higher level. For example: millet, wheat, barley and maize can be grouped into the group “cereals” or seeds and grains of milled can be grouped into the class “millet”. This is not true for commodity trees where flour, bran and beer cannot be grouped into millet unless quantities are first expressed in terms of primary equivalents, by applying extraction rates. Therefore in CT the key is the </w:t>
      </w:r>
      <w:r w:rsidRPr="00ED69FB">
        <w:rPr>
          <w:rFonts w:cs="Times New Roman"/>
          <w:i/>
          <w:color w:val="000000" w:themeColor="text1"/>
          <w:szCs w:val="24"/>
          <w:lang w:val="en-GB"/>
        </w:rPr>
        <w:t>relation</w:t>
      </w:r>
      <w:r w:rsidRPr="00ED69FB">
        <w:rPr>
          <w:rFonts w:cs="Times New Roman"/>
          <w:color w:val="000000" w:themeColor="text1"/>
          <w:szCs w:val="24"/>
          <w:lang w:val="en-GB"/>
        </w:rPr>
        <w:t xml:space="preserve"> set amongst commodities while commodities are listed in the reference products classification. </w:t>
      </w:r>
    </w:p>
    <w:p w:rsidR="00E34A49" w:rsidRPr="00ED69FB" w:rsidRDefault="00E34A49" w:rsidP="00E34A49">
      <w:pPr>
        <w:spacing w:before="120"/>
        <w:jc w:val="both"/>
        <w:rPr>
          <w:rFonts w:cs="Times New Roman"/>
          <w:b/>
          <w:color w:val="000000" w:themeColor="text1"/>
          <w:szCs w:val="24"/>
          <w:lang w:val="en-GB"/>
        </w:rPr>
      </w:pPr>
      <w:r w:rsidRPr="00ED69FB">
        <w:rPr>
          <w:rFonts w:cs="Times New Roman"/>
          <w:b/>
          <w:color w:val="000000" w:themeColor="text1"/>
          <w:szCs w:val="24"/>
          <w:lang w:val="en-GB"/>
        </w:rPr>
        <w:t>The new SWS will be able to manage different trees i.e. CPC classification tree (</w:t>
      </w:r>
      <w:fldSimple w:instr=" REF _Ref420754414 \h  \* MERGEFORMAT ">
        <w:r w:rsidR="00A0291F" w:rsidRPr="00ED69FB">
          <w:rPr>
            <w:rFonts w:cs="Times New Roman"/>
            <w:b/>
            <w:color w:val="000000" w:themeColor="text1"/>
            <w:szCs w:val="24"/>
          </w:rPr>
          <w:t xml:space="preserve">Box </w:t>
        </w:r>
        <w:r w:rsidR="00A0291F">
          <w:rPr>
            <w:rFonts w:cs="Times New Roman"/>
            <w:b/>
            <w:color w:val="000000" w:themeColor="text1"/>
            <w:szCs w:val="24"/>
          </w:rPr>
          <w:t>2</w:t>
        </w:r>
      </w:fldSimple>
      <w:r w:rsidRPr="00ED69FB">
        <w:rPr>
          <w:rFonts w:cs="Times New Roman"/>
          <w:b/>
          <w:color w:val="000000" w:themeColor="text1"/>
          <w:szCs w:val="24"/>
          <w:lang w:val="en-GB"/>
        </w:rPr>
        <w:t>) and commodity trees. Through the FCL-CPC conversion table it is possible to translate CT from FCL to CPC (</w:t>
      </w:r>
      <w:fldSimple w:instr=" REF _Ref420753204 \h  \* MERGEFORMAT ">
        <w:r w:rsidR="00A0291F" w:rsidRPr="00ED69FB">
          <w:rPr>
            <w:rFonts w:cs="Times New Roman"/>
            <w:b/>
            <w:color w:val="000000" w:themeColor="text1"/>
          </w:rPr>
          <w:t xml:space="preserve">Figure </w:t>
        </w:r>
        <w:r w:rsidR="00A0291F">
          <w:rPr>
            <w:rFonts w:cs="Times New Roman"/>
            <w:b/>
            <w:noProof/>
            <w:color w:val="000000" w:themeColor="text1"/>
          </w:rPr>
          <w:t>29</w:t>
        </w:r>
      </w:fldSimple>
      <w:r w:rsidRPr="00ED69FB">
        <w:rPr>
          <w:rFonts w:cs="Times New Roman"/>
          <w:b/>
          <w:color w:val="000000" w:themeColor="text1"/>
          <w:szCs w:val="24"/>
          <w:lang w:val="en-GB"/>
        </w:rPr>
        <w:t>).</w:t>
      </w:r>
    </w:p>
    <w:p w:rsidR="00E34A49" w:rsidRPr="00ED69FB" w:rsidRDefault="00B90D56" w:rsidP="00E34A49">
      <w:pPr>
        <w:pStyle w:val="Caption"/>
        <w:rPr>
          <w:rFonts w:cs="Times New Roman"/>
          <w:b w:val="0"/>
          <w:color w:val="000000" w:themeColor="text1"/>
          <w:sz w:val="24"/>
          <w:szCs w:val="24"/>
        </w:rPr>
      </w:pPr>
      <w:bookmarkStart w:id="287" w:name="_Ref420754414"/>
      <w:r w:rsidRPr="00B90D56">
        <w:rPr>
          <w:rFonts w:cs="Times New Roman"/>
          <w:b w:val="0"/>
          <w:noProof/>
          <w:color w:val="000000" w:themeColor="text1"/>
          <w:sz w:val="24"/>
          <w:szCs w:val="24"/>
          <w:lang w:eastAsia="en-GB"/>
        </w:rPr>
        <w:lastRenderedPageBreak/>
        <w:pict>
          <v:shape id="Text Box 46" o:spid="_x0000_s1033" type="#_x0000_t202" style="position:absolute;margin-left:1.35pt;margin-top:30.35pt;width:481.9pt;height:253.1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" fillcolor="white [3212]">
            <v:shadow on="t" color="black" opacity="24903f" origin=",.5" offset="0,.55556mm"/>
            <v:textbox style="mso-next-textbox:#Text Box 46">
              <w:txbxContent>
                <w:p w:rsidR="001A48C3" w:rsidRPr="009F2E9C" w:rsidRDefault="001A48C3" w:rsidP="00E34A49">
                  <w:pPr>
                    <w:spacing w:after="0" w:line="240" w:lineRule="auto"/>
                    <w:rPr>
                      <w:rFonts w:cs="Times New Roman"/>
                      <w:b/>
                      <w:sz w:val="20"/>
                      <w:szCs w:val="20"/>
                      <w:lang w:val="en-GB"/>
                    </w:rPr>
                  </w:pPr>
                  <w:r w:rsidRPr="009F2E9C">
                    <w:rPr>
                      <w:rFonts w:cs="Times New Roman"/>
                      <w:b/>
                      <w:sz w:val="20"/>
                      <w:szCs w:val="20"/>
                      <w:lang w:val="en-GB"/>
                    </w:rPr>
                    <w:t xml:space="preserve">Section 0: Agriculture, forestry and fishery products </w:t>
                  </w:r>
                </w:p>
                <w:p w:rsidR="001A48C3" w:rsidRPr="009F2E9C" w:rsidRDefault="001A48C3" w:rsidP="00E34A49">
                  <w:pPr>
                    <w:spacing w:after="0" w:line="240" w:lineRule="auto"/>
                    <w:ind w:left="720"/>
                    <w:rPr>
                      <w:rFonts w:cs="Times New Roman"/>
                      <w:sz w:val="20"/>
                      <w:szCs w:val="20"/>
                      <w:lang w:val="en-GB"/>
                    </w:rPr>
                  </w:pPr>
                  <w:r w:rsidRPr="009F2E9C">
                    <w:rPr>
                      <w:rFonts w:cs="Times New Roman"/>
                      <w:sz w:val="20"/>
                      <w:szCs w:val="20"/>
                      <w:lang w:val="en-GB"/>
                    </w:rPr>
                    <w:t>Division 01: Products of agriculture, horticulture and market gardening</w:t>
                  </w:r>
                </w:p>
                <w:p w:rsidR="001A48C3" w:rsidRPr="009F2E9C" w:rsidRDefault="001A48C3" w:rsidP="00E34A49">
                  <w:pPr>
                    <w:spacing w:after="0" w:line="240" w:lineRule="auto"/>
                    <w:ind w:left="1440"/>
                    <w:rPr>
                      <w:rFonts w:cs="Times New Roman"/>
                      <w:sz w:val="20"/>
                      <w:szCs w:val="20"/>
                      <w:lang w:val="en-GB"/>
                    </w:rPr>
                  </w:pPr>
                  <w:r w:rsidRPr="009F2E9C">
                    <w:rPr>
                      <w:rFonts w:cs="Times New Roman"/>
                      <w:sz w:val="20"/>
                      <w:szCs w:val="20"/>
                      <w:lang w:val="en-GB"/>
                    </w:rPr>
                    <w:t xml:space="preserve">Group 011: </w:t>
                  </w:r>
                  <w:proofErr w:type="spellStart"/>
                  <w:r w:rsidRPr="009F2E9C">
                    <w:rPr>
                      <w:rFonts w:cs="Times New Roman"/>
                      <w:sz w:val="20"/>
                      <w:szCs w:val="20"/>
                      <w:lang w:val="en-GB"/>
                    </w:rPr>
                    <w:t>Cerals</w:t>
                  </w:r>
                  <w:proofErr w:type="spellEnd"/>
                </w:p>
                <w:p w:rsidR="001A48C3" w:rsidRPr="009F2E9C" w:rsidRDefault="001A48C3" w:rsidP="00E34A49">
                  <w:pPr>
                    <w:spacing w:after="0" w:line="240" w:lineRule="auto"/>
                    <w:ind w:left="2160"/>
                    <w:rPr>
                      <w:rFonts w:cs="Times New Roman"/>
                      <w:b/>
                      <w:color w:val="0000FF"/>
                      <w:sz w:val="20"/>
                      <w:szCs w:val="20"/>
                      <w:lang w:val="en-GB"/>
                    </w:rPr>
                  </w:pPr>
                  <w:r w:rsidRPr="009F2E9C">
                    <w:rPr>
                      <w:rFonts w:cs="Times New Roman"/>
                      <w:sz w:val="20"/>
                      <w:szCs w:val="20"/>
                      <w:lang w:val="en-GB"/>
                    </w:rPr>
                    <w:t xml:space="preserve">Class </w:t>
                  </w:r>
                  <w:r w:rsidRPr="009F2E9C">
                    <w:rPr>
                      <w:rFonts w:cs="Times New Roman"/>
                      <w:b/>
                      <w:color w:val="0000FF"/>
                      <w:sz w:val="20"/>
                      <w:szCs w:val="20"/>
                      <w:lang w:val="en-GB"/>
                    </w:rPr>
                    <w:t xml:space="preserve">0118: MILLET </w:t>
                  </w:r>
                </w:p>
                <w:p w:rsidR="001A48C3" w:rsidRPr="009F2E9C" w:rsidRDefault="001A48C3" w:rsidP="00E34A49">
                  <w:pPr>
                    <w:spacing w:before="120" w:after="0" w:line="240" w:lineRule="auto"/>
                    <w:rPr>
                      <w:rFonts w:cs="Times New Roman"/>
                      <w:b/>
                      <w:sz w:val="20"/>
                      <w:szCs w:val="20"/>
                      <w:lang w:val="en-GB"/>
                    </w:rPr>
                  </w:pPr>
                  <w:r w:rsidRPr="009F2E9C">
                    <w:rPr>
                      <w:rFonts w:cs="Times New Roman"/>
                      <w:b/>
                      <w:sz w:val="20"/>
                      <w:szCs w:val="20"/>
                      <w:lang w:val="en-GB"/>
                    </w:rPr>
                    <w:t>Section 2: Food products, beverages and tobacco [...]</w:t>
                  </w:r>
                </w:p>
                <w:p w:rsidR="001A48C3" w:rsidRPr="009F2E9C" w:rsidRDefault="001A48C3" w:rsidP="00E34A49">
                  <w:pPr>
                    <w:spacing w:after="0" w:line="240" w:lineRule="auto"/>
                    <w:ind w:left="720"/>
                    <w:rPr>
                      <w:rFonts w:cs="Times New Roman"/>
                      <w:sz w:val="20"/>
                      <w:szCs w:val="20"/>
                      <w:lang w:val="en-GB"/>
                    </w:rPr>
                  </w:pPr>
                  <w:r w:rsidRPr="009F2E9C">
                    <w:rPr>
                      <w:rFonts w:cs="Times New Roman"/>
                      <w:sz w:val="20"/>
                      <w:szCs w:val="20"/>
                      <w:lang w:val="en-GB"/>
                    </w:rPr>
                    <w:t>Division 23: Grain mill products, starches and starch products; other food products</w:t>
                  </w:r>
                </w:p>
                <w:p w:rsidR="001A48C3" w:rsidRPr="009F2E9C" w:rsidRDefault="001A48C3" w:rsidP="00E34A49">
                  <w:pPr>
                    <w:spacing w:after="0" w:line="240" w:lineRule="auto"/>
                    <w:ind w:left="1440"/>
                    <w:rPr>
                      <w:rFonts w:cs="Times New Roman"/>
                      <w:sz w:val="20"/>
                      <w:szCs w:val="20"/>
                      <w:lang w:val="en-GB"/>
                    </w:rPr>
                  </w:pPr>
                  <w:r w:rsidRPr="009F2E9C">
                    <w:rPr>
                      <w:rFonts w:cs="Times New Roman"/>
                      <w:sz w:val="20"/>
                      <w:szCs w:val="20"/>
                      <w:lang w:val="en-GB"/>
                    </w:rPr>
                    <w:t>Group 231: Grain mill products</w:t>
                  </w:r>
                </w:p>
                <w:p w:rsidR="001A48C3" w:rsidRPr="009F2E9C" w:rsidRDefault="001A48C3" w:rsidP="00E34A49">
                  <w:pPr>
                    <w:spacing w:after="0" w:line="240" w:lineRule="auto"/>
                    <w:ind w:left="2160"/>
                    <w:rPr>
                      <w:rFonts w:cs="Times New Roman"/>
                      <w:sz w:val="20"/>
                      <w:szCs w:val="20"/>
                      <w:lang w:val="en-GB"/>
                    </w:rPr>
                  </w:pPr>
                  <w:r w:rsidRPr="009F2E9C">
                    <w:rPr>
                      <w:rFonts w:cs="Times New Roman"/>
                      <w:sz w:val="20"/>
                      <w:szCs w:val="20"/>
                      <w:lang w:val="en-GB"/>
                    </w:rPr>
                    <w:t>Class 2312: Other cereals flour</w:t>
                  </w:r>
                </w:p>
                <w:p w:rsidR="001A48C3" w:rsidRPr="009F2E9C" w:rsidRDefault="001A48C3" w:rsidP="00E34A49">
                  <w:pPr>
                    <w:spacing w:after="0" w:line="240" w:lineRule="auto"/>
                    <w:ind w:left="2880"/>
                    <w:rPr>
                      <w:rFonts w:cs="Times New Roman"/>
                      <w:sz w:val="20"/>
                      <w:szCs w:val="20"/>
                      <w:lang w:val="en-GB"/>
                    </w:rPr>
                  </w:pPr>
                  <w:r w:rsidRPr="009F2E9C">
                    <w:rPr>
                      <w:rFonts w:cs="Times New Roman"/>
                      <w:sz w:val="20"/>
                      <w:szCs w:val="20"/>
                      <w:lang w:val="en-GB"/>
                    </w:rPr>
                    <w:t>Subclass 23120: Other cereal flours</w:t>
                  </w:r>
                </w:p>
                <w:p w:rsidR="001A48C3" w:rsidRPr="009F2E9C" w:rsidRDefault="001A48C3" w:rsidP="00E34A49">
                  <w:pPr>
                    <w:spacing w:after="0" w:line="240" w:lineRule="auto"/>
                    <w:ind w:left="360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23120.05 Flour of millet</w:t>
                  </w:r>
                </w:p>
                <w:p w:rsidR="001A48C3" w:rsidRPr="009F2E9C" w:rsidRDefault="001A48C3" w:rsidP="00E34A49">
                  <w:pPr>
                    <w:spacing w:after="0" w:line="240" w:lineRule="auto"/>
                    <w:ind w:left="720"/>
                    <w:rPr>
                      <w:rFonts w:cs="Times New Roman"/>
                      <w:sz w:val="20"/>
                      <w:szCs w:val="20"/>
                      <w:lang w:val="en-GB"/>
                    </w:rPr>
                  </w:pPr>
                  <w:r w:rsidRPr="009F2E9C">
                    <w:rPr>
                      <w:rFonts w:cs="Times New Roman"/>
                      <w:sz w:val="20"/>
                      <w:szCs w:val="20"/>
                      <w:lang w:val="en-GB"/>
                    </w:rPr>
                    <w:t>Division 24: Beverages</w:t>
                  </w:r>
                </w:p>
                <w:p w:rsidR="001A48C3" w:rsidRPr="009F2E9C" w:rsidRDefault="001A48C3" w:rsidP="00E34A49">
                  <w:pPr>
                    <w:spacing w:after="0" w:line="240" w:lineRule="auto"/>
                    <w:ind w:left="1440"/>
                    <w:rPr>
                      <w:rFonts w:cs="Times New Roman"/>
                      <w:sz w:val="20"/>
                      <w:szCs w:val="20"/>
                      <w:lang w:val="en-GB"/>
                    </w:rPr>
                  </w:pPr>
                  <w:r w:rsidRPr="009F2E9C">
                    <w:rPr>
                      <w:rFonts w:cs="Times New Roman"/>
                      <w:sz w:val="20"/>
                      <w:szCs w:val="20"/>
                      <w:lang w:val="en-GB"/>
                    </w:rPr>
                    <w:t>Group 243: Malt liquors and malt</w:t>
                  </w:r>
                </w:p>
                <w:p w:rsidR="001A48C3" w:rsidRPr="009F2E9C" w:rsidRDefault="001A48C3" w:rsidP="00E34A49">
                  <w:pPr>
                    <w:spacing w:after="0" w:line="240" w:lineRule="auto"/>
                    <w:ind w:left="2160"/>
                    <w:rPr>
                      <w:rFonts w:cs="Times New Roman"/>
                      <w:sz w:val="20"/>
                      <w:szCs w:val="20"/>
                      <w:lang w:val="en-GB"/>
                    </w:rPr>
                  </w:pPr>
                  <w:r w:rsidRPr="009F2E9C">
                    <w:rPr>
                      <w:rFonts w:cs="Times New Roman"/>
                      <w:sz w:val="20"/>
                      <w:szCs w:val="20"/>
                      <w:lang w:val="en-GB"/>
                    </w:rPr>
                    <w:t>Class 24310: Beer made from malt</w:t>
                  </w:r>
                </w:p>
                <w:p w:rsidR="001A48C3" w:rsidRPr="009F2E9C" w:rsidRDefault="001A48C3" w:rsidP="00E34A49">
                  <w:pPr>
                    <w:spacing w:after="0" w:line="240" w:lineRule="auto"/>
                    <w:ind w:left="288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24310.03 Beer of millet</w:t>
                  </w:r>
                </w:p>
                <w:p w:rsidR="001A48C3" w:rsidRPr="009F2E9C" w:rsidRDefault="001A48C3" w:rsidP="00E34A49">
                  <w:pPr>
                    <w:spacing w:before="120" w:after="0" w:line="240" w:lineRule="auto"/>
                    <w:rPr>
                      <w:rFonts w:cs="Times New Roman"/>
                      <w:b/>
                      <w:sz w:val="20"/>
                      <w:szCs w:val="20"/>
                      <w:lang w:val="en-GB"/>
                    </w:rPr>
                  </w:pPr>
                  <w:r w:rsidRPr="009F2E9C">
                    <w:rPr>
                      <w:rFonts w:cs="Times New Roman"/>
                      <w:b/>
                      <w:sz w:val="20"/>
                      <w:szCs w:val="20"/>
                      <w:lang w:val="en-GB"/>
                    </w:rPr>
                    <w:t xml:space="preserve">Section 3: Other transportable goods </w:t>
                  </w:r>
                </w:p>
                <w:p w:rsidR="001A48C3" w:rsidRPr="009F2E9C" w:rsidRDefault="001A48C3" w:rsidP="00E34A49">
                  <w:pPr>
                    <w:spacing w:after="0" w:line="240" w:lineRule="auto"/>
                    <w:ind w:left="720"/>
                    <w:rPr>
                      <w:rFonts w:cs="Times New Roman"/>
                      <w:sz w:val="20"/>
                      <w:szCs w:val="20"/>
                      <w:lang w:val="en-GB"/>
                    </w:rPr>
                  </w:pPr>
                  <w:r w:rsidRPr="009F2E9C">
                    <w:rPr>
                      <w:rFonts w:cs="Times New Roman"/>
                      <w:sz w:val="20"/>
                      <w:szCs w:val="20"/>
                      <w:lang w:val="en-GB"/>
                    </w:rPr>
                    <w:t>Division 39: Wastes or scraps</w:t>
                  </w:r>
                </w:p>
                <w:p w:rsidR="001A48C3" w:rsidRPr="009F2E9C" w:rsidRDefault="001A48C3" w:rsidP="00E34A49">
                  <w:pPr>
                    <w:spacing w:after="0" w:line="240" w:lineRule="auto"/>
                    <w:ind w:left="1440"/>
                    <w:rPr>
                      <w:rFonts w:cs="Times New Roman"/>
                      <w:sz w:val="20"/>
                      <w:szCs w:val="20"/>
                      <w:lang w:val="en-GB"/>
                    </w:rPr>
                  </w:pPr>
                  <w:r w:rsidRPr="009F2E9C">
                    <w:rPr>
                      <w:rFonts w:cs="Times New Roman"/>
                      <w:sz w:val="20"/>
                      <w:szCs w:val="20"/>
                      <w:lang w:val="en-GB"/>
                    </w:rPr>
                    <w:t>Group 391: Wastes from food and tobacco industry</w:t>
                  </w:r>
                </w:p>
                <w:p w:rsidR="001A48C3" w:rsidRPr="009F2E9C" w:rsidRDefault="001A48C3" w:rsidP="00E34A49">
                  <w:pPr>
                    <w:spacing w:after="0" w:line="240" w:lineRule="auto"/>
                    <w:ind w:left="2160"/>
                    <w:rPr>
                      <w:rFonts w:cs="Times New Roman"/>
                      <w:sz w:val="20"/>
                      <w:szCs w:val="20"/>
                      <w:lang w:val="en-GB"/>
                    </w:rPr>
                  </w:pPr>
                  <w:r w:rsidRPr="009F2E9C">
                    <w:rPr>
                      <w:rFonts w:cs="Times New Roman"/>
                      <w:sz w:val="20"/>
                      <w:szCs w:val="20"/>
                      <w:lang w:val="en-GB"/>
                    </w:rPr>
                    <w:t>Class 3912: Bran and other residues from the working of cereals or legumes</w:t>
                  </w:r>
                </w:p>
                <w:p w:rsidR="001A48C3" w:rsidRPr="009F2E9C" w:rsidRDefault="001A48C3" w:rsidP="00E34A49">
                  <w:pPr>
                    <w:spacing w:after="0" w:line="240" w:lineRule="auto"/>
                    <w:ind w:left="2160"/>
                    <w:rPr>
                      <w:rFonts w:cs="Times New Roman"/>
                      <w:sz w:val="20"/>
                      <w:szCs w:val="20"/>
                      <w:lang w:val="en-GB"/>
                    </w:rPr>
                  </w:pPr>
                  <w:r w:rsidRPr="009F2E9C">
                    <w:rPr>
                      <w:rFonts w:cs="Times New Roman"/>
                      <w:sz w:val="20"/>
                      <w:szCs w:val="20"/>
                      <w:lang w:val="en-GB"/>
                    </w:rPr>
                    <w:t>Subclass 39120: Bran and other residues from the working of cereals or legumes</w:t>
                  </w:r>
                </w:p>
                <w:p w:rsidR="001A48C3" w:rsidRPr="009F2E9C" w:rsidRDefault="001A48C3" w:rsidP="00E34A49">
                  <w:pPr>
                    <w:spacing w:after="0" w:line="240" w:lineRule="auto"/>
                    <w:ind w:left="2160"/>
                    <w:rPr>
                      <w:rFonts w:cs="Times New Roman"/>
                      <w:sz w:val="20"/>
                      <w:szCs w:val="20"/>
                      <w:lang w:val="en-GB"/>
                    </w:rPr>
                  </w:pPr>
                  <w:r w:rsidRPr="009F2E9C">
                    <w:rPr>
                      <w:rFonts w:cs="Times New Roman"/>
                      <w:sz w:val="20"/>
                      <w:szCs w:val="20"/>
                      <w:lang w:val="en-GB"/>
                    </w:rPr>
                    <w:t xml:space="preserve">FAO Expansion </w:t>
                  </w:r>
                  <w:r w:rsidRPr="009F2E9C">
                    <w:rPr>
                      <w:rFonts w:cs="Times New Roman"/>
                      <w:b/>
                      <w:color w:val="0000FF"/>
                      <w:sz w:val="20"/>
                      <w:szCs w:val="20"/>
                      <w:lang w:val="en-GB"/>
                    </w:rPr>
                    <w:t>39120.07: Bran of millet</w:t>
                  </w:r>
                </w:p>
              </w:txbxContent>
            </v:textbox>
            <w10:wrap type="square"/>
          </v:shape>
        </w:pict>
      </w:r>
      <w:r w:rsidR="00E34A49" w:rsidRPr="00ED69FB">
        <w:rPr>
          <w:rFonts w:cs="Times New Roman"/>
          <w:b w:val="0"/>
          <w:color w:val="000000" w:themeColor="text1"/>
          <w:sz w:val="24"/>
          <w:szCs w:val="24"/>
        </w:rPr>
        <w:t xml:space="preserve">Box </w:t>
      </w:r>
      <w:r w:rsidRPr="00ED69FB">
        <w:rPr>
          <w:rFonts w:cs="Times New Roman"/>
          <w:b w:val="0"/>
          <w:color w:val="000000" w:themeColor="text1"/>
          <w:sz w:val="24"/>
          <w:szCs w:val="24"/>
        </w:rPr>
        <w:fldChar w:fldCharType="begin"/>
      </w:r>
      <w:r w:rsidR="00E34A49" w:rsidRPr="00ED69FB">
        <w:rPr>
          <w:rFonts w:cs="Times New Roman"/>
          <w:b w:val="0"/>
          <w:color w:val="000000" w:themeColor="text1"/>
          <w:sz w:val="24"/>
          <w:szCs w:val="24"/>
        </w:rPr>
        <w:instrText xml:space="preserve"> SEQ Box \* ARABIC </w:instrText>
      </w:r>
      <w:r w:rsidRPr="00ED69FB">
        <w:rPr>
          <w:rFonts w:cs="Times New Roman"/>
          <w:b w:val="0"/>
          <w:color w:val="000000" w:themeColor="text1"/>
          <w:sz w:val="24"/>
          <w:szCs w:val="24"/>
        </w:rPr>
        <w:fldChar w:fldCharType="separate"/>
      </w:r>
      <w:r w:rsidR="00A0291F">
        <w:rPr>
          <w:rFonts w:cs="Times New Roman"/>
          <w:b w:val="0"/>
          <w:noProof/>
          <w:color w:val="000000" w:themeColor="text1"/>
          <w:sz w:val="24"/>
          <w:szCs w:val="24"/>
        </w:rPr>
        <w:t>2</w:t>
      </w:r>
      <w:r w:rsidRPr="00ED69FB">
        <w:rPr>
          <w:rFonts w:cs="Times New Roman"/>
          <w:b w:val="0"/>
          <w:color w:val="000000" w:themeColor="text1"/>
          <w:sz w:val="24"/>
          <w:szCs w:val="24"/>
        </w:rPr>
        <w:fldChar w:fldCharType="end"/>
      </w:r>
      <w:bookmarkEnd w:id="287"/>
      <w:r w:rsidR="00E34A49" w:rsidRPr="00ED69FB">
        <w:rPr>
          <w:rFonts w:cs="Times New Roman"/>
          <w:b w:val="0"/>
          <w:color w:val="000000" w:themeColor="text1"/>
          <w:sz w:val="24"/>
          <w:szCs w:val="24"/>
        </w:rPr>
        <w:t>: Classification of millet and its derived products in CPC</w:t>
      </w:r>
      <w:r w:rsidR="00E34A49" w:rsidRPr="00ED69FB">
        <w:rPr>
          <w:rStyle w:val="FootnoteReference"/>
          <w:rFonts w:cs="Times New Roman"/>
          <w:b w:val="0"/>
          <w:color w:val="000000" w:themeColor="text1"/>
          <w:sz w:val="24"/>
          <w:szCs w:val="24"/>
        </w:rPr>
        <w:footnoteReference w:id="44"/>
      </w:r>
      <w:r w:rsidR="00E34A49" w:rsidRPr="00ED69FB">
        <w:rPr>
          <w:rFonts w:cs="Times New Roman"/>
          <w:b w:val="0"/>
          <w:color w:val="000000" w:themeColor="text1"/>
          <w:sz w:val="24"/>
          <w:szCs w:val="24"/>
        </w:rPr>
        <w:t xml:space="preserve">; </w:t>
      </w:r>
    </w:p>
    <w:p w:rsidR="00E34A49" w:rsidRPr="00ED69FB" w:rsidRDefault="00B90D56" w:rsidP="00E34A49">
      <w:pPr>
        <w:rPr>
          <w:rFonts w:cs="Times New Roman"/>
          <w:noProof/>
          <w:color w:val="000000" w:themeColor="text1"/>
          <w:szCs w:val="24"/>
          <w:lang w:val="en-GB"/>
        </w:rPr>
      </w:pPr>
      <w:r w:rsidRPr="00B90D56">
        <w:rPr>
          <w:rFonts w:cs="Times New Roman"/>
          <w:noProof/>
          <w:color w:val="000000" w:themeColor="text1"/>
          <w:szCs w:val="24"/>
          <w:lang w:val="en-GB" w:eastAsia="en-GB"/>
        </w:rPr>
        <w:pict>
          <v:rect id="Rectangle 45" o:spid="_x0000_s1034" style="position:absolute;margin-left:144.25pt;margin-top:15.85pt;width:73.6pt;height:31.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" strokecolor="#4f81bd" strokeweight="2pt">
            <v:textbox style="mso-next-textbox:#Rectangle 45">
              <w:txbxContent>
                <w:p w:rsidR="001A48C3" w:rsidRPr="00B95344" w:rsidRDefault="001A48C3" w:rsidP="00E34A49">
                  <w:pPr>
                    <w:rPr>
                      <w:rFonts w:ascii="Calibri" w:hAnsi="Calibri"/>
                      <w:sz w:val="18"/>
                      <w:szCs w:val="20"/>
                    </w:rPr>
                  </w:pPr>
                  <w:r w:rsidRPr="00B95344">
                    <w:rPr>
                      <w:rFonts w:ascii="Calibri" w:hAnsi="Calibri"/>
                      <w:sz w:val="18"/>
                      <w:szCs w:val="20"/>
                    </w:rPr>
                    <w:t xml:space="preserve">Flour of millet </w:t>
                  </w:r>
                </w:p>
                <w:p w:rsidR="001A48C3" w:rsidRPr="00B95344" w:rsidRDefault="001A48C3" w:rsidP="00E34A49">
                  <w:pPr>
                    <w:rPr>
                      <w:rFonts w:ascii="Calibri" w:hAnsi="Calibri"/>
                      <w:sz w:val="18"/>
                      <w:szCs w:val="20"/>
                    </w:rPr>
                  </w:pPr>
                  <w:r w:rsidRPr="00B95344">
                    <w:rPr>
                      <w:rFonts w:ascii="Calibri" w:hAnsi="Calibri"/>
                      <w:sz w:val="18"/>
                      <w:szCs w:val="20"/>
                    </w:rPr>
                    <w:t>23120.05</w:t>
                  </w:r>
                </w:p>
              </w:txbxContent>
            </v:textbox>
          </v:rect>
        </w:pict>
      </w:r>
      <w:r w:rsidR="00E34A49" w:rsidRPr="00ED69FB">
        <w:rPr>
          <w:rFonts w:cs="Times New Roman"/>
          <w:noProof/>
          <w:color w:val="000000" w:themeColor="text1"/>
          <w:szCs w:val="24"/>
          <w:lang w:eastAsia="en-US"/>
        </w:rPr>
        <w:drawing>
          <wp:anchor distT="0" distB="0" distL="114300" distR="114300" simplePos="0" relativeHeight="251676672" behindDoc="1" locked="0" layoutInCell="1" allowOverlap="1">
            <wp:simplePos x="0" y="0"/>
            <wp:positionH relativeFrom="column">
              <wp:posOffset>17145</wp:posOffset>
            </wp:positionH>
            <wp:positionV relativeFrom="paragraph">
              <wp:posOffset>79375</wp:posOffset>
            </wp:positionV>
            <wp:extent cx="2827020" cy="2663825"/>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7020" cy="2663825"/>
                    </a:xfrm>
                    <a:prstGeom prst="rect">
                      <a:avLst/>
                    </a:prstGeom>
                    <a:noFill/>
                  </pic:spPr>
                </pic:pic>
              </a:graphicData>
            </a:graphic>
          </wp:anchor>
        </w:drawing>
      </w:r>
    </w:p>
    <w:p w:rsidR="00E34A49" w:rsidRPr="00ED69FB" w:rsidRDefault="00E34A49" w:rsidP="00E34A49">
      <w:pPr>
        <w:keepNext/>
        <w:jc w:val="both"/>
        <w:rPr>
          <w:rFonts w:cs="Times New Roman"/>
          <w:color w:val="000000" w:themeColor="text1"/>
        </w:rPr>
      </w:pPr>
      <w:r w:rsidRPr="00ED69FB">
        <w:rPr>
          <w:rFonts w:cs="Times New Roman"/>
          <w:noProof/>
          <w:color w:val="000000" w:themeColor="text1"/>
          <w:szCs w:val="24"/>
          <w:lang w:eastAsia="en-US"/>
        </w:rPr>
        <w:drawing>
          <wp:inline distT="0" distB="0" distL="0" distR="0">
            <wp:extent cx="3803015" cy="2833370"/>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015" cy="2833370"/>
                    </a:xfrm>
                    <a:prstGeom prst="rect">
                      <a:avLst/>
                    </a:prstGeom>
                    <a:noFill/>
                    <a:ln>
                      <a:noFill/>
                    </a:ln>
                  </pic:spPr>
                </pic:pic>
              </a:graphicData>
            </a:graphic>
          </wp:inline>
        </w:drawing>
      </w:r>
    </w:p>
    <w:p w:rsidR="00E34A49" w:rsidRPr="00ED69FB" w:rsidRDefault="00E34A49" w:rsidP="00E34A49">
      <w:pPr>
        <w:pStyle w:val="Caption"/>
        <w:jc w:val="both"/>
        <w:rPr>
          <w:rFonts w:cs="Times New Roman"/>
          <w:b w:val="0"/>
          <w:color w:val="000000" w:themeColor="text1"/>
          <w:sz w:val="36"/>
          <w:szCs w:val="24"/>
        </w:rPr>
      </w:pPr>
      <w:bookmarkStart w:id="288" w:name="_Ref420753204"/>
      <w:bookmarkStart w:id="289" w:name="_Toc421026235"/>
      <w:r w:rsidRPr="00ED69FB">
        <w:rPr>
          <w:rFonts w:cs="Times New Roman"/>
          <w:b w:val="0"/>
          <w:color w:val="000000" w:themeColor="text1"/>
          <w:sz w:val="24"/>
        </w:rPr>
        <w:t xml:space="preserve">Figure </w:t>
      </w:r>
      <w:r w:rsidR="00B90D56"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Figure \* ARABIC </w:instrText>
      </w:r>
      <w:r w:rsidR="00B90D56" w:rsidRPr="00ED69FB">
        <w:rPr>
          <w:rFonts w:cs="Times New Roman"/>
          <w:b w:val="0"/>
          <w:color w:val="000000" w:themeColor="text1"/>
          <w:sz w:val="24"/>
        </w:rPr>
        <w:fldChar w:fldCharType="separate"/>
      </w:r>
      <w:r w:rsidR="00A0291F">
        <w:rPr>
          <w:rFonts w:cs="Times New Roman"/>
          <w:b w:val="0"/>
          <w:noProof/>
          <w:color w:val="000000" w:themeColor="text1"/>
          <w:sz w:val="24"/>
        </w:rPr>
        <w:t>29</w:t>
      </w:r>
      <w:r w:rsidR="00B90D56" w:rsidRPr="00ED69FB">
        <w:rPr>
          <w:rFonts w:cs="Times New Roman"/>
          <w:b w:val="0"/>
          <w:color w:val="000000" w:themeColor="text1"/>
          <w:sz w:val="24"/>
        </w:rPr>
        <w:fldChar w:fldCharType="end"/>
      </w:r>
      <w:bookmarkEnd w:id="288"/>
      <w:r w:rsidRPr="00ED69FB">
        <w:rPr>
          <w:rFonts w:cs="Times New Roman"/>
          <w:b w:val="0"/>
          <w:color w:val="000000" w:themeColor="text1"/>
          <w:sz w:val="24"/>
        </w:rPr>
        <w:t>: Commodity tree of millet in CPC</w:t>
      </w:r>
      <w:bookmarkEnd w:id="289"/>
    </w:p>
    <w:p w:rsidR="00E34A49" w:rsidRPr="00ED69FB" w:rsidRDefault="00E34A49" w:rsidP="00E34A49">
      <w:pPr>
        <w:jc w:val="both"/>
        <w:rPr>
          <w:rFonts w:cs="Times New Roman"/>
          <w:color w:val="000000" w:themeColor="text1"/>
          <w:szCs w:val="24"/>
          <w:u w:val="single"/>
          <w:lang w:val="en-GB"/>
        </w:rPr>
      </w:pPr>
    </w:p>
    <w:p w:rsidR="00E34A49" w:rsidRPr="00ED69FB" w:rsidRDefault="00E34A49" w:rsidP="00E34A49">
      <w:pPr>
        <w:pStyle w:val="Heading2"/>
      </w:pPr>
      <w:bookmarkStart w:id="290" w:name="_Toc421025904"/>
      <w:r w:rsidRPr="00ED69FB">
        <w:lastRenderedPageBreak/>
        <w:t>Open questions for the new SWS</w:t>
      </w:r>
      <w:bookmarkEnd w:id="290"/>
    </w:p>
    <w:p w:rsidR="00E34A49" w:rsidRPr="00ED69FB" w:rsidRDefault="00E34A49" w:rsidP="00E34A49">
      <w:pPr>
        <w:jc w:val="both"/>
        <w:rPr>
          <w:rFonts w:cs="Times New Roman"/>
          <w:color w:val="000000" w:themeColor="text1"/>
          <w:szCs w:val="24"/>
          <w:lang w:val="en-GB"/>
        </w:rPr>
      </w:pP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 xml:space="preserve">Challenges in the compilation of SUA/FBS are related to the data conversion process from HS to FCL. In particular, except for the primary commodity on the left of the tree (209), all related commodities in the trees are processed (474).  Out of the 474 processed products listed in the FCL, production data are available for only </w:t>
      </w:r>
      <w:r w:rsidRPr="00ED69FB">
        <w:rPr>
          <w:rFonts w:cs="Times New Roman"/>
          <w:b/>
          <w:color w:val="000000" w:themeColor="text1"/>
          <w:szCs w:val="24"/>
          <w:lang w:val="en-GB"/>
        </w:rPr>
        <w:t>47</w:t>
      </w:r>
      <w:r w:rsidRPr="00ED69FB">
        <w:rPr>
          <w:rFonts w:cs="Times New Roman"/>
          <w:color w:val="000000" w:themeColor="text1"/>
          <w:szCs w:val="24"/>
          <w:lang w:val="en-GB"/>
        </w:rPr>
        <w:t xml:space="preserve"> through the production questionnaire (secondary sources are also used for some other processed products). This means that </w:t>
      </w:r>
      <w:r w:rsidRPr="00ED69FB">
        <w:rPr>
          <w:rFonts w:cs="Times New Roman"/>
          <w:b/>
          <w:color w:val="000000" w:themeColor="text1"/>
          <w:szCs w:val="24"/>
          <w:lang w:val="en-GB"/>
        </w:rPr>
        <w:t>for 90% of the processed commodities used in commodity trees (60% of total commodities) official data come from trade only, while production and other variables in the SUA are estimated/calculated/imputed. In terms of classifications, commodity trees are HS-driven.</w:t>
      </w:r>
      <w:r w:rsidRPr="00ED69FB">
        <w:rPr>
          <w:rFonts w:cs="Times New Roman"/>
          <w:color w:val="000000" w:themeColor="text1"/>
          <w:szCs w:val="24"/>
          <w:lang w:val="en-GB"/>
        </w:rPr>
        <w:t xml:space="preserve"> </w:t>
      </w:r>
    </w:p>
    <w:p w:rsidR="00E34A49" w:rsidRPr="00ED69FB" w:rsidRDefault="00E34A49" w:rsidP="00E34A49">
      <w:pPr>
        <w:jc w:val="both"/>
        <w:rPr>
          <w:rFonts w:cs="Times New Roman"/>
          <w:color w:val="000000" w:themeColor="text1"/>
          <w:szCs w:val="24"/>
          <w:lang w:val="en-GB"/>
        </w:rPr>
      </w:pPr>
      <w:r w:rsidRPr="00ED69FB">
        <w:rPr>
          <w:rFonts w:cs="Times New Roman"/>
          <w:color w:val="000000" w:themeColor="text1"/>
          <w:szCs w:val="24"/>
          <w:lang w:val="en-GB"/>
        </w:rPr>
        <w:t>Some challenges are related to the use of HS for SUA/FBS, given the current methodology:</w:t>
      </w:r>
    </w:p>
    <w:p w:rsidR="00E34A49" w:rsidRPr="00ED69FB" w:rsidRDefault="00E34A49" w:rsidP="00E34A49">
      <w:pPr>
        <w:pStyle w:val="ListParagraph"/>
        <w:numPr>
          <w:ilvl w:val="0"/>
          <w:numId w:val="25"/>
        </w:numPr>
        <w:spacing w:after="0"/>
        <w:jc w:val="both"/>
        <w:rPr>
          <w:rFonts w:cs="Times New Roman"/>
          <w:i/>
          <w:color w:val="000000" w:themeColor="text1"/>
          <w:szCs w:val="24"/>
        </w:rPr>
      </w:pPr>
      <w:r w:rsidRPr="00ED69FB">
        <w:rPr>
          <w:rFonts w:cs="Times New Roman"/>
          <w:i/>
          <w:color w:val="000000" w:themeColor="text1"/>
          <w:szCs w:val="24"/>
        </w:rPr>
        <w:t xml:space="preserve">Less detail in the HS than the FCL for some commodities. </w:t>
      </w:r>
    </w:p>
    <w:p w:rsidR="00E34A49" w:rsidRPr="00ED69FB" w:rsidRDefault="00E34A49" w:rsidP="00E34A49">
      <w:pPr>
        <w:pStyle w:val="ListParagraph"/>
        <w:spacing w:before="120"/>
        <w:ind w:left="357"/>
        <w:contextualSpacing w:val="0"/>
        <w:jc w:val="both"/>
        <w:rPr>
          <w:rFonts w:cs="Times New Roman"/>
          <w:i/>
          <w:color w:val="000000" w:themeColor="text1"/>
          <w:szCs w:val="24"/>
        </w:rPr>
      </w:pPr>
      <w:r w:rsidRPr="00ED69FB">
        <w:rPr>
          <w:rFonts w:cs="Times New Roman"/>
          <w:color w:val="000000" w:themeColor="text1"/>
          <w:szCs w:val="24"/>
        </w:rPr>
        <w:t xml:space="preserve">For example, details on the cereal of origin for the majority of flours in the FCL is not available in the HS: in the FCL there are 12 different types of cereal flour (wheat, rice, barley, maize, rye, millet sorghum, buckwheat, </w:t>
      </w:r>
      <w:proofErr w:type="spellStart"/>
      <w:r w:rsidRPr="00ED69FB">
        <w:rPr>
          <w:rFonts w:cs="Times New Roman"/>
          <w:color w:val="000000" w:themeColor="text1"/>
          <w:szCs w:val="24"/>
        </w:rPr>
        <w:t>fonio</w:t>
      </w:r>
      <w:proofErr w:type="spellEnd"/>
      <w:r w:rsidRPr="00ED69FB">
        <w:rPr>
          <w:rFonts w:cs="Times New Roman"/>
          <w:color w:val="000000" w:themeColor="text1"/>
          <w:szCs w:val="24"/>
        </w:rPr>
        <w:t xml:space="preserve">, triticale, mixed grain, cereals </w:t>
      </w:r>
      <w:proofErr w:type="spellStart"/>
      <w:r w:rsidRPr="00ED69FB">
        <w:rPr>
          <w:rFonts w:cs="Times New Roman"/>
          <w:color w:val="000000" w:themeColor="text1"/>
          <w:szCs w:val="24"/>
        </w:rPr>
        <w:t>n.e.s</w:t>
      </w:r>
      <w:proofErr w:type="spellEnd"/>
      <w:r w:rsidRPr="00ED69FB">
        <w:rPr>
          <w:rFonts w:cs="Times New Roman"/>
          <w:color w:val="000000" w:themeColor="text1"/>
          <w:szCs w:val="24"/>
        </w:rPr>
        <w:t>.) while in the HS at 6 digits there are only two (wheat and maize flour). Some countries may provide data in national HS format (beyond 6 digits) but how is information obtained when the data are reported at 6 digits only?</w:t>
      </w: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drawing>
          <wp:inline distT="0" distB="0" distL="0" distR="0">
            <wp:extent cx="5389245" cy="27984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2798445"/>
                    </a:xfrm>
                    <a:prstGeom prst="rect">
                      <a:avLst/>
                    </a:prstGeom>
                    <a:noFill/>
                    <a:ln>
                      <a:noFill/>
                    </a:ln>
                  </pic:spPr>
                </pic:pic>
              </a:graphicData>
            </a:graphic>
          </wp:inline>
        </w:drawing>
      </w:r>
    </w:p>
    <w:p w:rsidR="00E34A49" w:rsidRPr="00ED69FB" w:rsidRDefault="00E34A49" w:rsidP="00E34A49">
      <w:pPr>
        <w:pStyle w:val="Caption"/>
        <w:rPr>
          <w:rFonts w:cs="Times New Roman"/>
          <w:b w:val="0"/>
          <w:color w:val="000000" w:themeColor="text1"/>
          <w:sz w:val="36"/>
          <w:szCs w:val="24"/>
          <w:u w:val="single"/>
        </w:rPr>
      </w:pPr>
      <w:r w:rsidRPr="00ED69FB">
        <w:rPr>
          <w:rFonts w:cs="Times New Roman"/>
          <w:b w:val="0"/>
          <w:color w:val="000000" w:themeColor="text1"/>
          <w:sz w:val="24"/>
        </w:rPr>
        <w:t xml:space="preserve">Box </w:t>
      </w:r>
      <w:r w:rsidR="00B90D56"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Box \* ARABIC </w:instrText>
      </w:r>
      <w:r w:rsidR="00B90D56" w:rsidRPr="00ED69FB">
        <w:rPr>
          <w:rFonts w:cs="Times New Roman"/>
          <w:b w:val="0"/>
          <w:color w:val="000000" w:themeColor="text1"/>
          <w:sz w:val="24"/>
        </w:rPr>
        <w:fldChar w:fldCharType="separate"/>
      </w:r>
      <w:r w:rsidR="00A0291F">
        <w:rPr>
          <w:rFonts w:cs="Times New Roman"/>
          <w:b w:val="0"/>
          <w:noProof/>
          <w:color w:val="000000" w:themeColor="text1"/>
          <w:sz w:val="24"/>
        </w:rPr>
        <w:t>3</w:t>
      </w:r>
      <w:r w:rsidR="00B90D56" w:rsidRPr="00ED69FB">
        <w:rPr>
          <w:rFonts w:cs="Times New Roman"/>
          <w:b w:val="0"/>
          <w:color w:val="000000" w:themeColor="text1"/>
          <w:sz w:val="24"/>
        </w:rPr>
        <w:fldChar w:fldCharType="end"/>
      </w:r>
      <w:r w:rsidRPr="00ED69FB">
        <w:rPr>
          <w:rFonts w:cs="Times New Roman"/>
          <w:b w:val="0"/>
          <w:color w:val="000000" w:themeColor="text1"/>
          <w:sz w:val="24"/>
        </w:rPr>
        <w:t>: Classification of millet and its derived products in HS</w:t>
      </w:r>
    </w:p>
    <w:p w:rsidR="00E34A49" w:rsidRPr="00ED69FB" w:rsidRDefault="00E34A49" w:rsidP="00E34A49">
      <w:pPr>
        <w:pStyle w:val="ListParagraph"/>
        <w:numPr>
          <w:ilvl w:val="0"/>
          <w:numId w:val="25"/>
        </w:numPr>
        <w:spacing w:after="120"/>
        <w:jc w:val="both"/>
        <w:rPr>
          <w:rFonts w:cs="Times New Roman"/>
          <w:color w:val="000000" w:themeColor="text1"/>
          <w:szCs w:val="24"/>
        </w:rPr>
      </w:pPr>
      <w:r w:rsidRPr="00ED69FB">
        <w:rPr>
          <w:rFonts w:cs="Times New Roman"/>
          <w:i/>
          <w:color w:val="000000" w:themeColor="text1"/>
          <w:szCs w:val="24"/>
        </w:rPr>
        <w:t>Heterogeneity in HS beyond 6 digits.</w:t>
      </w:r>
      <w:r w:rsidRPr="00ED69FB">
        <w:rPr>
          <w:rFonts w:cs="Times New Roman"/>
          <w:color w:val="000000" w:themeColor="text1"/>
          <w:szCs w:val="24"/>
        </w:rPr>
        <w:t xml:space="preserve"> </w:t>
      </w:r>
    </w:p>
    <w:p w:rsidR="00E34A49" w:rsidRPr="00ED69FB" w:rsidRDefault="00E34A49" w:rsidP="00E34A49">
      <w:pPr>
        <w:spacing w:after="120"/>
        <w:jc w:val="both"/>
        <w:rPr>
          <w:rFonts w:cs="Times New Roman"/>
          <w:color w:val="000000" w:themeColor="text1"/>
          <w:szCs w:val="24"/>
          <w:lang w:val="en-GB"/>
        </w:rPr>
      </w:pPr>
      <w:r w:rsidRPr="00ED69FB">
        <w:rPr>
          <w:rFonts w:cs="Times New Roman"/>
          <w:color w:val="000000" w:themeColor="text1"/>
          <w:szCs w:val="24"/>
          <w:lang w:val="en-GB"/>
        </w:rPr>
        <w:t xml:space="preserve">While the international standard of the HS has 6 digits, trade files received from countries may go beyond 6 digits to meet national needs (8, 10, 12 digits), however this does not apply to all </w:t>
      </w:r>
      <w:r w:rsidRPr="00ED69FB">
        <w:rPr>
          <w:rFonts w:cs="Times New Roman"/>
          <w:color w:val="000000" w:themeColor="text1"/>
          <w:szCs w:val="24"/>
          <w:lang w:val="en-GB"/>
        </w:rPr>
        <w:lastRenderedPageBreak/>
        <w:t>countries and not to all commodities; even when countries use the HS beyond 6 digits, it should be noted that there is no international standard to expand the HS and so each country can do it in a different way.</w:t>
      </w:r>
    </w:p>
    <w:p w:rsidR="00E34A49" w:rsidRPr="00ED69FB" w:rsidRDefault="00E34A49" w:rsidP="00E34A49">
      <w:pPr>
        <w:jc w:val="both"/>
        <w:rPr>
          <w:rFonts w:cs="Times New Roman"/>
          <w:color w:val="000000" w:themeColor="text1"/>
          <w:szCs w:val="24"/>
          <w:u w:val="single"/>
          <w:lang w:val="en-GB"/>
        </w:rPr>
      </w:pPr>
    </w:p>
    <w:p w:rsidR="00E34A49" w:rsidRPr="00ED69FB" w:rsidRDefault="00E34A49" w:rsidP="00E34A49">
      <w:pPr>
        <w:jc w:val="both"/>
        <w:rPr>
          <w:rFonts w:cs="Times New Roman"/>
          <w:color w:val="000000" w:themeColor="text1"/>
          <w:szCs w:val="24"/>
          <w:u w:val="single"/>
          <w:lang w:val="en-GB"/>
        </w:rPr>
      </w:pPr>
      <w:r w:rsidRPr="00ED69FB">
        <w:rPr>
          <w:rFonts w:cs="Times New Roman"/>
          <w:color w:val="000000" w:themeColor="text1"/>
          <w:szCs w:val="24"/>
          <w:u w:val="single"/>
          <w:lang w:val="en-GB"/>
        </w:rPr>
        <w:t>Recommended actions</w:t>
      </w:r>
    </w:p>
    <w:p w:rsidR="00E34A49" w:rsidRPr="00ED69FB" w:rsidRDefault="00E34A49" w:rsidP="00E34A49">
      <w:pPr>
        <w:pStyle w:val="ListParagraph"/>
        <w:numPr>
          <w:ilvl w:val="0"/>
          <w:numId w:val="26"/>
        </w:numPr>
        <w:spacing w:after="0"/>
        <w:jc w:val="both"/>
        <w:rPr>
          <w:rFonts w:cs="Times New Roman"/>
          <w:color w:val="000000" w:themeColor="text1"/>
          <w:szCs w:val="24"/>
          <w:u w:val="single"/>
        </w:rPr>
      </w:pPr>
      <w:r w:rsidRPr="00ED69FB">
        <w:rPr>
          <w:rFonts w:cs="Times New Roman"/>
          <w:color w:val="000000" w:themeColor="text1"/>
          <w:szCs w:val="24"/>
        </w:rPr>
        <w:t>The HS – FCL map applied so far in the SWS should be documented and checked to make sure it reflects the most recent update in the HS.</w:t>
      </w:r>
    </w:p>
    <w:p w:rsidR="00E34A49" w:rsidRPr="00ED69FB" w:rsidRDefault="00E34A49" w:rsidP="00E34A49">
      <w:pPr>
        <w:pStyle w:val="ListParagraph"/>
        <w:numPr>
          <w:ilvl w:val="0"/>
          <w:numId w:val="26"/>
        </w:numPr>
        <w:spacing w:after="0"/>
        <w:jc w:val="both"/>
        <w:rPr>
          <w:rFonts w:cs="Times New Roman"/>
          <w:color w:val="000000" w:themeColor="text1"/>
          <w:szCs w:val="24"/>
        </w:rPr>
      </w:pPr>
      <w:r w:rsidRPr="00ED69FB">
        <w:rPr>
          <w:rFonts w:cs="Times New Roman"/>
          <w:color w:val="000000" w:themeColor="text1"/>
          <w:szCs w:val="24"/>
        </w:rPr>
        <w:t xml:space="preserve">The list and definitions of commodities in the FCL (and therefore those added to the expansion of the CPC ver.2.1) should be verified to make sure they are all relevant and up-to-date. </w:t>
      </w:r>
    </w:p>
    <w:p w:rsidR="00E34A49" w:rsidRPr="00ED69FB" w:rsidRDefault="00E34A49" w:rsidP="00E34A49">
      <w:pPr>
        <w:spacing w:before="120"/>
        <w:ind w:left="709"/>
        <w:jc w:val="both"/>
        <w:rPr>
          <w:rFonts w:cs="Times New Roman"/>
          <w:color w:val="000000" w:themeColor="text1"/>
          <w:szCs w:val="24"/>
          <w:lang w:val="en-GB"/>
        </w:rPr>
      </w:pPr>
      <w:r w:rsidRPr="00ED69FB">
        <w:rPr>
          <w:rFonts w:cs="Times New Roman"/>
          <w:color w:val="000000" w:themeColor="text1"/>
          <w:szCs w:val="24"/>
          <w:lang w:val="en-GB"/>
        </w:rPr>
        <w:t xml:space="preserve">For example: the definition of flour of cereals in the FCL not only includes the “fine” flour but also </w:t>
      </w:r>
      <w:proofErr w:type="spellStart"/>
      <w:r w:rsidRPr="00ED69FB">
        <w:rPr>
          <w:rFonts w:cs="Times New Roman"/>
          <w:color w:val="000000" w:themeColor="text1"/>
          <w:szCs w:val="24"/>
          <w:lang w:val="en-GB"/>
        </w:rPr>
        <w:t>groats</w:t>
      </w:r>
      <w:proofErr w:type="spellEnd"/>
      <w:r w:rsidRPr="00ED69FB">
        <w:rPr>
          <w:rFonts w:cs="Times New Roman"/>
          <w:color w:val="000000" w:themeColor="text1"/>
          <w:szCs w:val="24"/>
          <w:lang w:val="en-GB"/>
        </w:rPr>
        <w:t xml:space="preserve">, meals and pellets that are classified in different subheading of the HS; all these categories are aggregated in the FCL as flour. However, the extraction rate of flour, </w:t>
      </w:r>
      <w:proofErr w:type="spellStart"/>
      <w:r w:rsidRPr="00ED69FB">
        <w:rPr>
          <w:rFonts w:cs="Times New Roman"/>
          <w:color w:val="000000" w:themeColor="text1"/>
          <w:szCs w:val="24"/>
          <w:lang w:val="en-GB"/>
        </w:rPr>
        <w:t>groats</w:t>
      </w:r>
      <w:proofErr w:type="spellEnd"/>
      <w:r w:rsidRPr="00ED69FB">
        <w:rPr>
          <w:rFonts w:cs="Times New Roman"/>
          <w:color w:val="000000" w:themeColor="text1"/>
          <w:szCs w:val="24"/>
          <w:lang w:val="en-GB"/>
        </w:rPr>
        <w:t>, meals and pellets may be different, and so their use</w:t>
      </w:r>
      <w:r w:rsidRPr="00ED69FB">
        <w:rPr>
          <w:rStyle w:val="FootnoteReference"/>
          <w:rFonts w:cs="Times New Roman"/>
          <w:color w:val="000000" w:themeColor="text1"/>
          <w:szCs w:val="24"/>
          <w:lang w:val="en-GB"/>
        </w:rPr>
        <w:footnoteReference w:id="45"/>
      </w:r>
      <w:r w:rsidRPr="00ED69FB">
        <w:rPr>
          <w:rFonts w:cs="Times New Roman"/>
          <w:color w:val="000000" w:themeColor="text1"/>
          <w:szCs w:val="24"/>
          <w:lang w:val="en-GB"/>
        </w:rPr>
        <w:t>. The change in the classification should constitute an opportunity to review and either modify or confirm definitions in use so far in the system. (Appendix 2)</w:t>
      </w:r>
    </w:p>
    <w:p w:rsidR="00E34A49" w:rsidRPr="00ED69FB" w:rsidRDefault="00E34A49" w:rsidP="00E34A49">
      <w:pPr>
        <w:keepNext/>
        <w:rPr>
          <w:rFonts w:cs="Times New Roman"/>
          <w:color w:val="000000" w:themeColor="text1"/>
        </w:rPr>
      </w:pPr>
      <w:r w:rsidRPr="00ED69FB">
        <w:rPr>
          <w:rFonts w:cs="Times New Roman"/>
          <w:noProof/>
          <w:color w:val="000000" w:themeColor="text1"/>
          <w:lang w:eastAsia="en-US"/>
        </w:rPr>
        <w:lastRenderedPageBreak/>
        <w:drawing>
          <wp:inline distT="0" distB="0" distL="0" distR="0">
            <wp:extent cx="2978785" cy="2078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8785" cy="2078355"/>
                    </a:xfrm>
                    <a:prstGeom prst="rect">
                      <a:avLst/>
                    </a:prstGeom>
                    <a:noFill/>
                    <a:ln>
                      <a:noFill/>
                    </a:ln>
                  </pic:spPr>
                </pic:pic>
              </a:graphicData>
            </a:graphic>
          </wp:inline>
        </w:drawing>
      </w:r>
    </w:p>
    <w:p w:rsidR="00E34A49" w:rsidRPr="00ED69FB" w:rsidRDefault="00E34A49" w:rsidP="00E34A49">
      <w:pPr>
        <w:pStyle w:val="Caption"/>
        <w:rPr>
          <w:rFonts w:cs="Times New Roman"/>
          <w:b w:val="0"/>
          <w:color w:val="000000" w:themeColor="text1"/>
          <w:sz w:val="36"/>
          <w:szCs w:val="24"/>
        </w:rPr>
      </w:pPr>
      <w:r w:rsidRPr="00ED69FB">
        <w:rPr>
          <w:rFonts w:cs="Times New Roman"/>
          <w:b w:val="0"/>
          <w:color w:val="000000" w:themeColor="text1"/>
          <w:sz w:val="24"/>
        </w:rPr>
        <w:t xml:space="preserve">Box </w:t>
      </w:r>
      <w:r w:rsidR="00B90D56"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Box \* ARABIC </w:instrText>
      </w:r>
      <w:r w:rsidR="00B90D56" w:rsidRPr="00ED69FB">
        <w:rPr>
          <w:rFonts w:cs="Times New Roman"/>
          <w:b w:val="0"/>
          <w:color w:val="000000" w:themeColor="text1"/>
          <w:sz w:val="24"/>
        </w:rPr>
        <w:fldChar w:fldCharType="separate"/>
      </w:r>
      <w:r w:rsidR="00A0291F">
        <w:rPr>
          <w:rFonts w:cs="Times New Roman"/>
          <w:b w:val="0"/>
          <w:noProof/>
          <w:color w:val="000000" w:themeColor="text1"/>
          <w:sz w:val="24"/>
        </w:rPr>
        <w:t>4</w:t>
      </w:r>
      <w:r w:rsidR="00B90D56" w:rsidRPr="00ED69FB">
        <w:rPr>
          <w:rFonts w:cs="Times New Roman"/>
          <w:b w:val="0"/>
          <w:color w:val="000000" w:themeColor="text1"/>
          <w:sz w:val="24"/>
        </w:rPr>
        <w:fldChar w:fldCharType="end"/>
      </w:r>
      <w:r w:rsidRPr="00ED69FB">
        <w:rPr>
          <w:rFonts w:cs="Times New Roman"/>
          <w:b w:val="0"/>
          <w:color w:val="000000" w:themeColor="text1"/>
          <w:sz w:val="24"/>
        </w:rPr>
        <w:t xml:space="preserve">: classification of flour, </w:t>
      </w:r>
      <w:proofErr w:type="spellStart"/>
      <w:r w:rsidRPr="00ED69FB">
        <w:rPr>
          <w:rFonts w:cs="Times New Roman"/>
          <w:b w:val="0"/>
          <w:color w:val="000000" w:themeColor="text1"/>
          <w:sz w:val="24"/>
        </w:rPr>
        <w:t>groats</w:t>
      </w:r>
      <w:proofErr w:type="spellEnd"/>
      <w:r w:rsidRPr="00ED69FB">
        <w:rPr>
          <w:rFonts w:cs="Times New Roman"/>
          <w:b w:val="0"/>
          <w:color w:val="000000" w:themeColor="text1"/>
          <w:sz w:val="24"/>
        </w:rPr>
        <w:t>, meal and pellets in HS 2012 (0016 “Flour of Wheat” in FCL)</w:t>
      </w:r>
    </w:p>
    <w:p w:rsidR="00890C73" w:rsidRDefault="00890C73">
      <w:pPr>
        <w:rPr>
          <w:rFonts w:cs="Times New Roman"/>
          <w:b/>
          <w:color w:val="000000" w:themeColor="text1"/>
          <w:szCs w:val="24"/>
          <w:lang w:val="en-GB" w:eastAsia="en-GB"/>
        </w:rPr>
      </w:pPr>
      <w:r>
        <w:rPr>
          <w:rFonts w:cs="Times New Roman"/>
          <w:b/>
          <w:color w:val="000000" w:themeColor="text1"/>
          <w:szCs w:val="24"/>
          <w:lang w:val="en-GB" w:eastAsia="en-GB"/>
        </w:rPr>
        <w:br w:type="page"/>
      </w:r>
    </w:p>
    <w:p w:rsidR="00E34A49" w:rsidRPr="00ED69FB" w:rsidRDefault="00E34A49" w:rsidP="00E34A49">
      <w:pPr>
        <w:keepNext/>
        <w:spacing w:after="120"/>
        <w:jc w:val="both"/>
        <w:rPr>
          <w:rFonts w:cs="Times New Roman"/>
          <w:b/>
          <w:color w:val="000000" w:themeColor="text1"/>
          <w:szCs w:val="24"/>
          <w:lang w:val="en-GB" w:eastAsia="en-GB"/>
        </w:rPr>
      </w:pPr>
      <w:r w:rsidRPr="00ED69FB">
        <w:rPr>
          <w:rFonts w:cs="Times New Roman"/>
          <w:b/>
          <w:color w:val="000000" w:themeColor="text1"/>
          <w:szCs w:val="24"/>
          <w:lang w:val="en-GB" w:eastAsia="en-GB"/>
        </w:rPr>
        <w:lastRenderedPageBreak/>
        <w:t>Appendix 1</w:t>
      </w:r>
    </w:p>
    <w:p w:rsidR="00E34A49" w:rsidRPr="00ED69FB" w:rsidRDefault="00E34A49" w:rsidP="00E34A49">
      <w:pPr>
        <w:keepNext/>
        <w:spacing w:after="120"/>
        <w:jc w:val="both"/>
        <w:rPr>
          <w:rFonts w:cs="Times New Roman"/>
          <w:b/>
          <w:i/>
          <w:color w:val="000000" w:themeColor="text1"/>
          <w:szCs w:val="24"/>
          <w:lang w:val="en-GB" w:eastAsia="en-GB"/>
        </w:rPr>
      </w:pPr>
      <w:r w:rsidRPr="00ED69FB">
        <w:rPr>
          <w:rFonts w:cs="Times New Roman"/>
          <w:b/>
          <w:i/>
          <w:color w:val="000000" w:themeColor="text1"/>
          <w:szCs w:val="24"/>
          <w:lang w:val="en-GB" w:eastAsia="en-GB"/>
        </w:rPr>
        <w:t>Examples of solutions adopted to convert FAOSTAT data on agricultural commodities from FCL to CPC format</w:t>
      </w:r>
    </w:p>
    <w:p w:rsidR="00E34A49" w:rsidRPr="00ED69FB" w:rsidRDefault="00E34A49" w:rsidP="00E34A49">
      <w:pPr>
        <w:keepNext/>
        <w:spacing w:after="120"/>
        <w:jc w:val="both"/>
        <w:rPr>
          <w:rFonts w:cs="Times New Roman"/>
          <w:b/>
          <w:color w:val="000000" w:themeColor="text1"/>
          <w:szCs w:val="24"/>
          <w:lang w:val="en-GB" w:eastAsia="en-GB"/>
        </w:rPr>
      </w:pPr>
    </w:p>
    <w:p w:rsidR="00E34A49" w:rsidRPr="00ED69FB" w:rsidRDefault="00E34A49" w:rsidP="00E34A49">
      <w:pPr>
        <w:keepNext/>
        <w:spacing w:after="120"/>
        <w:jc w:val="both"/>
        <w:rPr>
          <w:rFonts w:cs="Times New Roman"/>
          <w:color w:val="000000" w:themeColor="text1"/>
          <w:szCs w:val="24"/>
          <w:lang w:val="en-GB" w:eastAsia="en-GB"/>
        </w:rPr>
      </w:pPr>
      <w:r w:rsidRPr="00ED69FB">
        <w:rPr>
          <w:rFonts w:cs="Times New Roman"/>
          <w:b/>
          <w:color w:val="000000" w:themeColor="text1"/>
          <w:szCs w:val="24"/>
          <w:lang w:val="en-GB" w:eastAsia="en-GB"/>
        </w:rPr>
        <w:t>One-to-one</w:t>
      </w:r>
      <w:r w:rsidRPr="00ED69FB">
        <w:rPr>
          <w:rFonts w:cs="Times New Roman"/>
          <w:color w:val="000000" w:themeColor="text1"/>
          <w:szCs w:val="24"/>
          <w:lang w:val="en-GB" w:eastAsia="en-GB"/>
        </w:rPr>
        <w:t xml:space="preserve"> cases are resolved quite easily as old data are transferred to the new classification i.e. codes and definitions are re-assigned according to the new classification while data remain the same (</w:t>
      </w:r>
      <w:r w:rsidRPr="00ED69FB">
        <w:rPr>
          <w:rFonts w:cs="Times New Roman"/>
          <w:color w:val="000000" w:themeColor="text1"/>
          <w:szCs w:val="24"/>
          <w:highlight w:val="lightGray"/>
          <w:lang w:val="en-GB" w:eastAsia="en-GB"/>
        </w:rPr>
        <w:t>Example 1</w:t>
      </w:r>
      <w:r w:rsidRPr="00ED69FB">
        <w:rPr>
          <w:rFonts w:cs="Times New Roman"/>
          <w:color w:val="000000" w:themeColor="text1"/>
          <w:szCs w:val="24"/>
          <w:lang w:val="en-GB" w:eastAsia="en-GB"/>
        </w:rPr>
        <w:t>).</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lang w:val="en-GB" w:eastAsia="en-GB"/>
        </w:rPr>
        <w:t>Example 1: Data conversion from FCL to CPC in case of one-to-one type of link</w:t>
      </w:r>
    </w:p>
    <w:p w:rsidR="00E34A49" w:rsidRPr="00ED69FB" w:rsidRDefault="00E34A49" w:rsidP="00E34A49">
      <w:pPr>
        <w:keepNext/>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451475" cy="1004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1475" cy="1004570"/>
                    </a:xfrm>
                    <a:prstGeom prst="rect">
                      <a:avLst/>
                    </a:prstGeom>
                    <a:noFill/>
                    <a:ln>
                      <a:noFill/>
                    </a:ln>
                  </pic:spPr>
                </pic:pic>
              </a:graphicData>
            </a:graphic>
          </wp:inline>
        </w:drawing>
      </w:r>
    </w:p>
    <w:p w:rsidR="00E34A49" w:rsidRPr="00ED69FB" w:rsidRDefault="00E34A49" w:rsidP="00E34A49">
      <w:pPr>
        <w:keepNext/>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cassava in Cameroon, 2011 (source: FAOSTAT)</w:t>
      </w:r>
    </w:p>
    <w:p w:rsidR="00E34A49" w:rsidRPr="00ED69FB" w:rsidRDefault="00E34A49" w:rsidP="00E34A49">
      <w:pPr>
        <w:keepNext/>
        <w:spacing w:after="120"/>
        <w:jc w:val="both"/>
        <w:rPr>
          <w:rFonts w:cs="Times New Roman"/>
          <w:color w:val="000000" w:themeColor="text1"/>
          <w:szCs w:val="24"/>
          <w:lang w:val="en-GB" w:eastAsia="en-GB"/>
        </w:rPr>
      </w:pPr>
    </w:p>
    <w:p w:rsidR="00E34A49" w:rsidRPr="00ED69FB" w:rsidRDefault="00E34A49" w:rsidP="00E34A49">
      <w:pPr>
        <w:keepNext/>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Also for </w:t>
      </w:r>
      <w:r w:rsidRPr="00ED69FB">
        <w:rPr>
          <w:rFonts w:cs="Times New Roman"/>
          <w:b/>
          <w:color w:val="000000" w:themeColor="text1"/>
          <w:szCs w:val="24"/>
          <w:lang w:val="en-GB" w:eastAsia="en-GB"/>
        </w:rPr>
        <w:t>many-to-one</w:t>
      </w:r>
      <w:r w:rsidRPr="00ED69FB">
        <w:rPr>
          <w:rFonts w:cs="Times New Roman"/>
          <w:color w:val="000000" w:themeColor="text1"/>
          <w:szCs w:val="24"/>
          <w:lang w:val="en-GB" w:eastAsia="en-GB"/>
        </w:rPr>
        <w:t xml:space="preserve"> cases data conversion is straightforward as data in the source classification (FCL) are aggregated into the target classification (CPC). Such an aggregation entails a loss of information, as the target classification is less detailed than the source one (</w:t>
      </w:r>
      <w:r w:rsidRPr="00ED69FB">
        <w:rPr>
          <w:rFonts w:cs="Times New Roman"/>
          <w:color w:val="000000" w:themeColor="text1"/>
          <w:szCs w:val="24"/>
          <w:highlight w:val="lightGray"/>
          <w:lang w:val="en-GB" w:eastAsia="en-GB"/>
        </w:rPr>
        <w:t>Example 2</w:t>
      </w:r>
      <w:r w:rsidRPr="00ED69FB">
        <w:rPr>
          <w:rFonts w:cs="Times New Roman"/>
          <w:color w:val="000000" w:themeColor="text1"/>
          <w:szCs w:val="24"/>
          <w:lang w:val="en-GB" w:eastAsia="en-GB"/>
        </w:rPr>
        <w:t xml:space="preserve">). </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Example 2: Data conversion from FCL to CPC in case of many-to-one type links</w:t>
      </w:r>
    </w:p>
    <w:p w:rsidR="00E34A49" w:rsidRPr="00ED69FB" w:rsidRDefault="00E34A49" w:rsidP="00E34A49">
      <w:pPr>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846445" cy="14687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445" cy="1468755"/>
                    </a:xfrm>
                    <a:prstGeom prst="rect">
                      <a:avLst/>
                    </a:prstGeom>
                    <a:noFill/>
                    <a:ln>
                      <a:noFill/>
                    </a:ln>
                  </pic:spPr>
                </pic:pic>
              </a:graphicData>
            </a:graphic>
          </wp:inline>
        </w:drawing>
      </w:r>
      <w:r w:rsidRPr="00ED69FB">
        <w:rPr>
          <w:rFonts w:cs="Times New Roman"/>
          <w:i/>
          <w:color w:val="000000" w:themeColor="text1"/>
          <w:szCs w:val="24"/>
          <w:lang w:val="en-GB" w:eastAsia="en-GB"/>
        </w:rPr>
        <w:t xml:space="preserve"> Data are taken as example and refer to the production of okra and other fresh vegetables in India, 2011 (source: FAOSTAT)</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order to not lose information in FAOSTAT, many-to-one cases have been turned into one-to-one correlations: first the target classification has been expanded further according to the detail available in the FCL (new CPC expanded codes 01239.01 and 01239.90 in </w:t>
      </w:r>
      <w:r w:rsidRPr="00ED69FB">
        <w:rPr>
          <w:rFonts w:cs="Times New Roman"/>
          <w:color w:val="000000" w:themeColor="text1"/>
          <w:szCs w:val="24"/>
          <w:highlight w:val="lightGray"/>
          <w:lang w:val="en-GB" w:eastAsia="en-GB"/>
        </w:rPr>
        <w:t>Example 3</w:t>
      </w:r>
      <w:r w:rsidRPr="00ED69FB">
        <w:rPr>
          <w:rFonts w:cs="Times New Roman"/>
          <w:color w:val="000000" w:themeColor="text1"/>
          <w:szCs w:val="24"/>
          <w:lang w:val="en-GB" w:eastAsia="en-GB"/>
        </w:rPr>
        <w:t xml:space="preserve">) and then the “key method” is applied as in </w:t>
      </w:r>
      <w:r w:rsidRPr="00ED69FB">
        <w:rPr>
          <w:rFonts w:cs="Times New Roman"/>
          <w:color w:val="000000" w:themeColor="text1"/>
          <w:szCs w:val="24"/>
          <w:highlight w:val="lightGray"/>
          <w:lang w:val="en-GB" w:eastAsia="en-GB"/>
        </w:rPr>
        <w:t>Example 1</w:t>
      </w:r>
      <w:r w:rsidRPr="00ED69FB">
        <w:rPr>
          <w:rFonts w:cs="Times New Roman"/>
          <w:color w:val="000000" w:themeColor="text1"/>
          <w:szCs w:val="24"/>
          <w:lang w:val="en-GB" w:eastAsia="en-GB"/>
        </w:rPr>
        <w:t>. When the level of detail in the CPC 2.1 expanded is not sufficient, the classification is expanded beyond for FAOSTAT purpose.</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t xml:space="preserve">Example 3: </w:t>
      </w:r>
      <w:bookmarkStart w:id="291" w:name="_Toc275621549"/>
      <w:bookmarkStart w:id="292" w:name="_Toc275958882"/>
      <w:bookmarkStart w:id="293" w:name="_Toc275958938"/>
      <w:bookmarkStart w:id="294" w:name="_Toc275958955"/>
      <w:r w:rsidRPr="00ED69FB">
        <w:rPr>
          <w:rFonts w:cs="Times New Roman"/>
          <w:color w:val="000000" w:themeColor="text1"/>
          <w:szCs w:val="24"/>
          <w:lang w:val="en-GB" w:eastAsia="en-GB"/>
        </w:rPr>
        <w:t>Data conversion from FCL to CPC in the case of a many-to-one type of link turned into a one-to-one relations</w:t>
      </w:r>
      <w:bookmarkEnd w:id="291"/>
      <w:bookmarkEnd w:id="292"/>
      <w:bookmarkEnd w:id="293"/>
      <w:bookmarkEnd w:id="294"/>
      <w:r w:rsidRPr="00ED69FB">
        <w:rPr>
          <w:rFonts w:cs="Times New Roman"/>
          <w:color w:val="000000" w:themeColor="text1"/>
          <w:szCs w:val="24"/>
          <w:lang w:val="en-GB" w:eastAsia="en-GB"/>
        </w:rPr>
        <w:t xml:space="preserve"> (the codes in </w:t>
      </w:r>
      <w:r w:rsidRPr="00ED69FB">
        <w:rPr>
          <w:rFonts w:cs="Times New Roman"/>
          <w:b/>
          <w:color w:val="000000" w:themeColor="text1"/>
          <w:szCs w:val="24"/>
          <w:lang w:val="en-GB" w:eastAsia="en-US"/>
        </w:rPr>
        <w:t>bold blue</w:t>
      </w:r>
      <w:r w:rsidRPr="00ED69FB">
        <w:rPr>
          <w:rFonts w:cs="Times New Roman"/>
          <w:color w:val="000000" w:themeColor="text1"/>
          <w:szCs w:val="24"/>
          <w:lang w:val="en-GB" w:eastAsia="en-GB"/>
        </w:rPr>
        <w:t xml:space="preserve"> text are the CPC expanded codes developed by the FAO for FAOSTAT purpose)</w:t>
      </w:r>
    </w:p>
    <w:p w:rsidR="00E34A49" w:rsidRPr="00ED69FB" w:rsidRDefault="00E34A49" w:rsidP="00E34A49">
      <w:pPr>
        <w:jc w:val="both"/>
        <w:rPr>
          <w:rFonts w:cs="Times New Roman"/>
          <w:color w:val="000000" w:themeColor="text1"/>
          <w:szCs w:val="24"/>
          <w:lang w:val="en-GB" w:eastAsia="en-GB"/>
        </w:rPr>
      </w:pPr>
      <w:r w:rsidRPr="00ED69FB">
        <w:rPr>
          <w:rFonts w:cs="Times New Roman"/>
          <w:noProof/>
          <w:color w:val="000000" w:themeColor="text1"/>
          <w:szCs w:val="24"/>
          <w:lang w:eastAsia="en-US"/>
        </w:rPr>
        <w:drawing>
          <wp:inline distT="0" distB="0" distL="0" distR="0">
            <wp:extent cx="5694045" cy="19329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4045" cy="1932940"/>
                    </a:xfrm>
                    <a:prstGeom prst="rect">
                      <a:avLst/>
                    </a:prstGeom>
                    <a:noFill/>
                    <a:ln>
                      <a:noFill/>
                    </a:ln>
                  </pic:spPr>
                </pic:pic>
              </a:graphicData>
            </a:graphic>
          </wp:inline>
        </w:drawing>
      </w:r>
    </w:p>
    <w:p w:rsidR="00E34A49" w:rsidRPr="00ED69FB" w:rsidRDefault="00E34A49" w:rsidP="00E34A49">
      <w:pPr>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okra and other fresh vegetables in India, 2011 (source: FAOSTAT)</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More difficulties are faced for one-to-many and many-to-many types of links. In these cases data have been converted based on statisticians’ best judgment according to the </w:t>
      </w:r>
      <w:r w:rsidRPr="00ED69FB">
        <w:rPr>
          <w:rFonts w:cs="Times New Roman"/>
          <w:i/>
          <w:color w:val="000000" w:themeColor="text1"/>
          <w:szCs w:val="24"/>
          <w:lang w:val="en-GB" w:eastAsia="en-GB"/>
        </w:rPr>
        <w:t>predominant</w:t>
      </w:r>
      <w:r w:rsidRPr="00ED69FB">
        <w:rPr>
          <w:rFonts w:cs="Times New Roman"/>
          <w:color w:val="000000" w:themeColor="text1"/>
          <w:szCs w:val="24"/>
          <w:lang w:val="en-GB" w:eastAsia="en-GB"/>
        </w:rPr>
        <w:t xml:space="preserve"> correspondence. Coefficients of conversion have not been calculated, given the lack of information in both formats for at least one year and, therefore, the risk to threaten data quality in the conversion. Conversion keys used are 1 and 0 exclusively.</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b/>
          <w:color w:val="000000" w:themeColor="text1"/>
          <w:szCs w:val="24"/>
          <w:lang w:val="en-GB" w:eastAsia="en-GB"/>
        </w:rPr>
        <w:t>One-to-many</w:t>
      </w:r>
      <w:r w:rsidRPr="00ED69FB">
        <w:rPr>
          <w:rFonts w:cs="Times New Roman"/>
          <w:color w:val="000000" w:themeColor="text1"/>
          <w:szCs w:val="24"/>
          <w:lang w:val="en-GB" w:eastAsia="en-GB"/>
        </w:rPr>
        <w:t xml:space="preserve"> relations between the FCL and the CPC mainly concern agricultural (primary) vs. industrial (processed) products. For example, fresh and dried fruit in the FCL are sometimes classified together while they are separated in the CPC. This is due to the fact that the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a specific class (as in the case of dates) is to associate FCL data only to the items in the agricultural section of the CPC, leaving blanks in correspondence with the industrial goods section. In </w:t>
      </w:r>
      <w:r w:rsidRPr="00ED69FB">
        <w:rPr>
          <w:rFonts w:cs="Times New Roman"/>
          <w:color w:val="000000" w:themeColor="text1"/>
          <w:szCs w:val="24"/>
          <w:highlight w:val="lightGray"/>
          <w:lang w:val="en-GB" w:eastAsia="en-GB"/>
        </w:rPr>
        <w:t>Example 4</w:t>
      </w:r>
      <w:r w:rsidRPr="00ED69FB">
        <w:rPr>
          <w:rFonts w:cs="Times New Roman"/>
          <w:color w:val="000000" w:themeColor="text1"/>
          <w:szCs w:val="24"/>
          <w:lang w:val="en-GB" w:eastAsia="en-GB"/>
        </w:rPr>
        <w:t xml:space="preserve"> below, the one-to-many correlation is converted into one-to-one, assigning the conversion factor “1” to the class that, based on statistician’s best judgment, is the best one covering the FCL boundaries (predominant correspondence). In the metadata it will be noted that 01314 may, in some years for some countries, include information on dates dried on farm.</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lastRenderedPageBreak/>
        <w:t xml:space="preserve">Example 4: </w:t>
      </w:r>
      <w:bookmarkStart w:id="295" w:name="_Toc275621550"/>
      <w:bookmarkStart w:id="296" w:name="_Toc275958883"/>
      <w:bookmarkStart w:id="297" w:name="_Toc275958939"/>
      <w:bookmarkStart w:id="298" w:name="_Toc275958956"/>
      <w:r w:rsidRPr="00ED69FB">
        <w:rPr>
          <w:rFonts w:cs="Times New Roman"/>
          <w:color w:val="000000" w:themeColor="text1"/>
          <w:szCs w:val="24"/>
          <w:lang w:val="en-GB" w:eastAsia="en-GB"/>
        </w:rPr>
        <w:t>Data conversion from FCL to CPC in case of one-to-many type of link</w:t>
      </w:r>
      <w:bookmarkEnd w:id="295"/>
      <w:bookmarkEnd w:id="296"/>
      <w:bookmarkEnd w:id="297"/>
      <w:bookmarkEnd w:id="298"/>
    </w:p>
    <w:p w:rsidR="00E34A49" w:rsidRPr="00ED69FB" w:rsidRDefault="00E34A49" w:rsidP="00E34A49">
      <w:pPr>
        <w:keepNext/>
        <w:jc w:val="both"/>
        <w:rPr>
          <w:rFonts w:cs="Times New Roman"/>
          <w:color w:val="000000" w:themeColor="text1"/>
          <w:szCs w:val="24"/>
          <w:lang w:val="en-GB" w:eastAsia="en-GB"/>
        </w:rPr>
      </w:pPr>
      <w:r w:rsidRPr="00ED69FB">
        <w:rPr>
          <w:rFonts w:cs="Times New Roman"/>
          <w:noProof/>
          <w:color w:val="000000" w:themeColor="text1"/>
          <w:szCs w:val="24"/>
          <w:lang w:eastAsia="en-US"/>
        </w:rPr>
        <w:drawing>
          <wp:inline distT="0" distB="0" distL="0" distR="0">
            <wp:extent cx="5846445" cy="12192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6445" cy="1219200"/>
                    </a:xfrm>
                    <a:prstGeom prst="rect">
                      <a:avLst/>
                    </a:prstGeom>
                    <a:noFill/>
                    <a:ln>
                      <a:noFill/>
                    </a:ln>
                  </pic:spPr>
                </pic:pic>
              </a:graphicData>
            </a:graphic>
          </wp:inline>
        </w:drawing>
      </w:r>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color w:val="000000" w:themeColor="text1"/>
          <w:szCs w:val="24"/>
          <w:lang w:val="en-GB" w:eastAsia="en-GB"/>
        </w:rPr>
        <w:t>Data are taken as example and refer to the production of dates in Algeria, 2011 (source: FAOSTAT)</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w:t>
      </w:r>
      <w:r w:rsidRPr="00ED69FB">
        <w:rPr>
          <w:rFonts w:cs="Times New Roman"/>
          <w:b/>
          <w:color w:val="000000" w:themeColor="text1"/>
          <w:szCs w:val="24"/>
          <w:lang w:val="en-GB" w:eastAsia="en-GB"/>
        </w:rPr>
        <w:t>many-to-many</w:t>
      </w:r>
      <w:r w:rsidRPr="00ED69FB">
        <w:rPr>
          <w:rFonts w:cs="Times New Roman"/>
          <w:color w:val="000000" w:themeColor="text1"/>
          <w:szCs w:val="24"/>
          <w:lang w:val="en-GB" w:eastAsia="en-GB"/>
        </w:rPr>
        <w:t xml:space="preserve"> cases, which represent a minority of cases in the FCL-CPC correlations, the CPC is modified and aligned to the FCL.</w:t>
      </w:r>
    </w:p>
    <w:p w:rsidR="00E34A49" w:rsidRPr="00ED69FB" w:rsidRDefault="00E34A49" w:rsidP="00E34A49">
      <w:pPr>
        <w:spacing w:after="120"/>
        <w:jc w:val="both"/>
        <w:rPr>
          <w:rFonts w:cs="Times New Roman"/>
          <w:color w:val="000000" w:themeColor="text1"/>
          <w:szCs w:val="24"/>
          <w:lang w:val="en-GB" w:eastAsia="en-GB"/>
        </w:rPr>
      </w:pP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 xml:space="preserve">In </w:t>
      </w:r>
      <w:r w:rsidRPr="00ED69FB">
        <w:rPr>
          <w:rFonts w:cs="Times New Roman"/>
          <w:color w:val="000000" w:themeColor="text1"/>
          <w:szCs w:val="24"/>
          <w:highlight w:val="lightGray"/>
          <w:lang w:val="en-GB" w:eastAsia="en-GB"/>
        </w:rPr>
        <w:t>Example 5</w:t>
      </w:r>
      <w:r w:rsidRPr="00ED69FB">
        <w:rPr>
          <w:rFonts w:cs="Times New Roman"/>
          <w:color w:val="000000" w:themeColor="text1"/>
          <w:szCs w:val="24"/>
          <w:lang w:val="en-GB" w:eastAsia="en-GB"/>
        </w:rPr>
        <w:t xml:space="preserve">, the FCL includes “subtropical fruit” under “fruit fresh </w:t>
      </w:r>
      <w:proofErr w:type="spellStart"/>
      <w:r w:rsidRPr="00ED69FB">
        <w:rPr>
          <w:rFonts w:cs="Times New Roman"/>
          <w:color w:val="000000" w:themeColor="text1"/>
          <w:szCs w:val="24"/>
          <w:lang w:val="en-GB" w:eastAsia="en-GB"/>
        </w:rPr>
        <w:t>n.e.s</w:t>
      </w:r>
      <w:proofErr w:type="spellEnd"/>
      <w:r w:rsidRPr="00ED69FB">
        <w:rPr>
          <w:rFonts w:cs="Times New Roman"/>
          <w:color w:val="000000" w:themeColor="text1"/>
          <w:szCs w:val="24"/>
          <w:lang w:val="en-GB" w:eastAsia="en-GB"/>
        </w:rPr>
        <w:t xml:space="preserve">.” (0619) while in the CPC subtropical fruit is classified with “other tropical and subtropical fruits, </w:t>
      </w:r>
      <w:proofErr w:type="spellStart"/>
      <w:r w:rsidRPr="00ED69FB">
        <w:rPr>
          <w:rFonts w:cs="Times New Roman"/>
          <w:color w:val="000000" w:themeColor="text1"/>
          <w:szCs w:val="24"/>
          <w:lang w:val="en-GB" w:eastAsia="en-GB"/>
        </w:rPr>
        <w:t>n.e.s</w:t>
      </w:r>
      <w:proofErr w:type="spellEnd"/>
      <w:r w:rsidRPr="00ED69FB">
        <w:rPr>
          <w:rFonts w:cs="Times New Roman"/>
          <w:color w:val="000000" w:themeColor="text1"/>
          <w:szCs w:val="24"/>
          <w:lang w:val="en-GB" w:eastAsia="en-GB"/>
        </w:rPr>
        <w:t>.” (01319). This generates a mismatch between the two classifications. Given the impossibility of estimating split ratios, and not introducing breaks in the series, the CPC is adapted and aligned to the FCL (</w:t>
      </w:r>
      <w:r w:rsidRPr="00ED69FB">
        <w:rPr>
          <w:rFonts w:cs="Times New Roman"/>
          <w:color w:val="000000" w:themeColor="text1"/>
          <w:szCs w:val="24"/>
          <w:highlight w:val="lightGray"/>
          <w:lang w:val="en-GB" w:eastAsia="en-GB"/>
        </w:rPr>
        <w:t>Example 6</w:t>
      </w:r>
      <w:r w:rsidRPr="00ED69FB">
        <w:rPr>
          <w:rFonts w:cs="Times New Roman"/>
          <w:color w:val="000000" w:themeColor="text1"/>
          <w:szCs w:val="24"/>
          <w:lang w:val="en-GB" w:eastAsia="en-GB"/>
        </w:rPr>
        <w:t xml:space="preserve">): the component “subtropical fruit” in the CPC is moved under “other fruits </w:t>
      </w:r>
      <w:proofErr w:type="spellStart"/>
      <w:r w:rsidRPr="00ED69FB">
        <w:rPr>
          <w:rFonts w:cs="Times New Roman"/>
          <w:color w:val="000000" w:themeColor="text1"/>
          <w:szCs w:val="24"/>
          <w:lang w:val="en-GB" w:eastAsia="en-GB"/>
        </w:rPr>
        <w:t>n.e.c</w:t>
      </w:r>
      <w:proofErr w:type="spellEnd"/>
      <w:r w:rsidRPr="00ED69FB">
        <w:rPr>
          <w:rFonts w:cs="Times New Roman"/>
          <w:color w:val="000000" w:themeColor="text1"/>
          <w:szCs w:val="24"/>
          <w:lang w:val="en-GB" w:eastAsia="en-GB"/>
        </w:rPr>
        <w:t>.” in FAOSTAT (01359.90). Definitions in the metadata are adjusted accordingly.</w:t>
      </w:r>
    </w:p>
    <w:p w:rsidR="00E34A49" w:rsidRPr="00ED69FB" w:rsidRDefault="00E34A49" w:rsidP="00E34A49">
      <w:pPr>
        <w:keepNext/>
        <w:jc w:val="both"/>
        <w:rPr>
          <w:rFonts w:cs="Times New Roman"/>
          <w:color w:val="000000" w:themeColor="text1"/>
          <w:szCs w:val="24"/>
          <w:lang w:val="en-GB" w:eastAsia="en-GB"/>
        </w:rPr>
      </w:pPr>
      <w:r w:rsidRPr="00ED69FB">
        <w:rPr>
          <w:rFonts w:cs="Times New Roman"/>
          <w:color w:val="000000" w:themeColor="text1"/>
          <w:szCs w:val="24"/>
          <w:u w:val="single"/>
          <w:lang w:val="en-GB" w:eastAsia="en-GB"/>
        </w:rPr>
        <w:t xml:space="preserve">Example 5: </w:t>
      </w:r>
      <w:r w:rsidRPr="00ED69FB">
        <w:rPr>
          <w:rFonts w:cs="Times New Roman"/>
          <w:color w:val="000000" w:themeColor="text1"/>
          <w:szCs w:val="24"/>
          <w:lang w:val="en-GB" w:eastAsia="en-GB"/>
        </w:rPr>
        <w:t xml:space="preserve">Many-to-many relations between the FCL and  the CPC concerning tropical, subtropical and other fruit </w:t>
      </w:r>
      <w:proofErr w:type="spellStart"/>
      <w:r w:rsidRPr="00ED69FB">
        <w:rPr>
          <w:rFonts w:cs="Times New Roman"/>
          <w:color w:val="000000" w:themeColor="text1"/>
          <w:szCs w:val="24"/>
          <w:lang w:val="en-GB" w:eastAsia="en-GB"/>
        </w:rPr>
        <w:t>n.e.c</w:t>
      </w:r>
      <w:proofErr w:type="spellEnd"/>
      <w:r w:rsidRPr="00ED69FB">
        <w:rPr>
          <w:rFonts w:cs="Times New Roman"/>
          <w:color w:val="000000" w:themeColor="text1"/>
          <w:szCs w:val="24"/>
          <w:lang w:val="en-GB" w:eastAsia="en-GB"/>
        </w:rPr>
        <w:t>.</w:t>
      </w:r>
    </w:p>
    <w:p w:rsidR="00E34A49" w:rsidRPr="00ED69FB" w:rsidRDefault="00E34A49" w:rsidP="00E34A49">
      <w:pPr>
        <w:jc w:val="both"/>
        <w:rPr>
          <w:rFonts w:cs="Times New Roman"/>
          <w:color w:val="000000" w:themeColor="text1"/>
          <w:szCs w:val="24"/>
          <w:u w:val="single"/>
          <w:lang w:val="en-GB" w:eastAsia="en-GB"/>
        </w:rPr>
      </w:pPr>
      <w:r w:rsidRPr="00ED69FB">
        <w:rPr>
          <w:rFonts w:cs="Times New Roman"/>
          <w:noProof/>
          <w:color w:val="000000" w:themeColor="text1"/>
          <w:szCs w:val="24"/>
          <w:lang w:eastAsia="en-US"/>
        </w:rPr>
        <w:drawing>
          <wp:inline distT="0" distB="0" distL="0" distR="0">
            <wp:extent cx="5812155"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2155" cy="1233170"/>
                    </a:xfrm>
                    <a:prstGeom prst="rect">
                      <a:avLst/>
                    </a:prstGeom>
                    <a:noFill/>
                    <a:ln>
                      <a:noFill/>
                    </a:ln>
                  </pic:spPr>
                </pic:pic>
              </a:graphicData>
            </a:graphic>
          </wp:inline>
        </w:drawing>
      </w:r>
    </w:p>
    <w:p w:rsidR="00E34A49" w:rsidRPr="00ED69FB" w:rsidRDefault="00E34A49" w:rsidP="00E34A49">
      <w:pPr>
        <w:keepNext/>
        <w:jc w:val="both"/>
        <w:rPr>
          <w:rFonts w:cs="Times New Roman"/>
          <w:color w:val="000000" w:themeColor="text1"/>
          <w:szCs w:val="24"/>
          <w:u w:val="single"/>
          <w:lang w:val="en-GB" w:eastAsia="en-GB"/>
        </w:rPr>
      </w:pPr>
      <w:r w:rsidRPr="00ED69FB">
        <w:rPr>
          <w:rFonts w:cs="Times New Roman"/>
          <w:color w:val="000000" w:themeColor="text1"/>
          <w:szCs w:val="24"/>
          <w:u w:val="single"/>
          <w:lang w:val="en-GB" w:eastAsia="en-GB"/>
        </w:rPr>
        <w:lastRenderedPageBreak/>
        <w:t>Example 6:</w:t>
      </w:r>
    </w:p>
    <w:p w:rsidR="00E34A49" w:rsidRPr="00ED69FB" w:rsidRDefault="00E34A49" w:rsidP="00E34A49">
      <w:pPr>
        <w:keepNext/>
        <w:rPr>
          <w:rFonts w:cs="Times New Roman"/>
          <w:color w:val="000000" w:themeColor="text1"/>
          <w:szCs w:val="24"/>
          <w:lang w:val="en-GB" w:eastAsia="en-GB"/>
        </w:rPr>
      </w:pPr>
      <w:bookmarkStart w:id="299" w:name="_Toc275621551"/>
      <w:bookmarkStart w:id="300" w:name="_Toc275958884"/>
      <w:bookmarkStart w:id="301" w:name="_Toc275958940"/>
      <w:bookmarkStart w:id="302" w:name="_Toc275958957"/>
      <w:r w:rsidRPr="00ED69FB">
        <w:rPr>
          <w:rFonts w:cs="Times New Roman"/>
          <w:color w:val="000000" w:themeColor="text1"/>
          <w:szCs w:val="24"/>
          <w:lang w:val="en-GB" w:eastAsia="en-GB"/>
        </w:rPr>
        <w:t>Data conversion from FCL to CPC in case of many-to-many type of link</w:t>
      </w:r>
      <w:bookmarkEnd w:id="299"/>
      <w:bookmarkEnd w:id="300"/>
      <w:bookmarkEnd w:id="301"/>
      <w:bookmarkEnd w:id="302"/>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noProof/>
          <w:color w:val="000000" w:themeColor="text1"/>
          <w:szCs w:val="24"/>
          <w:lang w:eastAsia="en-US"/>
        </w:rPr>
        <w:drawing>
          <wp:inline distT="0" distB="0" distL="0" distR="0">
            <wp:extent cx="5943600" cy="148229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82299"/>
                    </a:xfrm>
                    <a:prstGeom prst="rect">
                      <a:avLst/>
                    </a:prstGeom>
                    <a:noFill/>
                    <a:ln>
                      <a:noFill/>
                    </a:ln>
                  </pic:spPr>
                </pic:pic>
              </a:graphicData>
            </a:graphic>
          </wp:inline>
        </w:drawing>
      </w:r>
    </w:p>
    <w:p w:rsidR="00E34A49" w:rsidRPr="00ED69FB" w:rsidRDefault="00E34A49" w:rsidP="00E34A49">
      <w:pPr>
        <w:keepNext/>
        <w:spacing w:after="120"/>
        <w:jc w:val="both"/>
        <w:rPr>
          <w:rFonts w:cs="Times New Roman"/>
          <w:i/>
          <w:color w:val="000000" w:themeColor="text1"/>
          <w:szCs w:val="24"/>
          <w:lang w:val="en-GB" w:eastAsia="en-GB"/>
        </w:rPr>
      </w:pPr>
      <w:r w:rsidRPr="00ED69FB">
        <w:rPr>
          <w:rFonts w:cs="Times New Roman"/>
          <w:i/>
          <w:color w:val="000000" w:themeColor="text1"/>
          <w:szCs w:val="24"/>
          <w:lang w:val="en-GB" w:eastAsia="en-GB"/>
        </w:rPr>
        <w:t xml:space="preserve">Data are taken as example and refer to the production of tropical fruit </w:t>
      </w:r>
      <w:proofErr w:type="spellStart"/>
      <w:r w:rsidRPr="00ED69FB">
        <w:rPr>
          <w:rFonts w:cs="Times New Roman"/>
          <w:i/>
          <w:color w:val="000000" w:themeColor="text1"/>
          <w:szCs w:val="24"/>
          <w:lang w:val="en-GB" w:eastAsia="en-GB"/>
        </w:rPr>
        <w:t>n.e.s</w:t>
      </w:r>
      <w:proofErr w:type="spellEnd"/>
      <w:r w:rsidRPr="00ED69FB">
        <w:rPr>
          <w:rFonts w:cs="Times New Roman"/>
          <w:i/>
          <w:color w:val="000000" w:themeColor="text1"/>
          <w:szCs w:val="24"/>
          <w:lang w:val="en-GB" w:eastAsia="en-GB"/>
        </w:rPr>
        <w:t xml:space="preserve">. and fruit </w:t>
      </w:r>
      <w:proofErr w:type="spellStart"/>
      <w:r w:rsidRPr="00ED69FB">
        <w:rPr>
          <w:rFonts w:cs="Times New Roman"/>
          <w:i/>
          <w:color w:val="000000" w:themeColor="text1"/>
          <w:szCs w:val="24"/>
          <w:lang w:val="en-GB" w:eastAsia="en-GB"/>
        </w:rPr>
        <w:t>n.e.s</w:t>
      </w:r>
      <w:proofErr w:type="spellEnd"/>
      <w:r w:rsidRPr="00ED69FB">
        <w:rPr>
          <w:rFonts w:cs="Times New Roman"/>
          <w:i/>
          <w:color w:val="000000" w:themeColor="text1"/>
          <w:szCs w:val="24"/>
          <w:lang w:val="en-GB" w:eastAsia="en-GB"/>
        </w:rPr>
        <w:t>. in Ecuador, 2011 (source: FAOSTAT); (E) = FAO estimates</w:t>
      </w:r>
    </w:p>
    <w:p w:rsidR="00E34A49" w:rsidRPr="00ED69FB" w:rsidRDefault="00E34A49" w:rsidP="00E34A49">
      <w:pPr>
        <w:spacing w:after="120"/>
        <w:jc w:val="both"/>
        <w:rPr>
          <w:rFonts w:cs="Times New Roman"/>
          <w:b/>
          <w:i/>
          <w:color w:val="000000" w:themeColor="text1"/>
          <w:szCs w:val="24"/>
          <w:lang w:val="en-GB"/>
        </w:rPr>
      </w:pPr>
    </w:p>
    <w:p w:rsidR="00E34A49" w:rsidRPr="00ED69FB" w:rsidRDefault="00E34A49" w:rsidP="00E34A49">
      <w:pPr>
        <w:spacing w:after="120"/>
        <w:jc w:val="both"/>
        <w:rPr>
          <w:rFonts w:cs="Times New Roman"/>
          <w:b/>
          <w:color w:val="000000" w:themeColor="text1"/>
          <w:szCs w:val="24"/>
          <w:lang w:val="en-GB" w:eastAsia="en-GB"/>
        </w:rPr>
      </w:pPr>
      <w:r w:rsidRPr="00ED69FB">
        <w:rPr>
          <w:rFonts w:cs="Times New Roman"/>
          <w:b/>
          <w:color w:val="000000" w:themeColor="text1"/>
          <w:szCs w:val="24"/>
          <w:lang w:val="en-GB" w:eastAsia="en-GB"/>
        </w:rPr>
        <w:t>Appendix 2</w:t>
      </w:r>
    </w:p>
    <w:p w:rsidR="00E34A49" w:rsidRPr="00ED69FB" w:rsidRDefault="00E34A49" w:rsidP="00E34A49">
      <w:pPr>
        <w:spacing w:after="120"/>
        <w:jc w:val="both"/>
        <w:rPr>
          <w:rFonts w:cs="Times New Roman"/>
          <w:b/>
          <w:i/>
          <w:color w:val="000000" w:themeColor="text1"/>
          <w:szCs w:val="24"/>
          <w:lang w:val="en-GB" w:eastAsia="en-GB"/>
        </w:rPr>
      </w:pPr>
      <w:r w:rsidRPr="00ED69FB">
        <w:rPr>
          <w:rFonts w:cs="Times New Roman"/>
          <w:b/>
          <w:i/>
          <w:color w:val="000000" w:themeColor="text1"/>
          <w:szCs w:val="24"/>
          <w:lang w:val="en-GB" w:eastAsia="en-GB"/>
        </w:rPr>
        <w:t>Proposal for a working group to review definitions in the FCL</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As all commodities in the FCL have been duplicated in the CPC ver.2.1 expanded, forming a working group to review the commodities in the FCL and their definitions to ensure that all items need to be kept is recommended. The aim should be to improve definitions and delete redundancies, inconsistencies or obsolete items or components.</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The group should be allocated adequate resources and activities should be included in PEMS to ensure participation: work is extremely time consuming and requires dedicated staff. Unsuccessful attempts of working groups have already been made in the past: due to low participation, activities were interrupted.</w:t>
      </w:r>
    </w:p>
    <w:p w:rsidR="00E34A49" w:rsidRPr="00ED69FB" w:rsidRDefault="00E34A49" w:rsidP="00E34A49">
      <w:pPr>
        <w:spacing w:after="120"/>
        <w:jc w:val="both"/>
        <w:rPr>
          <w:rFonts w:cs="Times New Roman"/>
          <w:color w:val="000000" w:themeColor="text1"/>
          <w:szCs w:val="24"/>
          <w:lang w:val="en-GB" w:eastAsia="en-GB"/>
        </w:rPr>
      </w:pPr>
      <w:r w:rsidRPr="00ED69FB">
        <w:rPr>
          <w:rFonts w:cs="Times New Roman"/>
          <w:color w:val="000000" w:themeColor="text1"/>
          <w:szCs w:val="24"/>
          <w:lang w:val="en-GB" w:eastAsia="en-GB"/>
        </w:rPr>
        <w:t>Out of 683, not all commodities in the FCL need to be verified: to start with the work a subset of most difficult cases has been identified:</w:t>
      </w:r>
    </w:p>
    <w:p w:rsidR="00E34A49" w:rsidRPr="00ED69FB" w:rsidRDefault="00E34A49" w:rsidP="00E34A49">
      <w:pPr>
        <w:pStyle w:val="ListParagraph"/>
        <w:numPr>
          <w:ilvl w:val="0"/>
          <w:numId w:val="27"/>
        </w:numPr>
        <w:spacing w:after="120"/>
        <w:jc w:val="both"/>
        <w:rPr>
          <w:rFonts w:cs="Times New Roman"/>
          <w:color w:val="000000" w:themeColor="text1"/>
          <w:szCs w:val="24"/>
          <w:lang w:eastAsia="en-GB"/>
        </w:rPr>
      </w:pPr>
      <w:r w:rsidRPr="00ED69FB">
        <w:rPr>
          <w:rFonts w:cs="Times New Roman"/>
          <w:color w:val="000000" w:themeColor="text1"/>
          <w:szCs w:val="24"/>
          <w:lang w:eastAsia="en-GB"/>
        </w:rPr>
        <w:t>one-to-many and many-to-many cases in the FCL-CPC correspondences</w:t>
      </w:r>
    </w:p>
    <w:p w:rsidR="00E34A49" w:rsidRPr="00ED69FB" w:rsidRDefault="00E34A49" w:rsidP="00E34A49">
      <w:pPr>
        <w:pStyle w:val="ListParagraph"/>
        <w:numPr>
          <w:ilvl w:val="0"/>
          <w:numId w:val="27"/>
        </w:numPr>
        <w:spacing w:after="120" w:line="360" w:lineRule="auto"/>
        <w:jc w:val="both"/>
        <w:rPr>
          <w:rFonts w:cs="Times New Roman"/>
          <w:color w:val="000000" w:themeColor="text1"/>
          <w:szCs w:val="24"/>
          <w:lang w:eastAsia="en-GB"/>
        </w:rPr>
      </w:pPr>
      <w:r w:rsidRPr="00ED69FB">
        <w:rPr>
          <w:rFonts w:cs="Times New Roman"/>
          <w:color w:val="000000" w:themeColor="text1"/>
          <w:szCs w:val="24"/>
          <w:lang w:eastAsia="en-GB"/>
        </w:rPr>
        <w:t>one-to-many and many-to-many cases in the HS-FCL correspondences</w:t>
      </w:r>
    </w:p>
    <w:p w:rsidR="00BD3C5A" w:rsidRPr="00ED69FB" w:rsidRDefault="00BD3C5A" w:rsidP="00124B07">
      <w:pPr>
        <w:jc w:val="both"/>
        <w:rPr>
          <w:rFonts w:cs="Times New Roman"/>
          <w:color w:val="000000" w:themeColor="text1"/>
          <w:szCs w:val="24"/>
          <w:lang w:val="en-GB"/>
        </w:rPr>
      </w:pPr>
    </w:p>
    <w:sectPr w:rsidR="00BD3C5A" w:rsidRPr="00ED69FB" w:rsidSect="001E3936">
      <w:headerReference w:type="even" r:id="rId67"/>
      <w:headerReference w:type="default" r:id="rId68"/>
      <w:footerReference w:type="default" r:id="rId69"/>
      <w:headerReference w:type="first" r:id="rId7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E54" w:rsidRDefault="007A6E54" w:rsidP="00E82FF3">
      <w:pPr>
        <w:spacing w:after="0" w:line="240" w:lineRule="auto"/>
      </w:pPr>
      <w:r>
        <w:separator/>
      </w:r>
    </w:p>
  </w:endnote>
  <w:endnote w:type="continuationSeparator" w:id="0">
    <w:p w:rsidR="007A6E54" w:rsidRDefault="007A6E54" w:rsidP="00E82F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884298"/>
      <w:docPartObj>
        <w:docPartGallery w:val="Page Numbers (Bottom of Page)"/>
        <w:docPartUnique/>
      </w:docPartObj>
    </w:sdtPr>
    <w:sdtEndPr>
      <w:rPr>
        <w:color w:val="7F7F7F" w:themeColor="background1" w:themeShade="7F"/>
        <w:spacing w:val="60"/>
      </w:rPr>
    </w:sdtEndPr>
    <w:sdtContent>
      <w:p w:rsidR="001A48C3" w:rsidRDefault="001A48C3">
        <w:pPr>
          <w:pStyle w:val="Footer"/>
          <w:pBdr>
            <w:top w:val="single" w:sz="4" w:space="1" w:color="D9D9D9" w:themeColor="background1" w:themeShade="D9"/>
          </w:pBdr>
          <w:jc w:val="right"/>
        </w:pPr>
        <w:fldSimple w:instr=" PAGE   \* MERGEFORMAT ">
          <w:r w:rsidR="00842056">
            <w:rPr>
              <w:noProof/>
            </w:rPr>
            <w:t>26</w:t>
          </w:r>
        </w:fldSimple>
        <w:r>
          <w:t xml:space="preserve"> | </w:t>
        </w:r>
        <w:r>
          <w:rPr>
            <w:color w:val="7F7F7F" w:themeColor="background1" w:themeShade="7F"/>
            <w:spacing w:val="60"/>
          </w:rPr>
          <w:t>Page</w:t>
        </w:r>
      </w:p>
    </w:sdtContent>
  </w:sdt>
  <w:p w:rsidR="001A48C3" w:rsidRDefault="001A48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E54" w:rsidRDefault="007A6E54" w:rsidP="00E82FF3">
      <w:pPr>
        <w:spacing w:after="0" w:line="240" w:lineRule="auto"/>
      </w:pPr>
      <w:r>
        <w:separator/>
      </w:r>
    </w:p>
  </w:footnote>
  <w:footnote w:type="continuationSeparator" w:id="0">
    <w:p w:rsidR="007A6E54" w:rsidRDefault="007A6E54" w:rsidP="00E82FF3">
      <w:pPr>
        <w:spacing w:after="0" w:line="240" w:lineRule="auto"/>
      </w:pPr>
      <w:r>
        <w:continuationSeparator/>
      </w:r>
    </w:p>
  </w:footnote>
  <w:footnote w:id="1">
    <w:p w:rsidR="001A48C3" w:rsidRPr="002D4DFE" w:rsidRDefault="001A48C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2">
    <w:p w:rsidR="001A48C3" w:rsidRPr="00705DEE" w:rsidRDefault="001A48C3" w:rsidP="005C264E">
      <w:pPr>
        <w:pStyle w:val="FootnoteText"/>
      </w:pPr>
      <w:r>
        <w:rPr>
          <w:rStyle w:val="FootnoteReference"/>
        </w:rPr>
        <w:footnoteRef/>
      </w:r>
      <w:r>
        <w:t xml:space="preserve"> All variables/elements are described in detail in their respective chapters</w:t>
      </w:r>
    </w:p>
  </w:footnote>
  <w:footnote w:id="3">
    <w:p w:rsidR="001A48C3" w:rsidRPr="008F143F" w:rsidRDefault="001A48C3" w:rsidP="005C264E">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4">
    <w:p w:rsidR="001A48C3" w:rsidRDefault="001A48C3">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5">
    <w:p w:rsidR="001A48C3" w:rsidRPr="002E4BBF" w:rsidRDefault="001A48C3" w:rsidP="00EA5EBB">
      <w:pPr>
        <w:pStyle w:val="FootnoteText"/>
      </w:pPr>
      <w:r>
        <w:rPr>
          <w:rStyle w:val="FootnoteReference"/>
        </w:rPr>
        <w:footnoteRef/>
      </w:r>
      <w:r>
        <w:t xml:space="preserve"> </w:t>
      </w:r>
      <w:r w:rsidRPr="00ED69FB">
        <w:rPr>
          <w:rFonts w:cs="Times New Roman"/>
          <w:color w:val="000000" w:themeColor="text1"/>
        </w:rPr>
        <w:t xml:space="preserve">If no information for a possible distribution is available, a </w:t>
      </w:r>
      <w:r>
        <w:rPr>
          <w:rFonts w:cs="Times New Roman"/>
          <w:color w:val="000000" w:themeColor="text1"/>
        </w:rPr>
        <w:t xml:space="preserve">truncated normal </w:t>
      </w:r>
      <w:r w:rsidRPr="00ED69FB">
        <w:rPr>
          <w:rFonts w:cs="Times New Roman"/>
          <w:color w:val="000000" w:themeColor="text1"/>
        </w:rPr>
        <w:t xml:space="preserve">distribution </w:t>
      </w:r>
      <w:r>
        <w:rPr>
          <w:rFonts w:cs="Times New Roman"/>
          <w:color w:val="000000" w:themeColor="text1"/>
        </w:rPr>
        <w:t xml:space="preserve">is </w:t>
      </w:r>
      <w:r w:rsidRPr="00ED69FB">
        <w:rPr>
          <w:rFonts w:cs="Times New Roman"/>
          <w:color w:val="000000" w:themeColor="text1"/>
        </w:rPr>
        <w:t>assumed</w:t>
      </w:r>
      <w:r>
        <w:rPr>
          <w:rFonts w:cs="Times New Roman"/>
          <w:color w:val="000000" w:themeColor="text1"/>
        </w:rPr>
        <w:t xml:space="preserve"> for all variables</w:t>
      </w:r>
      <w:r>
        <w:t xml:space="preserve">. </w:t>
      </w:r>
    </w:p>
  </w:footnote>
  <w:footnote w:id="6">
    <w:p w:rsidR="001A48C3" w:rsidRPr="00982A5D" w:rsidRDefault="001A48C3" w:rsidP="005C264E">
      <w:pPr>
        <w:pStyle w:val="FootnoteText"/>
      </w:pPr>
      <w:r>
        <w:rPr>
          <w:rStyle w:val="FootnoteReference"/>
        </w:rPr>
        <w:footnoteRef/>
      </w:r>
      <w:r>
        <w:t xml:space="preserve"> For details, see section on Feed use estimation</w:t>
      </w:r>
    </w:p>
  </w:footnote>
  <w:footnote w:id="7">
    <w:p w:rsidR="001A48C3" w:rsidRPr="00DC56A6" w:rsidRDefault="001A48C3" w:rsidP="005C264E">
      <w:pPr>
        <w:rPr>
          <w:sz w:val="20"/>
          <w:szCs w:val="18"/>
        </w:rPr>
      </w:pPr>
      <w:r w:rsidRPr="00DC56A6">
        <w:rPr>
          <w:rStyle w:val="FootnoteReference"/>
          <w:sz w:val="20"/>
          <w:szCs w:val="18"/>
        </w:rPr>
        <w:footnoteRef/>
      </w:r>
      <w:r w:rsidRPr="00DC56A6">
        <w:rPr>
          <w:sz w:val="20"/>
          <w:szCs w:val="18"/>
        </w:rPr>
        <w:t xml:space="preserve"> The approach here would be to assume measurement errors to be adjusted for their FBS equivalents. Where empirical measurement errors are not available, all available metadata information is being used to provide proxies for measurement errors. To this end, a procedure has been developed that provides a detailed strategy to identify the measurement errors based on historical distributions, known support points and confidence intervals based on the hierarchy in the FAOSTAT flag system. Details are available from a separate paper focusing on measurement errors and their empirical values.</w:t>
      </w:r>
    </w:p>
    <w:p w:rsidR="001A48C3" w:rsidRPr="001E4892" w:rsidRDefault="001A48C3" w:rsidP="005C264E">
      <w:pPr>
        <w:pStyle w:val="FootnoteText"/>
      </w:pPr>
    </w:p>
  </w:footnote>
  <w:footnote w:id="8">
    <w:p w:rsidR="001A48C3" w:rsidRPr="00E76E18" w:rsidRDefault="001A48C3" w:rsidP="005C264E">
      <w:pPr>
        <w:pStyle w:val="FootnoteText"/>
      </w:pPr>
      <w:r>
        <w:rPr>
          <w:rStyle w:val="FootnoteReference"/>
        </w:rPr>
        <w:footnoteRef/>
      </w:r>
      <w:r>
        <w:t xml:space="preserve"> </w:t>
      </w:r>
      <w:r w:rsidRPr="00E76E18">
        <w:t>For details</w:t>
      </w:r>
      <w:r>
        <w:t>,</w:t>
      </w:r>
      <w:r w:rsidRPr="00E76E18">
        <w:t xml:space="preserve"> see section on food estimates</w:t>
      </w:r>
    </w:p>
  </w:footnote>
  <w:footnote w:id="9">
    <w:p w:rsidR="001A48C3" w:rsidRPr="00805DCF" w:rsidRDefault="001A48C3" w:rsidP="005C264E">
      <w:pPr>
        <w:pStyle w:val="FootnoteText"/>
      </w:pPr>
      <w:r>
        <w:rPr>
          <w:rStyle w:val="FootnoteReference"/>
        </w:rPr>
        <w:footnoteRef/>
      </w:r>
      <w:r>
        <w:t xml:space="preserve"> </w:t>
      </w:r>
      <w:r w:rsidRPr="00805DCF">
        <w:t>For details, see section on trade</w:t>
      </w:r>
    </w:p>
  </w:footnote>
  <w:footnote w:id="10">
    <w:p w:rsidR="001A48C3" w:rsidRPr="00CA1457" w:rsidRDefault="001A48C3" w:rsidP="005C264E">
      <w:pPr>
        <w:pStyle w:val="FootnoteText"/>
      </w:pPr>
      <w:r>
        <w:rPr>
          <w:rStyle w:val="FootnoteReference"/>
        </w:rPr>
        <w:footnoteRef/>
      </w:r>
      <w:r>
        <w:t xml:space="preserve"> For details, see trade section </w:t>
      </w:r>
    </w:p>
  </w:footnote>
  <w:footnote w:id="11">
    <w:p w:rsidR="001A48C3" w:rsidRPr="007E17FC" w:rsidRDefault="001A48C3" w:rsidP="001B4CBE">
      <w:pPr>
        <w:pStyle w:val="FootnoteText"/>
      </w:pPr>
      <w:r>
        <w:rPr>
          <w:rStyle w:val="FootnoteReference"/>
        </w:rPr>
        <w:footnoteRef/>
      </w:r>
      <w:r>
        <w:t xml:space="preserve"> Some few products are specified as processed products, such as butter or vegetable oils.</w:t>
      </w:r>
    </w:p>
  </w:footnote>
  <w:footnote w:id="12">
    <w:p w:rsidR="001A48C3" w:rsidRPr="00424547" w:rsidRDefault="001A48C3" w:rsidP="001B4CBE">
      <w:pPr>
        <w:pStyle w:val="FootnoteText"/>
      </w:pPr>
      <w:r>
        <w:rPr>
          <w:rStyle w:val="FootnoteReference"/>
        </w:rPr>
        <w:footnoteRef/>
      </w:r>
      <w:r>
        <w:t xml:space="preserve"> </w:t>
      </w:r>
      <w:r w:rsidRPr="00424547">
        <w:t>http://www.ars.usda.gov/Services/docs.htm?docid=8964</w:t>
      </w:r>
    </w:p>
  </w:footnote>
  <w:footnote w:id="13">
    <w:p w:rsidR="001A48C3" w:rsidRPr="00B31AE7" w:rsidRDefault="001A48C3" w:rsidP="001B4CBE">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14">
    <w:p w:rsidR="001A48C3" w:rsidRPr="00591B8A" w:rsidRDefault="001A48C3" w:rsidP="001B4CBE">
      <w:pPr>
        <w:pStyle w:val="FootnoteText"/>
      </w:pPr>
      <w:r>
        <w:rPr>
          <w:rStyle w:val="FootnoteReference"/>
        </w:rPr>
        <w:footnoteRef/>
      </w:r>
      <w:r>
        <w:t xml:space="preserve"> </w:t>
      </w:r>
      <w:hyperlink r:id="rId1" w:history="1">
        <w:r>
          <w:rPr>
            <w:rStyle w:val="Hyperlink"/>
          </w:rPr>
          <w:t>http://www.fao.org/docrep/019/i3664e/i3664e.pdf</w:t>
        </w:r>
      </w:hyperlink>
    </w:p>
  </w:footnote>
  <w:footnote w:id="15">
    <w:p w:rsidR="001A48C3" w:rsidRPr="00567C40" w:rsidRDefault="001A48C3" w:rsidP="001B4CBE">
      <w:pPr>
        <w:jc w:val="both"/>
        <w:rPr>
          <w:rFonts w:cs="Times New Roman"/>
          <w:sz w:val="20"/>
          <w:szCs w:val="20"/>
        </w:rPr>
      </w:pPr>
      <w:r w:rsidRPr="00567C40">
        <w:rPr>
          <w:rStyle w:val="FootnoteReference"/>
          <w:rFonts w:cs="Times New Roman"/>
        </w:rPr>
        <w:footnoteRef/>
      </w:r>
      <w:r w:rsidRPr="00567C40">
        <w:rPr>
          <w:rFonts w:cs="Times New Roman"/>
          <w:sz w:val="20"/>
          <w:szCs w:val="20"/>
        </w:rPr>
        <w:t xml:space="preserve"> The FAO production definition includes production for own consumption. While this may not be a major concern in highly developed economies (US/Europe) it is a major issue for countries where food insecurity looms large. These differences in the definition require further adjustments and are undertaken by the FAO Statistics Division in the course of quality control and assurance (QA/QC). </w:t>
      </w:r>
    </w:p>
  </w:footnote>
  <w:footnote w:id="16">
    <w:p w:rsidR="001A48C3" w:rsidRPr="007C3FA3" w:rsidRDefault="001A48C3" w:rsidP="001B4CBE">
      <w:pPr>
        <w:pStyle w:val="FootnoteText"/>
        <w:jc w:val="both"/>
      </w:pPr>
      <w:r w:rsidRPr="00863501">
        <w:rPr>
          <w:rStyle w:val="FootnoteReference"/>
        </w:rPr>
        <w:footnoteRef/>
      </w:r>
      <w:r w:rsidRPr="00863501">
        <w:t xml:space="preserve"> In addition to the websites of NSOs and </w:t>
      </w:r>
      <w:proofErr w:type="spellStart"/>
      <w:r w:rsidRPr="00863501">
        <w:t>MoAs</w:t>
      </w:r>
      <w:proofErr w:type="spellEnd"/>
      <w:r w:rsidRPr="00863501">
        <w:t>, the FAO Statistics Division also harvests data from authoritative sources, which often specialize on one commodity. These include Oil World, ISO, ICO, ICAC, etc.</w:t>
      </w:r>
    </w:p>
  </w:footnote>
  <w:footnote w:id="17">
    <w:p w:rsidR="001A48C3" w:rsidRPr="009C265F" w:rsidRDefault="001A48C3" w:rsidP="001B4CBE">
      <w:pPr>
        <w:spacing w:after="0" w:line="240" w:lineRule="auto"/>
        <w:jc w:val="both"/>
        <w:rPr>
          <w:rFonts w:asciiTheme="majorBidi" w:hAnsiTheme="majorBidi" w:cstheme="majorBidi"/>
          <w:sz w:val="20"/>
          <w:szCs w:val="20"/>
        </w:rPr>
      </w:pPr>
      <w:r w:rsidRPr="009C265F">
        <w:rPr>
          <w:rStyle w:val="FootnoteReference"/>
          <w:rFonts w:asciiTheme="majorBidi" w:hAnsiTheme="majorBidi" w:cstheme="majorBidi"/>
        </w:rPr>
        <w:footnoteRef/>
      </w:r>
      <w:r w:rsidRPr="009C265F">
        <w:rPr>
          <w:rFonts w:asciiTheme="majorBidi" w:hAnsiTheme="majorBidi" w:cstheme="majorBidi"/>
          <w:sz w:val="20"/>
          <w:szCs w:val="20"/>
        </w:rPr>
        <w:t xml:space="preserve"> </w:t>
      </w:r>
      <w:r>
        <w:rPr>
          <w:rFonts w:asciiTheme="majorBidi" w:hAnsiTheme="majorBidi" w:cstheme="majorBidi"/>
          <w:sz w:val="20"/>
          <w:szCs w:val="20"/>
        </w:rPr>
        <w:t>In addition, a</w:t>
      </w:r>
      <w:r w:rsidRPr="009C265F">
        <w:rPr>
          <w:rFonts w:asciiTheme="majorBidi" w:hAnsiTheme="majorBidi" w:cstheme="majorBidi"/>
          <w:sz w:val="20"/>
          <w:szCs w:val="20"/>
        </w:rPr>
        <w:t xml:space="preserve"> statistical learning algorithm </w:t>
      </w:r>
      <w:r>
        <w:rPr>
          <w:rFonts w:asciiTheme="majorBidi" w:hAnsiTheme="majorBidi" w:cstheme="majorBidi"/>
          <w:sz w:val="20"/>
          <w:szCs w:val="20"/>
        </w:rPr>
        <w:t>was</w:t>
      </w:r>
      <w:r w:rsidRPr="009C265F">
        <w:rPr>
          <w:rFonts w:asciiTheme="majorBidi" w:hAnsiTheme="majorBidi" w:cstheme="majorBidi"/>
          <w:sz w:val="20"/>
          <w:szCs w:val="20"/>
        </w:rPr>
        <w: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t>
      </w:r>
    </w:p>
    <w:p w:rsidR="001A48C3" w:rsidRPr="00863501" w:rsidRDefault="001A48C3" w:rsidP="001B4CBE">
      <w:pPr>
        <w:pStyle w:val="FootnoteText"/>
      </w:pPr>
    </w:p>
  </w:footnote>
  <w:footnote w:id="18">
    <w:p w:rsidR="001A48C3" w:rsidRPr="001B4CBE" w:rsidRDefault="001A48C3" w:rsidP="001B4CBE">
      <w:pPr>
        <w:pStyle w:val="FootnoteText"/>
      </w:pPr>
      <w:r>
        <w:rPr>
          <w:rStyle w:val="FootnoteReference"/>
        </w:rPr>
        <w:footnoteRef/>
      </w:r>
      <w:r>
        <w:t xml:space="preserve"> </w:t>
      </w:r>
      <w:hyperlink r:id="rId2" w:history="1">
        <w:r w:rsidRPr="001E000B">
          <w:rPr>
            <w:rStyle w:val="Hyperlink"/>
          </w:rPr>
          <w:t>http://www.wcoomd.org/en/topics/nomenclature/overview/what-is-the-harmonized-system.aspx</w:t>
        </w:r>
      </w:hyperlink>
      <w:r>
        <w:t>.</w:t>
      </w:r>
    </w:p>
  </w:footnote>
  <w:footnote w:id="19">
    <w:p w:rsidR="001A48C3" w:rsidRPr="00CC57E1" w:rsidRDefault="001A48C3" w:rsidP="00975A31">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20">
    <w:p w:rsidR="001A48C3" w:rsidRPr="003E3B43" w:rsidRDefault="001A48C3" w:rsidP="00310EE0">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21">
    <w:p w:rsidR="001A48C3" w:rsidRPr="003D35E9" w:rsidRDefault="001A48C3" w:rsidP="00310EE0">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22">
    <w:p w:rsidR="001A48C3" w:rsidRPr="000C4A34" w:rsidRDefault="001A48C3" w:rsidP="00310EE0">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23">
    <w:p w:rsidR="001A48C3" w:rsidRPr="007C7329" w:rsidRDefault="001A48C3" w:rsidP="00310EE0">
      <w:pPr>
        <w:pStyle w:val="FootnoteText"/>
      </w:pPr>
      <w:r w:rsidRPr="007C7329">
        <w:rPr>
          <w:rStyle w:val="FootnoteReference"/>
        </w:rPr>
        <w:footnoteRef/>
      </w:r>
      <w:r w:rsidRPr="007C7329">
        <w:t xml:space="preserve"> </w:t>
      </w:r>
      <w:proofErr w:type="spellStart"/>
      <w:r w:rsidRPr="007C7329">
        <w:t>Aquafeed</w:t>
      </w:r>
      <w:proofErr w:type="spellEnd"/>
      <w:r w:rsidRPr="007C7329">
        <w:t xml:space="preserve">, similar to compound feed for livestock, is composed by feedstuffs external to fish farms and may include a variety of ingredients, e.g. grains, meat or fish meals and oils. 47.3 million </w:t>
      </w:r>
      <w:proofErr w:type="spellStart"/>
      <w:r w:rsidRPr="007C7329">
        <w:t>tonnes</w:t>
      </w:r>
      <w:proofErr w:type="spellEnd"/>
      <w:r w:rsidRPr="007C7329">
        <w:t xml:space="preserve"> of </w:t>
      </w:r>
      <w:proofErr w:type="spellStart"/>
      <w:r w:rsidRPr="007C7329">
        <w:t>aquafeed</w:t>
      </w:r>
      <w:proofErr w:type="spellEnd"/>
      <w:r w:rsidRPr="007C7329">
        <w:t xml:space="preserve"> is equivalent to about 140 million </w:t>
      </w:r>
      <w:proofErr w:type="spellStart"/>
      <w:r w:rsidRPr="007C7329">
        <w:t>tonnes</w:t>
      </w:r>
      <w:proofErr w:type="spellEnd"/>
      <w:r w:rsidRPr="007C7329">
        <w:t xml:space="preserve"> of maize and 5.9 </w:t>
      </w:r>
      <w:proofErr w:type="spellStart"/>
      <w:r w:rsidRPr="007C7329">
        <w:t>tonnes</w:t>
      </w:r>
      <w:proofErr w:type="spellEnd"/>
      <w:r w:rsidRPr="007C7329">
        <w:t xml:space="preserve"> of </w:t>
      </w:r>
      <w:proofErr w:type="spellStart"/>
      <w:r w:rsidRPr="007C7329">
        <w:t>aquafeed</w:t>
      </w:r>
      <w:proofErr w:type="spellEnd"/>
      <w:r w:rsidRPr="007C7329">
        <w:t xml:space="preserve"> corresponds to about  17.3 million </w:t>
      </w:r>
      <w:proofErr w:type="spellStart"/>
      <w:r w:rsidRPr="007C7329">
        <w:t>tonnes</w:t>
      </w:r>
      <w:proofErr w:type="spellEnd"/>
      <w:r w:rsidRPr="007C7329">
        <w:t xml:space="preserve"> of maize  </w:t>
      </w:r>
    </w:p>
  </w:footnote>
  <w:footnote w:id="24">
    <w:p w:rsidR="001A48C3" w:rsidRPr="00090AC3" w:rsidRDefault="001A48C3" w:rsidP="00310EE0">
      <w:pPr>
        <w:pStyle w:val="FootnoteText"/>
      </w:pPr>
      <w:r>
        <w:rPr>
          <w:rStyle w:val="FootnoteReference"/>
        </w:rPr>
        <w:footnoteRef/>
      </w:r>
      <w:r>
        <w:t xml:space="preserve"> </w:t>
      </w:r>
      <w:r w:rsidRPr="00090AC3">
        <w:t xml:space="preserve">Some oilcakes are being used as </w:t>
      </w:r>
      <w:proofErr w:type="spellStart"/>
      <w:r w:rsidRPr="00090AC3">
        <w:t>biofuels</w:t>
      </w:r>
      <w:proofErr w:type="spellEnd"/>
      <w:r w:rsidRPr="00090AC3">
        <w:t xml:space="preserve"> (e.g. </w:t>
      </w:r>
      <w:r>
        <w:t>cakes of olives), but they are generally negligible in terms of quantities and would not be considered feedstuffs under normal circumstances.</w:t>
      </w:r>
    </w:p>
  </w:footnote>
  <w:footnote w:id="25">
    <w:p w:rsidR="001A48C3" w:rsidRPr="004952ED" w:rsidRDefault="001A48C3" w:rsidP="00310EE0">
      <w:pPr>
        <w:pStyle w:val="FootnoteText"/>
      </w:pPr>
      <w:r>
        <w:rPr>
          <w:rStyle w:val="FootnoteReference"/>
        </w:rPr>
        <w:footnoteRef/>
      </w:r>
      <w:r>
        <w:t xml:space="preserve"> </w:t>
      </w:r>
      <w:r w:rsidRPr="004952ED">
        <w:t xml:space="preserve">A negative balance would not only not leave room for any other CC feed, but suggest that </w:t>
      </w:r>
      <w:r>
        <w:t xml:space="preserve">availability from </w:t>
      </w:r>
      <w:r w:rsidRPr="004952ED">
        <w:t xml:space="preserve">OM/OC </w:t>
      </w:r>
      <w:r>
        <w:t>already exceeds the requirements inherent in the needs calculations.</w:t>
      </w:r>
    </w:p>
  </w:footnote>
  <w:footnote w:id="26">
    <w:p w:rsidR="001A48C3" w:rsidRPr="000C5060" w:rsidRDefault="001A48C3" w:rsidP="00310EE0">
      <w:pPr>
        <w:pStyle w:val="FootnoteText"/>
      </w:pPr>
      <w:r>
        <w:rPr>
          <w:rStyle w:val="FootnoteReference"/>
        </w:rPr>
        <w:footnoteRef/>
      </w:r>
      <w:r>
        <w:t xml:space="preserve"> In MJ per kg</w:t>
      </w:r>
    </w:p>
  </w:footnote>
  <w:footnote w:id="27">
    <w:p w:rsidR="001A48C3" w:rsidRPr="000C5060" w:rsidRDefault="001A48C3" w:rsidP="00310EE0">
      <w:pPr>
        <w:pStyle w:val="FootnoteText"/>
      </w:pPr>
      <w:r>
        <w:rPr>
          <w:rStyle w:val="FootnoteReference"/>
        </w:rPr>
        <w:footnoteRef/>
      </w:r>
      <w:r>
        <w:t xml:space="preserve"> As a share of feed</w:t>
      </w:r>
    </w:p>
  </w:footnote>
  <w:footnote w:id="28">
    <w:p w:rsidR="001A48C3" w:rsidRPr="006F52E7" w:rsidRDefault="001A48C3" w:rsidP="00E34A49">
      <w:pPr>
        <w:pStyle w:val="FootnoteText"/>
      </w:pPr>
      <w:r>
        <w:rPr>
          <w:rStyle w:val="FootnoteReference"/>
        </w:rPr>
        <w:footnoteRef/>
      </w:r>
      <w:r>
        <w:t xml:space="preserve"> Plus residual other uses, where needed</w:t>
      </w:r>
    </w:p>
  </w:footnote>
  <w:footnote w:id="29">
    <w:p w:rsidR="001A48C3" w:rsidRPr="008C730F" w:rsidRDefault="001A48C3" w:rsidP="00E34A49">
      <w:pPr>
        <w:pStyle w:val="FootnoteText"/>
      </w:pPr>
      <w:r>
        <w:rPr>
          <w:rStyle w:val="FootnoteReference"/>
        </w:rPr>
        <w:footnoteRef/>
      </w:r>
      <w:r>
        <w:t xml:space="preserve"> </w:t>
      </w:r>
      <w:r w:rsidRPr="008C730F">
        <w:t>https://apps.fas.usda.gov/psdonline/</w:t>
      </w:r>
    </w:p>
  </w:footnote>
  <w:footnote w:id="30">
    <w:p w:rsidR="001A48C3" w:rsidRPr="008C730F" w:rsidRDefault="001A48C3" w:rsidP="00E34A49">
      <w:pPr>
        <w:pStyle w:val="FootnoteText"/>
      </w:pPr>
      <w:r>
        <w:rPr>
          <w:rStyle w:val="FootnoteReference"/>
        </w:rPr>
        <w:footnoteRef/>
      </w:r>
      <w:r>
        <w:t xml:space="preserve"> For cereals such a comparison is not possible as the USDA PSD database does not provide separate information for industrial use.</w:t>
      </w:r>
    </w:p>
  </w:footnote>
  <w:footnote w:id="31">
    <w:p w:rsidR="001A48C3" w:rsidRDefault="001A48C3" w:rsidP="00E34A49">
      <w:r>
        <w:rPr>
          <w:rStyle w:val="FootnoteReference"/>
        </w:rPr>
        <w:footnoteRef/>
      </w:r>
      <w:r>
        <w:t xml:space="preserve"> </w:t>
      </w:r>
      <w:r w:rsidRPr="001E5281">
        <w:rPr>
          <w:sz w:val="20"/>
          <w:szCs w:val="18"/>
        </w:rPr>
        <w:t>Overall, the rapid growth of industrial use suggests more efforts be placed on data collection at country level, both through statistical offices and/or direct industry contacts.</w:t>
      </w:r>
    </w:p>
    <w:p w:rsidR="001A48C3" w:rsidRPr="001E5281" w:rsidRDefault="001A48C3" w:rsidP="00E34A49">
      <w:pPr>
        <w:pStyle w:val="FootnoteText"/>
      </w:pPr>
    </w:p>
  </w:footnote>
  <w:footnote w:id="32">
    <w:p w:rsidR="001A48C3" w:rsidRPr="0010089E" w:rsidRDefault="001A48C3" w:rsidP="00E34A49">
      <w:pPr>
        <w:pStyle w:val="FootnoteText"/>
      </w:pPr>
      <w:r>
        <w:rPr>
          <w:rStyle w:val="FootnoteReference"/>
        </w:rPr>
        <w:footnoteRef/>
      </w:r>
      <w:r>
        <w:t xml:space="preserve"> </w:t>
      </w:r>
      <w:r w:rsidRPr="0010089E">
        <w:rPr>
          <w:rFonts w:cs="Times New Roman"/>
        </w:rPr>
        <w:t>Such a rationale, however, would not be captured by a linear relationship as inherent in the current imputation method. Linearity would only be justified within the limits of storage and handling capacities and would rise faster than linearly once these capacities are exhausted.</w:t>
      </w:r>
    </w:p>
  </w:footnote>
  <w:footnote w:id="33">
    <w:p w:rsidR="001A48C3" w:rsidRDefault="001A48C3" w:rsidP="00E34A49">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34">
    <w:p w:rsidR="001A48C3" w:rsidRPr="000F64DA" w:rsidRDefault="001A48C3" w:rsidP="00E34A49">
      <w:pPr>
        <w:rPr>
          <w:rFonts w:asciiTheme="majorBidi" w:hAnsiTheme="majorBidi" w:cstheme="majorBidi"/>
          <w:sz w:val="20"/>
          <w:szCs w:val="20"/>
          <w:lang w:val="en-GB"/>
        </w:rPr>
      </w:pPr>
      <w:r w:rsidRPr="00BC23AE">
        <w:rPr>
          <w:rStyle w:val="FootnoteReference"/>
          <w:rFonts w:ascii="Calibri" w:hAnsi="Calibri"/>
          <w:sz w:val="20"/>
          <w:szCs w:val="20"/>
        </w:rPr>
        <w:footnoteRef/>
      </w:r>
      <w:r w:rsidRPr="004C5E9E">
        <w:rPr>
          <w:rFonts w:ascii="Calibri" w:hAnsi="Calibri"/>
          <w:sz w:val="20"/>
          <w:szCs w:val="20"/>
        </w:rPr>
        <w:t xml:space="preserve"> </w:t>
      </w:r>
      <w:r w:rsidRPr="000F64DA">
        <w:rPr>
          <w:rFonts w:asciiTheme="majorBidi" w:hAnsiTheme="majorBidi" w:cstheme="majorBidi"/>
          <w:sz w:val="20"/>
          <w:szCs w:val="20"/>
          <w:lang w:val="en-GB"/>
        </w:rPr>
        <w:t xml:space="preserve">The FCL structure and definitions are available on FAO Statistics Division at: </w:t>
      </w:r>
      <w:hyperlink r:id="rId3" w:history="1">
        <w:r w:rsidRPr="000F64DA">
          <w:rPr>
            <w:rStyle w:val="Hyperlink"/>
            <w:rFonts w:asciiTheme="majorBidi" w:hAnsiTheme="majorBidi" w:cstheme="majorBidi"/>
            <w:sz w:val="20"/>
            <w:szCs w:val="20"/>
            <w:lang w:val="en-GB"/>
          </w:rPr>
          <w:t>www.fao.org/waicent/faoinfo/economic/faodef/faodefe.htm</w:t>
        </w:r>
      </w:hyperlink>
      <w:r w:rsidRPr="000F64DA">
        <w:rPr>
          <w:rFonts w:asciiTheme="majorBidi" w:hAnsiTheme="majorBidi" w:cstheme="majorBidi"/>
          <w:sz w:val="20"/>
          <w:szCs w:val="20"/>
          <w:lang w:val="en-GB"/>
        </w:rPr>
        <w:t xml:space="preserve"> </w:t>
      </w:r>
    </w:p>
  </w:footnote>
  <w:footnote w:id="35">
    <w:p w:rsidR="001A48C3" w:rsidRPr="000F64DA" w:rsidRDefault="001A48C3" w:rsidP="00E34A49">
      <w:pPr>
        <w:pStyle w:val="FootnoteText"/>
        <w:rPr>
          <w:rFonts w:asciiTheme="majorBidi" w:hAnsiTheme="majorBidi" w:cstheme="majorBidi"/>
        </w:rPr>
      </w:pPr>
      <w:r w:rsidRPr="000F64DA">
        <w:rPr>
          <w:rStyle w:val="FootnoteReference"/>
          <w:rFonts w:asciiTheme="majorBidi" w:hAnsiTheme="majorBidi" w:cstheme="majorBidi"/>
        </w:rPr>
        <w:footnoteRef/>
      </w:r>
      <w:r w:rsidRPr="000F64DA">
        <w:rPr>
          <w:rFonts w:asciiTheme="majorBidi" w:hAnsiTheme="majorBidi" w:cstheme="majorBidi"/>
        </w:rPr>
        <w:t xml:space="preserve"> </w:t>
      </w:r>
      <w:hyperlink r:id="rId4" w:history="1">
        <w:r w:rsidRPr="000F64DA">
          <w:rPr>
            <w:rStyle w:val="Hyperlink"/>
            <w:rFonts w:asciiTheme="majorBidi" w:hAnsiTheme="majorBidi" w:cstheme="majorBidi"/>
          </w:rPr>
          <w:t>http://unstats.un.org/unsd/cr/registry/regcst.asp?Cl=28</w:t>
        </w:r>
      </w:hyperlink>
      <w:r w:rsidRPr="000F64DA">
        <w:rPr>
          <w:rFonts w:asciiTheme="majorBidi" w:hAnsiTheme="majorBidi" w:cstheme="majorBidi"/>
        </w:rPr>
        <w:t xml:space="preserve">; </w:t>
      </w:r>
      <w:r>
        <w:rPr>
          <w:rFonts w:asciiTheme="majorBidi" w:hAnsiTheme="majorBidi" w:cstheme="majorBidi"/>
        </w:rPr>
        <w:t xml:space="preserve">  </w:t>
      </w:r>
      <w:hyperlink r:id="rId5" w:history="1">
        <w:r w:rsidRPr="000F64DA">
          <w:rPr>
            <w:rStyle w:val="Hyperlink"/>
            <w:rFonts w:asciiTheme="majorBidi" w:hAnsiTheme="majorBidi" w:cstheme="majorBidi"/>
          </w:rPr>
          <w:t>http://unstats.un.org/unsd/publication/SeriesM/SeriesM_34rev4e.pdf</w:t>
        </w:r>
      </w:hyperlink>
      <w:r w:rsidRPr="000F64DA">
        <w:rPr>
          <w:rFonts w:asciiTheme="majorBidi" w:hAnsiTheme="majorBidi" w:cstheme="majorBidi"/>
        </w:rPr>
        <w:t xml:space="preserve"> </w:t>
      </w:r>
    </w:p>
  </w:footnote>
  <w:footnote w:id="36">
    <w:p w:rsidR="001A48C3" w:rsidRPr="00BC23AE" w:rsidRDefault="001A48C3" w:rsidP="00E34A49">
      <w:pPr>
        <w:pStyle w:val="FootnoteText"/>
        <w:rPr>
          <w:lang w:eastAsia="en-GB"/>
        </w:rPr>
      </w:pPr>
      <w:r w:rsidRPr="000F64DA">
        <w:rPr>
          <w:rFonts w:asciiTheme="majorBidi" w:hAnsiTheme="majorBidi" w:cstheme="majorBidi"/>
          <w:vertAlign w:val="superscript"/>
          <w:lang w:eastAsia="en-GB"/>
        </w:rPr>
        <w:footnoteRef/>
      </w:r>
      <w:r w:rsidRPr="000F64DA">
        <w:rPr>
          <w:rFonts w:asciiTheme="majorBidi" w:hAnsiTheme="majorBidi" w:cstheme="majorBidi"/>
          <w:lang w:eastAsia="en-GB"/>
        </w:rPr>
        <w:t xml:space="preserve"> </w:t>
      </w:r>
      <w:hyperlink r:id="rId6" w:anchor="TopOfPage" w:history="1">
        <w:r w:rsidRPr="000F64DA">
          <w:rPr>
            <w:rStyle w:val="Hyperlink"/>
            <w:rFonts w:asciiTheme="majorBidi" w:hAnsiTheme="majorBidi" w:cstheme="majorBidi"/>
            <w:lang w:eastAsia="en-GB"/>
          </w:rPr>
          <w:t>http://www.fao.org/docrep/003/X9892E/X9892E00.htm#TopOfPage</w:t>
        </w:r>
      </w:hyperlink>
      <w:r>
        <w:rPr>
          <w:lang w:eastAsia="en-GB"/>
        </w:rPr>
        <w:t xml:space="preserve"> </w:t>
      </w:r>
    </w:p>
  </w:footnote>
  <w:footnote w:id="37">
    <w:p w:rsidR="001A48C3" w:rsidRPr="004C5E9E" w:rsidRDefault="001A48C3" w:rsidP="00E34A49">
      <w:pPr>
        <w:pStyle w:val="FootnoteText"/>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that can be the object of domestic or international transactions or that can be entered into stocks including transportable goods, non-transportable goods, services and other products.</w:t>
      </w:r>
    </w:p>
  </w:footnote>
  <w:footnote w:id="38">
    <w:p w:rsidR="001A48C3" w:rsidRPr="004C5E9E" w:rsidRDefault="001A48C3" w:rsidP="00E34A49">
      <w:pPr>
        <w:pStyle w:val="FootnoteText"/>
      </w:pPr>
      <w:r w:rsidRPr="0095201C">
        <w:rPr>
          <w:rStyle w:val="FootnoteReference"/>
        </w:rPr>
        <w:footnoteRef/>
      </w:r>
      <w:r w:rsidRPr="0095201C">
        <w:t xml:space="preserve"> </w:t>
      </w:r>
      <w:proofErr w:type="spellStart"/>
      <w:r w:rsidRPr="0095201C">
        <w:t>Valentina</w:t>
      </w:r>
      <w:proofErr w:type="spellEnd"/>
      <w:r w:rsidRPr="0095201C">
        <w:t xml:space="preserve"> </w:t>
      </w:r>
      <w:proofErr w:type="spellStart"/>
      <w:r w:rsidRPr="0095201C">
        <w:t>Ramaschiello</w:t>
      </w:r>
      <w:proofErr w:type="spellEnd"/>
      <w:r w:rsidRPr="0095201C">
        <w:t>,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39">
    <w:p w:rsidR="001A48C3" w:rsidRPr="005A30E6" w:rsidRDefault="001A48C3" w:rsidP="00E34A49">
      <w:pPr>
        <w:rPr>
          <w:rFonts w:asciiTheme="majorBidi" w:hAnsiTheme="majorBidi" w:cstheme="majorBidi"/>
          <w:sz w:val="20"/>
          <w:szCs w:val="20"/>
          <w:lang w:eastAsia="en-GB"/>
        </w:rPr>
      </w:pPr>
      <w:r w:rsidRPr="005A30E6">
        <w:rPr>
          <w:rStyle w:val="FootnoteReference"/>
          <w:rFonts w:asciiTheme="majorBidi" w:hAnsiTheme="majorBidi" w:cstheme="majorBidi"/>
          <w:sz w:val="20"/>
          <w:szCs w:val="20"/>
        </w:rPr>
        <w:footnoteRef/>
      </w:r>
      <w:r w:rsidRPr="005A30E6">
        <w:rPr>
          <w:rFonts w:asciiTheme="majorBidi" w:hAnsiTheme="majorBidi" w:cstheme="majorBidi"/>
          <w:sz w:val="20"/>
          <w:szCs w:val="20"/>
        </w:rPr>
        <w:t xml:space="preserve"> </w:t>
      </w:r>
      <w:r w:rsidRPr="005A30E6">
        <w:rPr>
          <w:rFonts w:asciiTheme="majorBidi" w:hAnsiTheme="majorBidi" w:cstheme="majorBidi"/>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5A30E6">
        <w:rPr>
          <w:rFonts w:asciiTheme="majorBidi" w:hAnsiTheme="majorBidi" w:cstheme="majorBidi"/>
          <w:i/>
          <w:sz w:val="20"/>
          <w:szCs w:val="20"/>
          <w:lang w:val="en-GB" w:eastAsia="en-GB"/>
        </w:rPr>
        <w:t>key method</w:t>
      </w:r>
      <w:r w:rsidRPr="005A30E6">
        <w:rPr>
          <w:rFonts w:asciiTheme="majorBidi" w:hAnsiTheme="majorBidi" w:cstheme="majorBidi"/>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proofErr w:type="spellStart"/>
      <w:r w:rsidRPr="005A30E6">
        <w:rPr>
          <w:rFonts w:asciiTheme="majorBidi" w:hAnsiTheme="majorBidi" w:cstheme="majorBidi"/>
          <w:sz w:val="20"/>
          <w:szCs w:val="20"/>
        </w:rPr>
        <w:t>Gert</w:t>
      </w:r>
      <w:proofErr w:type="spellEnd"/>
      <w:r w:rsidRPr="005A30E6">
        <w:rPr>
          <w:rFonts w:asciiTheme="majorBidi" w:hAnsiTheme="majorBidi" w:cstheme="majorBidi"/>
          <w:sz w:val="20"/>
          <w:szCs w:val="20"/>
        </w:rPr>
        <w:t xml:space="preserve"> </w:t>
      </w:r>
      <w:proofErr w:type="spellStart"/>
      <w:r w:rsidRPr="005A30E6">
        <w:rPr>
          <w:rFonts w:asciiTheme="majorBidi" w:hAnsiTheme="majorBidi" w:cstheme="majorBidi"/>
          <w:sz w:val="20"/>
          <w:szCs w:val="20"/>
        </w:rPr>
        <w:t>Buiten</w:t>
      </w:r>
      <w:proofErr w:type="spellEnd"/>
      <w:r w:rsidRPr="005A30E6">
        <w:rPr>
          <w:rFonts w:asciiTheme="majorBidi" w:hAnsiTheme="majorBidi" w:cstheme="majorBidi"/>
          <w:sz w:val="20"/>
          <w:szCs w:val="20"/>
        </w:rPr>
        <w:t xml:space="preserve">, Jarl </w:t>
      </w:r>
      <w:proofErr w:type="spellStart"/>
      <w:r w:rsidRPr="005A30E6">
        <w:rPr>
          <w:rFonts w:asciiTheme="majorBidi" w:hAnsiTheme="majorBidi" w:cstheme="majorBidi"/>
          <w:sz w:val="20"/>
          <w:szCs w:val="20"/>
        </w:rPr>
        <w:t>Kampen</w:t>
      </w:r>
      <w:proofErr w:type="spellEnd"/>
      <w:r w:rsidRPr="005A30E6">
        <w:rPr>
          <w:rFonts w:asciiTheme="majorBidi" w:hAnsiTheme="majorBidi" w:cstheme="majorBidi"/>
          <w:sz w:val="20"/>
          <w:szCs w:val="20"/>
        </w:rPr>
        <w:t xml:space="preserve"> and Sidney </w:t>
      </w:r>
      <w:proofErr w:type="spellStart"/>
      <w:r w:rsidRPr="005A30E6">
        <w:rPr>
          <w:rFonts w:asciiTheme="majorBidi" w:hAnsiTheme="majorBidi" w:cstheme="majorBidi"/>
          <w:sz w:val="20"/>
          <w:szCs w:val="20"/>
        </w:rPr>
        <w:t>Vergouw</w:t>
      </w:r>
      <w:proofErr w:type="spellEnd"/>
      <w:r w:rsidRPr="005A30E6">
        <w:rPr>
          <w:rFonts w:asciiTheme="majorBidi" w:hAnsiTheme="majorBidi" w:cstheme="majorBidi"/>
          <w:sz w:val="20"/>
          <w:szCs w:val="20"/>
        </w:rPr>
        <w:t>, 2009, “</w:t>
      </w:r>
      <w:r w:rsidRPr="005A30E6">
        <w:rPr>
          <w:rFonts w:asciiTheme="majorBidi" w:hAnsiTheme="majorBidi" w:cstheme="majorBidi"/>
          <w:i/>
          <w:sz w:val="20"/>
          <w:szCs w:val="20"/>
        </w:rPr>
        <w:t>Producing historical time series for STS-statistics in NACE Rev.2</w:t>
      </w:r>
      <w:r w:rsidRPr="005A30E6">
        <w:rPr>
          <w:rFonts w:asciiTheme="majorBidi" w:hAnsiTheme="majorBidi" w:cstheme="majorBidi"/>
          <w:sz w:val="20"/>
          <w:szCs w:val="20"/>
        </w:rPr>
        <w:t xml:space="preserve">”, Discussion paper (09001), Statistics Netherlands. </w:t>
      </w:r>
      <w:hyperlink r:id="rId7" w:history="1">
        <w:r w:rsidRPr="005A30E6">
          <w:rPr>
            <w:rStyle w:val="Hyperlink"/>
            <w:rFonts w:asciiTheme="majorBidi" w:hAnsiTheme="majorBidi" w:cstheme="majorBidi"/>
            <w:sz w:val="20"/>
            <w:szCs w:val="20"/>
          </w:rPr>
          <w:t>http://www.cbs.nl/NR/rdonlyres/A8A9AB3B-37F6-480A-BA76-253979DED22D/0/200901x10pub.pdf</w:t>
        </w:r>
      </w:hyperlink>
    </w:p>
    <w:p w:rsidR="001A48C3" w:rsidRPr="007528B4" w:rsidRDefault="001A48C3" w:rsidP="00E34A49">
      <w:pPr>
        <w:pStyle w:val="FootnoteText"/>
      </w:pPr>
    </w:p>
  </w:footnote>
  <w:footnote w:id="40">
    <w:p w:rsidR="001A48C3" w:rsidRPr="003A1F2F" w:rsidRDefault="001A48C3" w:rsidP="00E34A49">
      <w:pPr>
        <w:pStyle w:val="FootnoteText"/>
      </w:pPr>
      <w:r>
        <w:rPr>
          <w:rStyle w:val="FootnoteReference"/>
        </w:rPr>
        <w:footnoteRef/>
      </w:r>
      <w:r>
        <w:t xml:space="preserve"> FAO. 2011. “</w:t>
      </w:r>
      <w:r w:rsidRPr="00C621AB">
        <w:rPr>
          <w:i/>
        </w:rPr>
        <w:t>Food Balance Sheet: A Handbook</w:t>
      </w:r>
      <w:r>
        <w:t xml:space="preserve">” </w:t>
      </w:r>
      <w:hyperlink r:id="rId8" w:history="1">
        <w:r w:rsidRPr="00193665">
          <w:rPr>
            <w:rStyle w:val="Hyperlink"/>
          </w:rPr>
          <w:t>http://www.fao.org/docrep/003/X9892E/X9892E00.HTM</w:t>
        </w:r>
      </w:hyperlink>
      <w:r>
        <w:t xml:space="preserve"> </w:t>
      </w:r>
    </w:p>
  </w:footnote>
  <w:footnote w:id="41">
    <w:p w:rsidR="001A48C3" w:rsidRPr="004C5E9E" w:rsidRDefault="001A48C3" w:rsidP="00E34A49">
      <w:pPr>
        <w:pStyle w:val="FootnoteText"/>
      </w:pPr>
      <w:r>
        <w:rPr>
          <w:rStyle w:val="FootnoteReference"/>
        </w:rPr>
        <w:footnoteRef/>
      </w:r>
      <w:r w:rsidRPr="002E5931">
        <w:t>Andrew Hancock, “</w:t>
      </w:r>
      <w:r w:rsidRPr="002E5931">
        <w:rPr>
          <w:i/>
        </w:rPr>
        <w:t>Best Practice Guidelines for Developing International Statistical Classifications</w:t>
      </w:r>
      <w:r w:rsidRPr="002E5931">
        <w:t>”, p</w:t>
      </w:r>
      <w:r>
        <w:t xml:space="preserve">resented at the Meeting of the </w:t>
      </w:r>
      <w:r w:rsidRPr="002E5931">
        <w:t xml:space="preserve">Expert Group on International Classifications, UNSD, New York, May 2013 </w:t>
      </w:r>
      <w:hyperlink r:id="rId9" w:history="1">
        <w:r w:rsidRPr="002E5931">
          <w:rPr>
            <w:rStyle w:val="Hyperlink"/>
          </w:rPr>
          <w:t>http://unstats.un.org/unsd/class/intercop/expertgroup/2013/AC267-5.PDF</w:t>
        </w:r>
      </w:hyperlink>
    </w:p>
  </w:footnote>
  <w:footnote w:id="42">
    <w:p w:rsidR="001A48C3" w:rsidRPr="003A1F2F" w:rsidRDefault="001A48C3" w:rsidP="00E34A49">
      <w:pPr>
        <w:pStyle w:val="FootnoteText"/>
      </w:pPr>
      <w:r>
        <w:rPr>
          <w:rStyle w:val="FootnoteReference"/>
        </w:rPr>
        <w:footnoteRef/>
      </w:r>
      <w:r>
        <w:t xml:space="preserve"> FAO. 2011. “</w:t>
      </w:r>
      <w:r w:rsidRPr="00C621AB">
        <w:rPr>
          <w:i/>
        </w:rPr>
        <w:t>Food Balance Sheet: A Handbook</w:t>
      </w:r>
      <w:r>
        <w:t xml:space="preserve">” </w:t>
      </w:r>
      <w:hyperlink r:id="rId10" w:history="1">
        <w:r w:rsidRPr="00193665">
          <w:rPr>
            <w:rStyle w:val="Hyperlink"/>
          </w:rPr>
          <w:t>http://www.fao.org/docrep/003/X9892E/X9892E00.HTM</w:t>
        </w:r>
      </w:hyperlink>
      <w:r>
        <w:t xml:space="preserve"> </w:t>
      </w:r>
    </w:p>
    <w:p w:rsidR="001A48C3" w:rsidRPr="003A1F2F" w:rsidRDefault="001A48C3" w:rsidP="00E34A49">
      <w:pPr>
        <w:pStyle w:val="FootnoteText"/>
      </w:pPr>
    </w:p>
  </w:footnote>
  <w:footnote w:id="43">
    <w:p w:rsidR="001A48C3" w:rsidRPr="00950031" w:rsidRDefault="001A48C3" w:rsidP="00E34A49">
      <w:pPr>
        <w:pStyle w:val="FootnoteText"/>
        <w:rPr>
          <w:sz w:val="16"/>
        </w:rPr>
      </w:pPr>
      <w:r w:rsidRPr="00950031">
        <w:rPr>
          <w:rStyle w:val="FootnoteReference"/>
          <w:sz w:val="16"/>
        </w:rPr>
        <w:footnoteRef/>
      </w:r>
      <w:r w:rsidRPr="00950031">
        <w:rPr>
          <w:sz w:val="16"/>
        </w:rPr>
        <w:t xml:space="preserve"> </w:t>
      </w:r>
      <w:r>
        <w:rPr>
          <w:rFonts w:cs="Times New Roman"/>
          <w:szCs w:val="24"/>
        </w:rPr>
        <w:t xml:space="preserve">Millet is </w:t>
      </w:r>
      <w:r w:rsidRPr="00950031">
        <w:rPr>
          <w:rFonts w:cs="Times New Roman"/>
          <w:szCs w:val="24"/>
        </w:rPr>
        <w:t>a simple example as it only includes 1</w:t>
      </w:r>
      <w:r w:rsidRPr="00950031">
        <w:rPr>
          <w:rFonts w:cs="Times New Roman"/>
          <w:szCs w:val="24"/>
          <w:vertAlign w:val="superscript"/>
        </w:rPr>
        <w:t>st</w:t>
      </w:r>
      <w:r>
        <w:rPr>
          <w:rFonts w:cs="Times New Roman"/>
          <w:szCs w:val="24"/>
        </w:rPr>
        <w:t xml:space="preserve"> level processed products</w:t>
      </w:r>
    </w:p>
  </w:footnote>
  <w:footnote w:id="44">
    <w:p w:rsidR="001A48C3" w:rsidRPr="009F2E9C" w:rsidRDefault="001A48C3" w:rsidP="00E34A49">
      <w:pPr>
        <w:pStyle w:val="Caption"/>
        <w:rPr>
          <w:rFonts w:cs="Times New Roman"/>
          <w:b w:val="0"/>
          <w:color w:val="auto"/>
          <w:sz w:val="20"/>
          <w:szCs w:val="24"/>
        </w:rPr>
      </w:pPr>
      <w:r w:rsidRPr="009F2E9C">
        <w:rPr>
          <w:rStyle w:val="FootnoteReference"/>
          <w:sz w:val="14"/>
        </w:rPr>
        <w:footnoteRef/>
      </w:r>
      <w:r w:rsidRPr="009F2E9C">
        <w:rPr>
          <w:sz w:val="14"/>
        </w:rPr>
        <w:t xml:space="preserve"> </w:t>
      </w:r>
      <w:r w:rsidRPr="009F2E9C">
        <w:rPr>
          <w:rFonts w:cs="Times New Roman"/>
          <w:b w:val="0"/>
          <w:color w:val="auto"/>
          <w:sz w:val="20"/>
          <w:szCs w:val="24"/>
        </w:rPr>
        <w:t>CPC hierarchy reflects the economic activity of origin</w:t>
      </w:r>
    </w:p>
    <w:p w:rsidR="001A48C3" w:rsidRPr="009F2E9C" w:rsidRDefault="001A48C3" w:rsidP="00E34A49">
      <w:pPr>
        <w:pStyle w:val="FootnoteText"/>
      </w:pPr>
    </w:p>
  </w:footnote>
  <w:footnote w:id="45">
    <w:p w:rsidR="001A48C3" w:rsidRPr="005A30E6" w:rsidRDefault="001A48C3" w:rsidP="00E34A49">
      <w:pPr>
        <w:rPr>
          <w:rFonts w:asciiTheme="majorBidi" w:hAnsiTheme="majorBidi" w:cstheme="majorBidi"/>
          <w:sz w:val="20"/>
          <w:szCs w:val="20"/>
          <w:lang w:val="en-GB"/>
        </w:rPr>
      </w:pPr>
      <w:r w:rsidRPr="005A30E6">
        <w:rPr>
          <w:rStyle w:val="FootnoteReference"/>
          <w:rFonts w:asciiTheme="majorBidi" w:hAnsiTheme="majorBidi" w:cstheme="majorBidi"/>
          <w:sz w:val="20"/>
          <w:szCs w:val="20"/>
        </w:rPr>
        <w:footnoteRef/>
      </w:r>
      <w:r w:rsidRPr="005A30E6">
        <w:rPr>
          <w:rFonts w:asciiTheme="majorBidi" w:hAnsiTheme="majorBidi" w:cstheme="majorBidi"/>
          <w:sz w:val="20"/>
          <w:szCs w:val="20"/>
        </w:rPr>
        <w:t xml:space="preserve"> </w:t>
      </w:r>
      <w:r w:rsidRPr="005A30E6">
        <w:rPr>
          <w:rFonts w:asciiTheme="majorBidi" w:eastAsia="Times New Roman" w:hAnsiTheme="majorBidi" w:cstheme="majorBidi"/>
          <w:b/>
          <w:sz w:val="20"/>
          <w:szCs w:val="20"/>
          <w:lang w:val="en-GB"/>
        </w:rPr>
        <w:t>0016</w:t>
      </w:r>
      <w:r w:rsidRPr="005A30E6">
        <w:rPr>
          <w:rFonts w:asciiTheme="majorBidi" w:eastAsia="Times New Roman" w:hAnsiTheme="majorBidi" w:cstheme="majorBidi"/>
          <w:sz w:val="20"/>
          <w:szCs w:val="20"/>
          <w:lang w:val="en-GB"/>
        </w:rPr>
        <w:t xml:space="preserve"> Wheat flour is defined as: “Defined broadly to include meal, </w:t>
      </w:r>
      <w:proofErr w:type="spellStart"/>
      <w:r w:rsidRPr="005A30E6">
        <w:rPr>
          <w:rFonts w:asciiTheme="majorBidi" w:eastAsia="Times New Roman" w:hAnsiTheme="majorBidi" w:cstheme="majorBidi"/>
          <w:sz w:val="20"/>
          <w:szCs w:val="20"/>
          <w:lang w:val="en-GB"/>
        </w:rPr>
        <w:t>groats</w:t>
      </w:r>
      <w:proofErr w:type="spellEnd"/>
      <w:r w:rsidRPr="005A30E6">
        <w:rPr>
          <w:rFonts w:asciiTheme="majorBidi" w:eastAsia="Times New Roman" w:hAnsiTheme="majorBidi" w:cstheme="majorBidi"/>
          <w:sz w:val="20"/>
          <w:szCs w:val="20"/>
          <w:lang w:val="en-GB"/>
        </w:rPr>
        <w:t xml:space="preserve"> and pellets. Strong flours from hard wheat are used for bread, while durum wheat flour is used primarily for pasta. Weaker flours from soft wheat are mainly used in cakes, pastries, biscuits and certain noodles.”</w:t>
      </w:r>
      <w:r w:rsidRPr="005A30E6">
        <w:rPr>
          <w:rFonts w:asciiTheme="majorBidi" w:hAnsiTheme="majorBidi" w:cstheme="majorBidi"/>
          <w:sz w:val="20"/>
          <w:szCs w:val="20"/>
          <w:lang w:val="en-GB"/>
        </w:rPr>
        <w:t xml:space="preserve"> </w:t>
      </w:r>
    </w:p>
    <w:p w:rsidR="001A48C3" w:rsidRPr="005A30E6" w:rsidRDefault="001A48C3" w:rsidP="00E34A49">
      <w:pPr>
        <w:rPr>
          <w:rFonts w:asciiTheme="majorBidi" w:hAnsiTheme="majorBidi" w:cstheme="majorBidi"/>
          <w:sz w:val="20"/>
          <w:szCs w:val="20"/>
          <w:lang w:val="en-GB"/>
        </w:rPr>
      </w:pPr>
      <w:r w:rsidRPr="005A30E6">
        <w:rPr>
          <w:rFonts w:asciiTheme="majorBidi" w:hAnsiTheme="majorBidi" w:cstheme="majorBidi"/>
          <w:sz w:val="20"/>
          <w:szCs w:val="20"/>
          <w:lang w:val="en-GB"/>
        </w:rPr>
        <w:t xml:space="preserve">HS explanatory notes for </w:t>
      </w:r>
      <w:r w:rsidRPr="005A30E6">
        <w:rPr>
          <w:rFonts w:asciiTheme="majorBidi" w:hAnsiTheme="majorBidi" w:cstheme="majorBidi"/>
          <w:b/>
          <w:sz w:val="20"/>
          <w:szCs w:val="20"/>
          <w:lang w:val="en-GB"/>
        </w:rPr>
        <w:t>1103.11</w:t>
      </w:r>
      <w:r w:rsidRPr="005A30E6">
        <w:rPr>
          <w:rFonts w:asciiTheme="majorBidi" w:hAnsiTheme="majorBidi" w:cstheme="majorBidi"/>
          <w:sz w:val="20"/>
          <w:szCs w:val="20"/>
          <w:lang w:val="en-GB"/>
        </w:rPr>
        <w:t xml:space="preserve"> read: “</w:t>
      </w:r>
      <w:r w:rsidRPr="005A30E6">
        <w:rPr>
          <w:rFonts w:asciiTheme="majorBidi" w:eastAsia="Times New Roman" w:hAnsiTheme="majorBidi" w:cstheme="majorBidi"/>
          <w:sz w:val="20"/>
          <w:szCs w:val="20"/>
          <w:lang w:val="en-GB"/>
        </w:rPr>
        <w:t xml:space="preserve">Durum wheat meal, or semolina, is the principal raw </w:t>
      </w:r>
      <w:r w:rsidRPr="005A30E6">
        <w:rPr>
          <w:rFonts w:asciiTheme="majorBidi" w:hAnsiTheme="majorBidi" w:cstheme="majorBidi"/>
          <w:sz w:val="20"/>
          <w:szCs w:val="20"/>
          <w:lang w:val="en-GB"/>
        </w:rPr>
        <w:t xml:space="preserve">material in the manufacture of macaroni, spaghetti or the like. Semolina is also used directly as a foodstuff (e.g., in making semolina puddings).” Despite the HS definition, the extraction rate of macaroni from wheat flour is 100%. </w:t>
      </w:r>
    </w:p>
    <w:p w:rsidR="001A48C3" w:rsidRPr="005A30E6" w:rsidRDefault="001A48C3" w:rsidP="00E34A49">
      <w:pPr>
        <w:rPr>
          <w:rFonts w:asciiTheme="majorBidi" w:hAnsiTheme="majorBidi" w:cstheme="majorBidi"/>
          <w:sz w:val="20"/>
          <w:szCs w:val="20"/>
          <w:lang w:val="en-GB"/>
        </w:rPr>
      </w:pPr>
      <w:r w:rsidRPr="005A30E6">
        <w:rPr>
          <w:rFonts w:asciiTheme="majorBidi" w:hAnsiTheme="majorBidi" w:cstheme="majorBidi"/>
          <w:sz w:val="20"/>
          <w:szCs w:val="20"/>
          <w:lang w:val="en-GB"/>
        </w:rPr>
        <w:t xml:space="preserve">HS explanatory notes for </w:t>
      </w:r>
      <w:r w:rsidRPr="005A30E6">
        <w:rPr>
          <w:rFonts w:asciiTheme="majorBidi" w:hAnsiTheme="majorBidi" w:cstheme="majorBidi"/>
          <w:b/>
          <w:sz w:val="20"/>
          <w:szCs w:val="20"/>
          <w:lang w:val="en-GB"/>
        </w:rPr>
        <w:t>1102</w:t>
      </w:r>
      <w:r w:rsidRPr="005A30E6">
        <w:rPr>
          <w:rFonts w:asciiTheme="majorBidi" w:hAnsiTheme="majorBidi" w:cstheme="majorBidi"/>
          <w:sz w:val="20"/>
          <w:szCs w:val="20"/>
          <w:lang w:val="en-GB"/>
        </w:rPr>
        <w:t xml:space="preserve"> “Cereal flours other than of wheat and </w:t>
      </w:r>
      <w:proofErr w:type="spellStart"/>
      <w:r w:rsidRPr="005A30E6">
        <w:rPr>
          <w:rFonts w:asciiTheme="majorBidi" w:hAnsiTheme="majorBidi" w:cstheme="majorBidi"/>
          <w:sz w:val="20"/>
          <w:szCs w:val="20"/>
          <w:lang w:val="en-GB"/>
        </w:rPr>
        <w:t>meslin</w:t>
      </w:r>
      <w:proofErr w:type="spellEnd"/>
      <w:r w:rsidRPr="005A30E6">
        <w:rPr>
          <w:rFonts w:asciiTheme="majorBidi" w:hAnsiTheme="majorBidi" w:cstheme="majorBidi"/>
          <w:sz w:val="20"/>
          <w:szCs w:val="20"/>
          <w:lang w:val="en-GB"/>
        </w:rPr>
        <w:t>” read “The heading also covers “ swelling ” (</w:t>
      </w:r>
      <w:proofErr w:type="spellStart"/>
      <w:r w:rsidRPr="005A30E6">
        <w:rPr>
          <w:rFonts w:asciiTheme="majorBidi" w:hAnsiTheme="majorBidi" w:cstheme="majorBidi"/>
          <w:sz w:val="20"/>
          <w:szCs w:val="20"/>
          <w:lang w:val="en-GB"/>
        </w:rPr>
        <w:t>pregelatinised</w:t>
      </w:r>
      <w:proofErr w:type="spellEnd"/>
      <w:r w:rsidRPr="005A30E6">
        <w:rPr>
          <w:rFonts w:asciiTheme="majorBidi" w:hAnsiTheme="majorBidi" w:cstheme="majorBidi"/>
          <w:sz w:val="20"/>
          <w:szCs w:val="20"/>
          <w:lang w:val="en-GB"/>
        </w:rPr>
        <w:t xml:space="preserve">) flours which have been heat treated to </w:t>
      </w:r>
      <w:proofErr w:type="spellStart"/>
      <w:r w:rsidRPr="005A30E6">
        <w:rPr>
          <w:rFonts w:asciiTheme="majorBidi" w:hAnsiTheme="majorBidi" w:cstheme="majorBidi"/>
          <w:sz w:val="20"/>
          <w:szCs w:val="20"/>
          <w:lang w:val="en-GB"/>
        </w:rPr>
        <w:t>pregelatinise</w:t>
      </w:r>
      <w:proofErr w:type="spellEnd"/>
      <w:r w:rsidRPr="005A30E6">
        <w:rPr>
          <w:rFonts w:asciiTheme="majorBidi" w:hAnsiTheme="majorBidi" w:cstheme="majorBidi"/>
          <w:sz w:val="20"/>
          <w:szCs w:val="20"/>
          <w:lang w:val="en-GB"/>
        </w:rPr>
        <w:t xml:space="preserve"> the starch. They are used for making preparations of heading </w:t>
      </w:r>
      <w:hyperlink r:id="rId11" w:history="1">
        <w:r w:rsidRPr="005A30E6">
          <w:rPr>
            <w:rFonts w:asciiTheme="majorBidi" w:hAnsiTheme="majorBidi" w:cstheme="majorBidi"/>
            <w:sz w:val="20"/>
            <w:szCs w:val="20"/>
          </w:rPr>
          <w:t>19.01</w:t>
        </w:r>
      </w:hyperlink>
      <w:r w:rsidRPr="005A30E6">
        <w:rPr>
          <w:rFonts w:asciiTheme="majorBidi" w:hAnsiTheme="majorBidi" w:cstheme="majorBidi"/>
          <w:sz w:val="20"/>
          <w:szCs w:val="20"/>
          <w:lang w:val="en-GB"/>
        </w:rPr>
        <w:t xml:space="preserve">, bakery improvers or animal feeds or in certain industries such as the textile or paper industries or in metallurgy (for the preparation of foundry core binders)”: </w:t>
      </w:r>
      <w:r w:rsidRPr="005A30E6">
        <w:rPr>
          <w:rFonts w:asciiTheme="majorBidi" w:hAnsiTheme="majorBidi" w:cstheme="majorBidi"/>
          <w:sz w:val="20"/>
          <w:szCs w:val="20"/>
          <w:u w:val="dotted"/>
          <w:lang w:val="en-GB"/>
        </w:rPr>
        <w:t>not all products under this code are edible</w:t>
      </w:r>
      <w:r w:rsidRPr="005A30E6">
        <w:rPr>
          <w:rFonts w:asciiTheme="majorBidi" w:hAnsiTheme="majorBidi" w:cstheme="majorBidi"/>
          <w:sz w:val="20"/>
          <w:szCs w:val="20"/>
          <w:lang w:val="en-GB"/>
        </w:rPr>
        <w:t>.” It should be verified if the inedible component is taken and considered as edible in CT.</w:t>
      </w:r>
    </w:p>
    <w:p w:rsidR="001A48C3" w:rsidRPr="0079728F" w:rsidRDefault="001A48C3" w:rsidP="00E34A49">
      <w:pPr>
        <w:rPr>
          <w:rFonts w:ascii="Calibri" w:hAnsi="Calibri"/>
          <w:sz w:val="20"/>
          <w:szCs w:val="20"/>
          <w:lang w:val="en-GB"/>
        </w:rPr>
      </w:pPr>
    </w:p>
    <w:p w:rsidR="001A48C3" w:rsidRPr="004C5E9E" w:rsidRDefault="001A48C3" w:rsidP="00E34A49">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8C3" w:rsidRDefault="001A48C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7" o:spid="_x0000_s2050"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8C3" w:rsidRDefault="001A48C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8" o:spid="_x0000_s2051"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8C3" w:rsidRDefault="001A48C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28796"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40C96A0"/>
    <w:multiLevelType w:val="multilevel"/>
    <w:tmpl w:val="8544ED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2097A"/>
    <w:multiLevelType w:val="hybridMultilevel"/>
    <w:tmpl w:val="9F46E610"/>
    <w:lvl w:ilvl="0" w:tplc="72E2D2E6">
      <w:start w:val="118"/>
      <w:numFmt w:val="bullet"/>
      <w:lvlText w:val=""/>
      <w:lvlJc w:val="left"/>
      <w:pPr>
        <w:ind w:left="720" w:hanging="360"/>
      </w:pPr>
      <w:rPr>
        <w:rFonts w:ascii="Symbol" w:eastAsia="MS Mincho"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88031E"/>
    <w:multiLevelType w:val="multilevel"/>
    <w:tmpl w:val="9B3E1D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33F1E"/>
    <w:multiLevelType w:val="hybridMultilevel"/>
    <w:tmpl w:val="DC3A28F4"/>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9B706C"/>
    <w:multiLevelType w:val="hybridMultilevel"/>
    <w:tmpl w:val="456EE9E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7767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25B5ADE1"/>
    <w:multiLevelType w:val="multilevel"/>
    <w:tmpl w:val="70A0148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80BB7"/>
    <w:multiLevelType w:val="hybridMultilevel"/>
    <w:tmpl w:val="8D403B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1635F"/>
    <w:multiLevelType w:val="hybridMultilevel"/>
    <w:tmpl w:val="16C62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3B124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685E21ED"/>
    <w:multiLevelType w:val="hybridMultilevel"/>
    <w:tmpl w:val="6B9CCB74"/>
    <w:lvl w:ilvl="0" w:tplc="04100003">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6BC07F22"/>
    <w:multiLevelType w:val="hybridMultilevel"/>
    <w:tmpl w:val="08B41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9545E"/>
    <w:multiLevelType w:val="hybridMultilevel"/>
    <w:tmpl w:val="AEB87E0E"/>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25"/>
  </w:num>
  <w:num w:numId="4">
    <w:abstractNumId w:val="3"/>
  </w:num>
  <w:num w:numId="5">
    <w:abstractNumId w:val="13"/>
  </w:num>
  <w:num w:numId="6">
    <w:abstractNumId w:val="17"/>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num>
  <w:num w:numId="12">
    <w:abstractNumId w:val="15"/>
  </w:num>
  <w:num w:numId="13">
    <w:abstractNumId w:val="16"/>
  </w:num>
  <w:num w:numId="14">
    <w:abstractNumId w:val="26"/>
  </w:num>
  <w:num w:numId="15">
    <w:abstractNumId w:val="5"/>
  </w:num>
  <w:num w:numId="16">
    <w:abstractNumId w:val="14"/>
  </w:num>
  <w:num w:numId="17">
    <w:abstractNumId w:val="24"/>
  </w:num>
  <w:num w:numId="18">
    <w:abstractNumId w:val="8"/>
  </w:num>
  <w:num w:numId="19">
    <w:abstractNumId w:val="12"/>
  </w:num>
  <w:num w:numId="20">
    <w:abstractNumId w:val="1"/>
  </w:num>
  <w:num w:numId="21">
    <w:abstractNumId w:val="29"/>
  </w:num>
  <w:num w:numId="22">
    <w:abstractNumId w:val="28"/>
  </w:num>
  <w:num w:numId="23">
    <w:abstractNumId w:val="2"/>
  </w:num>
  <w:num w:numId="24">
    <w:abstractNumId w:val="22"/>
  </w:num>
  <w:num w:numId="25">
    <w:abstractNumId w:val="20"/>
  </w:num>
  <w:num w:numId="26">
    <w:abstractNumId w:val="6"/>
  </w:num>
  <w:num w:numId="27">
    <w:abstractNumId w:val="7"/>
  </w:num>
  <w:num w:numId="28">
    <w:abstractNumId w:val="23"/>
  </w:num>
  <w:num w:numId="29">
    <w:abstractNumId w:val="21"/>
  </w:num>
  <w:num w:numId="30">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hard Dalheimer">
    <w15:presenceInfo w15:providerId="Windows Live" w15:userId="bd6237ba8e1a353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trackRevisions/>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9E5816"/>
    <w:rsid w:val="00000A2A"/>
    <w:rsid w:val="000027BC"/>
    <w:rsid w:val="00006FD2"/>
    <w:rsid w:val="00010C92"/>
    <w:rsid w:val="00040F8C"/>
    <w:rsid w:val="000410BB"/>
    <w:rsid w:val="0004697E"/>
    <w:rsid w:val="00061CB0"/>
    <w:rsid w:val="00065B95"/>
    <w:rsid w:val="00077B44"/>
    <w:rsid w:val="000816F3"/>
    <w:rsid w:val="000930DD"/>
    <w:rsid w:val="000A04CA"/>
    <w:rsid w:val="00124B07"/>
    <w:rsid w:val="0012566A"/>
    <w:rsid w:val="00130435"/>
    <w:rsid w:val="001411E7"/>
    <w:rsid w:val="001571A1"/>
    <w:rsid w:val="00163B18"/>
    <w:rsid w:val="00187029"/>
    <w:rsid w:val="001A48C3"/>
    <w:rsid w:val="001B4CBE"/>
    <w:rsid w:val="001B5BAB"/>
    <w:rsid w:val="001D490C"/>
    <w:rsid w:val="001E3936"/>
    <w:rsid w:val="001F2CE0"/>
    <w:rsid w:val="00204504"/>
    <w:rsid w:val="00213687"/>
    <w:rsid w:val="002457B3"/>
    <w:rsid w:val="00277880"/>
    <w:rsid w:val="00285510"/>
    <w:rsid w:val="00291883"/>
    <w:rsid w:val="00294747"/>
    <w:rsid w:val="002A3DD0"/>
    <w:rsid w:val="002D38FF"/>
    <w:rsid w:val="002D4DFE"/>
    <w:rsid w:val="002F38D6"/>
    <w:rsid w:val="0030148D"/>
    <w:rsid w:val="00310EE0"/>
    <w:rsid w:val="00323D11"/>
    <w:rsid w:val="00326D49"/>
    <w:rsid w:val="00341E40"/>
    <w:rsid w:val="00347CA2"/>
    <w:rsid w:val="00352185"/>
    <w:rsid w:val="003D67AB"/>
    <w:rsid w:val="00415BD9"/>
    <w:rsid w:val="00450072"/>
    <w:rsid w:val="004748B1"/>
    <w:rsid w:val="0049061C"/>
    <w:rsid w:val="004B6ED7"/>
    <w:rsid w:val="004E5A0D"/>
    <w:rsid w:val="004E6349"/>
    <w:rsid w:val="00507C9B"/>
    <w:rsid w:val="00523615"/>
    <w:rsid w:val="00551492"/>
    <w:rsid w:val="00562566"/>
    <w:rsid w:val="005B1762"/>
    <w:rsid w:val="005C264E"/>
    <w:rsid w:val="005E4DB3"/>
    <w:rsid w:val="005F47A3"/>
    <w:rsid w:val="005F76BC"/>
    <w:rsid w:val="00612C3F"/>
    <w:rsid w:val="00632222"/>
    <w:rsid w:val="006457F6"/>
    <w:rsid w:val="006500B3"/>
    <w:rsid w:val="006944DA"/>
    <w:rsid w:val="006A2958"/>
    <w:rsid w:val="006A65CE"/>
    <w:rsid w:val="006E4318"/>
    <w:rsid w:val="006E4C47"/>
    <w:rsid w:val="006F67C6"/>
    <w:rsid w:val="00731077"/>
    <w:rsid w:val="00735817"/>
    <w:rsid w:val="00736036"/>
    <w:rsid w:val="00747FD4"/>
    <w:rsid w:val="00755B5C"/>
    <w:rsid w:val="0077375D"/>
    <w:rsid w:val="007A6E54"/>
    <w:rsid w:val="007B7FEA"/>
    <w:rsid w:val="007E1C0F"/>
    <w:rsid w:val="007E78A7"/>
    <w:rsid w:val="007F00E6"/>
    <w:rsid w:val="007F2322"/>
    <w:rsid w:val="00806AD5"/>
    <w:rsid w:val="0081163F"/>
    <w:rsid w:val="00813217"/>
    <w:rsid w:val="008169DC"/>
    <w:rsid w:val="0082348D"/>
    <w:rsid w:val="00841034"/>
    <w:rsid w:val="008412E2"/>
    <w:rsid w:val="00842056"/>
    <w:rsid w:val="008461FC"/>
    <w:rsid w:val="0088280A"/>
    <w:rsid w:val="00882BCC"/>
    <w:rsid w:val="00890C73"/>
    <w:rsid w:val="008A7BA3"/>
    <w:rsid w:val="008B084E"/>
    <w:rsid w:val="008B1349"/>
    <w:rsid w:val="008B5CE9"/>
    <w:rsid w:val="008B603F"/>
    <w:rsid w:val="008D7417"/>
    <w:rsid w:val="008F41CC"/>
    <w:rsid w:val="00911720"/>
    <w:rsid w:val="009136AA"/>
    <w:rsid w:val="00930D0C"/>
    <w:rsid w:val="00935927"/>
    <w:rsid w:val="00955686"/>
    <w:rsid w:val="009718E1"/>
    <w:rsid w:val="00975A31"/>
    <w:rsid w:val="00994FCC"/>
    <w:rsid w:val="009A0C48"/>
    <w:rsid w:val="009A164F"/>
    <w:rsid w:val="009E5810"/>
    <w:rsid w:val="009E5816"/>
    <w:rsid w:val="009E5DEE"/>
    <w:rsid w:val="009F53EF"/>
    <w:rsid w:val="00A0291F"/>
    <w:rsid w:val="00A10E81"/>
    <w:rsid w:val="00A32754"/>
    <w:rsid w:val="00A43B1F"/>
    <w:rsid w:val="00A71A45"/>
    <w:rsid w:val="00A812EE"/>
    <w:rsid w:val="00AA769B"/>
    <w:rsid w:val="00AB03B6"/>
    <w:rsid w:val="00AB7501"/>
    <w:rsid w:val="00AC20BB"/>
    <w:rsid w:val="00B112BF"/>
    <w:rsid w:val="00B26E9E"/>
    <w:rsid w:val="00B307A3"/>
    <w:rsid w:val="00B36E67"/>
    <w:rsid w:val="00B37E29"/>
    <w:rsid w:val="00B521BA"/>
    <w:rsid w:val="00B653FB"/>
    <w:rsid w:val="00B90D56"/>
    <w:rsid w:val="00BB46A6"/>
    <w:rsid w:val="00BD3C5A"/>
    <w:rsid w:val="00BE365C"/>
    <w:rsid w:val="00BF2144"/>
    <w:rsid w:val="00C017E4"/>
    <w:rsid w:val="00C55805"/>
    <w:rsid w:val="00C717CF"/>
    <w:rsid w:val="00C97956"/>
    <w:rsid w:val="00CA6AB5"/>
    <w:rsid w:val="00CC76A4"/>
    <w:rsid w:val="00D03FA8"/>
    <w:rsid w:val="00D12E6A"/>
    <w:rsid w:val="00D215C0"/>
    <w:rsid w:val="00D25C09"/>
    <w:rsid w:val="00D3095B"/>
    <w:rsid w:val="00D47A97"/>
    <w:rsid w:val="00D65C9B"/>
    <w:rsid w:val="00DA1CF8"/>
    <w:rsid w:val="00DA6103"/>
    <w:rsid w:val="00DB265B"/>
    <w:rsid w:val="00DB30E8"/>
    <w:rsid w:val="00E25F76"/>
    <w:rsid w:val="00E27C05"/>
    <w:rsid w:val="00E34A49"/>
    <w:rsid w:val="00E369DB"/>
    <w:rsid w:val="00E42ED2"/>
    <w:rsid w:val="00E47C65"/>
    <w:rsid w:val="00E606CD"/>
    <w:rsid w:val="00E67A26"/>
    <w:rsid w:val="00E70F3A"/>
    <w:rsid w:val="00E82FF3"/>
    <w:rsid w:val="00E8632D"/>
    <w:rsid w:val="00E94E24"/>
    <w:rsid w:val="00EA0DF7"/>
    <w:rsid w:val="00EA5EBB"/>
    <w:rsid w:val="00EB10E0"/>
    <w:rsid w:val="00EC1E05"/>
    <w:rsid w:val="00EC3AEB"/>
    <w:rsid w:val="00EC5B2F"/>
    <w:rsid w:val="00ED3CFA"/>
    <w:rsid w:val="00ED69FB"/>
    <w:rsid w:val="00EE151B"/>
    <w:rsid w:val="00EF4F27"/>
    <w:rsid w:val="00F021CB"/>
    <w:rsid w:val="00F101E1"/>
    <w:rsid w:val="00F35E23"/>
    <w:rsid w:val="00F4740C"/>
    <w:rsid w:val="00F61ECF"/>
    <w:rsid w:val="00F7149F"/>
    <w:rsid w:val="00F759FC"/>
    <w:rsid w:val="00F76E47"/>
    <w:rsid w:val="00F85F34"/>
    <w:rsid w:val="00FF51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492"/>
    <w:rPr>
      <w:rFonts w:ascii="Times New Roman" w:hAnsi="Times New Roman"/>
      <w:sz w:val="24"/>
    </w:rPr>
  </w:style>
  <w:style w:type="paragraph" w:styleId="Heading1">
    <w:name w:val="heading 1"/>
    <w:basedOn w:val="Normal"/>
    <w:next w:val="Normal"/>
    <w:link w:val="Heading1Char"/>
    <w:uiPriority w:val="9"/>
    <w:qFormat/>
    <w:rsid w:val="00ED69FB"/>
    <w:pPr>
      <w:keepNext/>
      <w:keepLines/>
      <w:spacing w:before="480" w:after="0"/>
      <w:outlineLvl w:val="0"/>
    </w:pPr>
    <w:rPr>
      <w:rFonts w:asciiTheme="majorHAnsi" w:eastAsiaTheme="majorEastAsia" w:hAnsiTheme="majorHAnsi" w:cstheme="majorBidi"/>
      <w:b/>
      <w:bCs/>
      <w:color w:val="1F497D" w:themeColor="text2"/>
      <w:sz w:val="28"/>
      <w:szCs w:val="28"/>
      <w:lang w:val="en-GB"/>
    </w:rPr>
  </w:style>
  <w:style w:type="paragraph" w:styleId="Heading2">
    <w:name w:val="heading 2"/>
    <w:basedOn w:val="Normal"/>
    <w:next w:val="Normal"/>
    <w:link w:val="Heading2Char"/>
    <w:uiPriority w:val="9"/>
    <w:unhideWhenUsed/>
    <w:qFormat/>
    <w:rsid w:val="00323D11"/>
    <w:pPr>
      <w:keepNext/>
      <w:keepLines/>
      <w:spacing w:before="200" w:after="0"/>
      <w:outlineLvl w:val="1"/>
    </w:pPr>
    <w:rPr>
      <w:rFonts w:asciiTheme="majorHAnsi" w:eastAsiaTheme="majorEastAsia" w:hAnsiTheme="majorHAnsi" w:cstheme="majorBidi"/>
      <w:b/>
      <w:bCs/>
      <w:color w:val="000000" w:themeColor="text1"/>
      <w:szCs w:val="26"/>
      <w:lang w:val="en-GB"/>
    </w:rPr>
  </w:style>
  <w:style w:type="paragraph" w:styleId="Heading3">
    <w:name w:val="heading 3"/>
    <w:basedOn w:val="Normal"/>
    <w:next w:val="Normal"/>
    <w:link w:val="Heading3Char"/>
    <w:uiPriority w:val="9"/>
    <w:unhideWhenUsed/>
    <w:qFormat/>
    <w:rsid w:val="008D7417"/>
    <w:pPr>
      <w:keepNext/>
      <w:keepLines/>
      <w:spacing w:before="40" w:after="0"/>
      <w:outlineLvl w:val="2"/>
    </w:pPr>
    <w:rPr>
      <w:rFonts w:asciiTheme="majorHAnsi" w:eastAsiaTheme="majorEastAsia" w:hAnsiTheme="majorHAnsi"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816"/>
    <w:pPr>
      <w:ind w:left="720"/>
      <w:contextualSpacing/>
    </w:pPr>
    <w:rPr>
      <w:rFonts w:eastAsia="SimSun" w:cs="Arial"/>
      <w:lang w:val="en-GB"/>
    </w:rPr>
  </w:style>
  <w:style w:type="character" w:styleId="CommentReference">
    <w:name w:val="annotation reference"/>
    <w:uiPriority w:val="99"/>
    <w:semiHidden/>
    <w:unhideWhenUsed/>
    <w:rsid w:val="009E5816"/>
    <w:rPr>
      <w:sz w:val="16"/>
      <w:szCs w:val="16"/>
    </w:rPr>
  </w:style>
  <w:style w:type="paragraph" w:styleId="CommentText">
    <w:name w:val="annotation text"/>
    <w:basedOn w:val="Normal"/>
    <w:link w:val="CommentTextChar"/>
    <w:uiPriority w:val="99"/>
    <w:semiHidden/>
    <w:unhideWhenUsed/>
    <w:rsid w:val="009E5816"/>
    <w:pPr>
      <w:spacing w:line="240" w:lineRule="auto"/>
    </w:pPr>
    <w:rPr>
      <w:rFonts w:eastAsia="SimSun" w:cs="Arial"/>
      <w:sz w:val="20"/>
      <w:szCs w:val="20"/>
      <w:lang w:val="en-GB"/>
    </w:rPr>
  </w:style>
  <w:style w:type="character" w:customStyle="1" w:styleId="CommentTextChar">
    <w:name w:val="Comment Text Char"/>
    <w:basedOn w:val="DefaultParagraphFont"/>
    <w:link w:val="CommentText"/>
    <w:uiPriority w:val="99"/>
    <w:semiHidden/>
    <w:rsid w:val="009E5816"/>
    <w:rPr>
      <w:rFonts w:ascii="Times New Roman" w:eastAsia="SimSun" w:hAnsi="Times New Roman" w:cs="Arial"/>
      <w:sz w:val="20"/>
      <w:szCs w:val="20"/>
      <w:lang w:val="en-GB"/>
    </w:rPr>
  </w:style>
  <w:style w:type="character" w:customStyle="1" w:styleId="Heading1Char">
    <w:name w:val="Heading 1 Char"/>
    <w:basedOn w:val="DefaultParagraphFont"/>
    <w:link w:val="Heading1"/>
    <w:uiPriority w:val="9"/>
    <w:rsid w:val="00ED69FB"/>
    <w:rPr>
      <w:rFonts w:asciiTheme="majorHAnsi" w:eastAsiaTheme="majorEastAsia" w:hAnsiTheme="majorHAnsi" w:cstheme="majorBidi"/>
      <w:b/>
      <w:bCs/>
      <w:color w:val="1F497D" w:themeColor="text2"/>
      <w:sz w:val="28"/>
      <w:szCs w:val="28"/>
      <w:lang w:val="en-GB"/>
    </w:rPr>
  </w:style>
  <w:style w:type="paragraph" w:styleId="BalloonText">
    <w:name w:val="Balloon Text"/>
    <w:basedOn w:val="Normal"/>
    <w:link w:val="BalloonTextChar"/>
    <w:uiPriority w:val="99"/>
    <w:semiHidden/>
    <w:unhideWhenUsed/>
    <w:rsid w:val="00E82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FF3"/>
    <w:rPr>
      <w:rFonts w:ascii="Tahoma" w:hAnsi="Tahoma" w:cs="Tahoma"/>
      <w:sz w:val="16"/>
      <w:szCs w:val="16"/>
    </w:rPr>
  </w:style>
  <w:style w:type="paragraph" w:styleId="Header">
    <w:name w:val="header"/>
    <w:basedOn w:val="Normal"/>
    <w:link w:val="HeaderChar"/>
    <w:uiPriority w:val="99"/>
    <w:unhideWhenUsed/>
    <w:rsid w:val="00E82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FF3"/>
  </w:style>
  <w:style w:type="paragraph" w:styleId="Footer">
    <w:name w:val="footer"/>
    <w:basedOn w:val="Normal"/>
    <w:link w:val="FooterChar"/>
    <w:uiPriority w:val="99"/>
    <w:unhideWhenUsed/>
    <w:rsid w:val="00E82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FF3"/>
  </w:style>
  <w:style w:type="paragraph" w:styleId="FootnoteText">
    <w:name w:val="footnote text"/>
    <w:basedOn w:val="Normal"/>
    <w:link w:val="FootnoteTextChar"/>
    <w:uiPriority w:val="99"/>
    <w:unhideWhenUsed/>
    <w:rsid w:val="009E5810"/>
    <w:pPr>
      <w:spacing w:after="0" w:line="240" w:lineRule="auto"/>
    </w:pPr>
    <w:rPr>
      <w:sz w:val="20"/>
      <w:szCs w:val="20"/>
    </w:rPr>
  </w:style>
  <w:style w:type="character" w:customStyle="1" w:styleId="FootnoteTextChar">
    <w:name w:val="Footnote Text Char"/>
    <w:basedOn w:val="DefaultParagraphFont"/>
    <w:link w:val="FootnoteText"/>
    <w:uiPriority w:val="99"/>
    <w:rsid w:val="009E5810"/>
    <w:rPr>
      <w:sz w:val="20"/>
      <w:szCs w:val="20"/>
    </w:rPr>
  </w:style>
  <w:style w:type="character" w:styleId="FootnoteReference">
    <w:name w:val="footnote reference"/>
    <w:basedOn w:val="DefaultParagraphFont"/>
    <w:uiPriority w:val="99"/>
    <w:unhideWhenUsed/>
    <w:rsid w:val="009E5810"/>
    <w:rPr>
      <w:vertAlign w:val="superscript"/>
    </w:rPr>
  </w:style>
  <w:style w:type="character" w:styleId="Hyperlink">
    <w:name w:val="Hyperlink"/>
    <w:basedOn w:val="DefaultParagraphFont"/>
    <w:uiPriority w:val="99"/>
    <w:unhideWhenUsed/>
    <w:rsid w:val="009E5810"/>
    <w:rPr>
      <w:color w:val="0000FF"/>
      <w:u w:val="single"/>
    </w:rPr>
  </w:style>
  <w:style w:type="character" w:customStyle="1" w:styleId="Heading2Char">
    <w:name w:val="Heading 2 Char"/>
    <w:basedOn w:val="DefaultParagraphFont"/>
    <w:link w:val="Heading2"/>
    <w:uiPriority w:val="9"/>
    <w:rsid w:val="00323D11"/>
    <w:rPr>
      <w:rFonts w:asciiTheme="majorHAnsi" w:eastAsiaTheme="majorEastAsia" w:hAnsiTheme="majorHAnsi" w:cstheme="majorBidi"/>
      <w:b/>
      <w:bCs/>
      <w:color w:val="000000" w:themeColor="text1"/>
      <w:sz w:val="24"/>
      <w:szCs w:val="26"/>
      <w:lang w:val="en-GB"/>
    </w:rPr>
  </w:style>
  <w:style w:type="character" w:customStyle="1" w:styleId="Heading3Char">
    <w:name w:val="Heading 3 Char"/>
    <w:basedOn w:val="DefaultParagraphFont"/>
    <w:link w:val="Heading3"/>
    <w:uiPriority w:val="9"/>
    <w:rsid w:val="008D7417"/>
    <w:rPr>
      <w:rFonts w:asciiTheme="majorHAnsi" w:eastAsiaTheme="majorEastAsia" w:hAnsiTheme="majorHAnsi" w:cstheme="majorBidi"/>
      <w:b/>
      <w:i/>
      <w:sz w:val="24"/>
      <w:szCs w:val="24"/>
    </w:rPr>
  </w:style>
  <w:style w:type="paragraph" w:styleId="Caption">
    <w:name w:val="caption"/>
    <w:basedOn w:val="Normal"/>
    <w:next w:val="Normal"/>
    <w:uiPriority w:val="35"/>
    <w:unhideWhenUsed/>
    <w:qFormat/>
    <w:rsid w:val="005C264E"/>
    <w:pPr>
      <w:spacing w:line="240" w:lineRule="auto"/>
    </w:pPr>
    <w:rPr>
      <w:rFonts w:eastAsia="SimSun" w:cs="Arial"/>
      <w:b/>
      <w:bCs/>
      <w:color w:val="5B9BD5"/>
      <w:sz w:val="18"/>
      <w:szCs w:val="18"/>
      <w:lang w:val="en-GB"/>
    </w:rPr>
  </w:style>
  <w:style w:type="character" w:styleId="Strong">
    <w:name w:val="Strong"/>
    <w:aliases w:val="table"/>
    <w:basedOn w:val="DefaultParagraphFont"/>
    <w:uiPriority w:val="22"/>
    <w:qFormat/>
    <w:rsid w:val="001B4CBE"/>
    <w:rPr>
      <w:rFonts w:ascii="Times New Roman" w:hAnsi="Times New Roman"/>
      <w:b/>
      <w:bCs/>
      <w:color w:val="auto"/>
      <w:sz w:val="22"/>
    </w:rPr>
  </w:style>
  <w:style w:type="paragraph" w:customStyle="1" w:styleId="Compact">
    <w:name w:val="Compact"/>
    <w:basedOn w:val="Normal"/>
    <w:qFormat/>
    <w:rsid w:val="001B4CBE"/>
    <w:pPr>
      <w:spacing w:before="36" w:after="36" w:line="240" w:lineRule="auto"/>
    </w:pPr>
    <w:rPr>
      <w:rFonts w:eastAsiaTheme="minorHAnsi"/>
      <w:szCs w:val="24"/>
      <w:lang w:eastAsia="en-US"/>
    </w:rPr>
  </w:style>
  <w:style w:type="table" w:customStyle="1" w:styleId="LightShading-Accent11">
    <w:name w:val="Light Shading - Accent 11"/>
    <w:basedOn w:val="TableNormal"/>
    <w:uiPriority w:val="60"/>
    <w:rsid w:val="001B4CBE"/>
    <w:pPr>
      <w:spacing w:after="0" w:line="240" w:lineRule="auto"/>
    </w:pPr>
    <w:rPr>
      <w:color w:val="365F91" w:themeColor="accent1" w:themeShade="BF"/>
      <w:lang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dTable5Dark-Accent11">
    <w:name w:val="Grid Table 5 Dark - Accent 11"/>
    <w:basedOn w:val="TableNormal"/>
    <w:uiPriority w:val="50"/>
    <w:rsid w:val="001B4CBE"/>
    <w:pPr>
      <w:spacing w:after="0" w:line="240" w:lineRule="auto"/>
    </w:pPr>
    <w:rPr>
      <w:lang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1B4CBE"/>
    <w:pPr>
      <w:spacing w:after="0" w:line="240" w:lineRule="auto"/>
    </w:pPr>
    <w:rPr>
      <w:rFonts w:ascii="Times New Roman" w:eastAsia="SimSun" w:hAnsi="Times New Roman" w:cs="Arial"/>
      <w:sz w:val="24"/>
      <w:lang w:val="en-GB"/>
    </w:rPr>
  </w:style>
  <w:style w:type="table" w:customStyle="1" w:styleId="TableGridLight1">
    <w:name w:val="Table Grid Light1"/>
    <w:basedOn w:val="TableNormal"/>
    <w:uiPriority w:val="40"/>
    <w:rsid w:val="006322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632222"/>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A3DD0"/>
    <w:pPr>
      <w:spacing w:after="0"/>
    </w:pPr>
  </w:style>
  <w:style w:type="paragraph" w:styleId="TOCHeading">
    <w:name w:val="TOC Heading"/>
    <w:basedOn w:val="Heading1"/>
    <w:next w:val="Normal"/>
    <w:uiPriority w:val="39"/>
    <w:unhideWhenUsed/>
    <w:qFormat/>
    <w:rsid w:val="00EC5B2F"/>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EC5B2F"/>
    <w:pPr>
      <w:spacing w:after="100"/>
    </w:pPr>
  </w:style>
  <w:style w:type="paragraph" w:styleId="TOC2">
    <w:name w:val="toc 2"/>
    <w:basedOn w:val="Normal"/>
    <w:next w:val="Normal"/>
    <w:autoRedefine/>
    <w:uiPriority w:val="39"/>
    <w:unhideWhenUsed/>
    <w:rsid w:val="00890C73"/>
    <w:pPr>
      <w:tabs>
        <w:tab w:val="right" w:leader="dot" w:pos="9350"/>
      </w:tabs>
      <w:spacing w:after="0" w:line="240" w:lineRule="auto"/>
      <w:ind w:left="238"/>
    </w:pPr>
  </w:style>
  <w:style w:type="paragraph" w:styleId="TOC3">
    <w:name w:val="toc 3"/>
    <w:basedOn w:val="Normal"/>
    <w:next w:val="Normal"/>
    <w:autoRedefine/>
    <w:uiPriority w:val="39"/>
    <w:unhideWhenUsed/>
    <w:rsid w:val="00EC5B2F"/>
    <w:pPr>
      <w:spacing w:after="100"/>
      <w:ind w:left="480"/>
    </w:pPr>
  </w:style>
  <w:style w:type="table" w:styleId="TableGrid">
    <w:name w:val="Table Grid"/>
    <w:basedOn w:val="TableNormal"/>
    <w:uiPriority w:val="59"/>
    <w:rsid w:val="00B52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21B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B521BA"/>
    <w:rPr>
      <w:rFonts w:eastAsiaTheme="minorEastAsia" w:cstheme="minorBidi"/>
      <w:b/>
      <w:bCs/>
      <w:lang w:val="en-US"/>
    </w:rPr>
  </w:style>
  <w:style w:type="character" w:customStyle="1" w:styleId="CommentSubjectChar">
    <w:name w:val="Comment Subject Char"/>
    <w:basedOn w:val="CommentTextChar"/>
    <w:link w:val="CommentSubject"/>
    <w:uiPriority w:val="99"/>
    <w:semiHidden/>
    <w:rsid w:val="00B521BA"/>
    <w:rPr>
      <w:rFonts w:ascii="Times New Roman" w:eastAsia="SimSun" w:hAnsi="Times New Roman" w:cs="Arial"/>
      <w:b/>
      <w:bCs/>
      <w:sz w:val="20"/>
      <w:szCs w:val="20"/>
      <w:lang w:val="en-GB"/>
    </w:rPr>
  </w:style>
  <w:style w:type="paragraph" w:customStyle="1" w:styleId="TableContents">
    <w:name w:val="Table Contents"/>
    <w:basedOn w:val="Normal"/>
    <w:rsid w:val="000930DD"/>
    <w:pPr>
      <w:widowControl w:val="0"/>
      <w:suppressLineNumbers/>
      <w:suppressAutoHyphens/>
      <w:spacing w:after="0" w:line="240" w:lineRule="auto"/>
    </w:pPr>
    <w:rPr>
      <w:rFonts w:ascii="Liberation Serif" w:eastAsia="Droid Sans Fallback" w:hAnsi="Liberation Serif" w:cs="FreeSans"/>
      <w:szCs w:val="24"/>
      <w:lang w:val="en-NZ" w:bidi="hi-IN"/>
    </w:rPr>
  </w:style>
  <w:style w:type="table" w:customStyle="1" w:styleId="MediumShading1-Accent11">
    <w:name w:val="Medium Shading 1 - Accent 11"/>
    <w:basedOn w:val="TableNormal"/>
    <w:uiPriority w:val="63"/>
    <w:rsid w:val="000930D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1_all\master.docx" TargetMode="External"/><Relationship Id="rId18" Type="http://schemas.openxmlformats.org/officeDocument/2006/relationships/chart" Target="charts/chart1.xml"/><Relationship Id="rId26" Type="http://schemas.openxmlformats.org/officeDocument/2006/relationships/image" Target="media/image8.png"/><Relationship Id="rId39" Type="http://schemas.openxmlformats.org/officeDocument/2006/relationships/image" Target="media/image19.wmf"/><Relationship Id="rId21" Type="http://schemas.openxmlformats.org/officeDocument/2006/relationships/hyperlink" Target="http://unstats.un.org/unsd/trade/methodology%20imts.htm" TargetMode="External"/><Relationship Id="rId34" Type="http://schemas.openxmlformats.org/officeDocument/2006/relationships/image" Target="media/image16.png"/><Relationship Id="rId42" Type="http://schemas.openxmlformats.org/officeDocument/2006/relationships/oleObject" Target="embeddings/oleObject4.bin"/><Relationship Id="rId47" Type="http://schemas.openxmlformats.org/officeDocument/2006/relationships/image" Target="media/image25.png"/><Relationship Id="rId50" Type="http://schemas.openxmlformats.org/officeDocument/2006/relationships/chart" Target="charts/chart3.xml"/><Relationship Id="rId55" Type="http://schemas.openxmlformats.org/officeDocument/2006/relationships/image" Target="media/image31.emf"/><Relationship Id="rId63" Type="http://schemas.openxmlformats.org/officeDocument/2006/relationships/image" Target="media/image39.emf"/><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file:///C:\Users\schmidhube\Dropbox\SWS\1_all\maste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8.wmf"/><Relationship Id="rId40" Type="http://schemas.openxmlformats.org/officeDocument/2006/relationships/oleObject" Target="embeddings/oleObject3.bin"/><Relationship Id="rId45" Type="http://schemas.openxmlformats.org/officeDocument/2006/relationships/image" Target="media/image23.png"/><Relationship Id="rId53" Type="http://schemas.openxmlformats.org/officeDocument/2006/relationships/image" Target="media/image29.emf"/><Relationship Id="rId58" Type="http://schemas.openxmlformats.org/officeDocument/2006/relationships/image" Target="media/image34.emf"/><Relationship Id="rId66" Type="http://schemas.openxmlformats.org/officeDocument/2006/relationships/image" Target="media/image42.emf"/><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chart" Target="charts/chart2.xml"/><Relationship Id="rId57" Type="http://schemas.openxmlformats.org/officeDocument/2006/relationships/image" Target="media/image33.png"/><Relationship Id="rId61" Type="http://schemas.openxmlformats.org/officeDocument/2006/relationships/image" Target="media/image37.emf"/><Relationship Id="rId10" Type="http://schemas.openxmlformats.org/officeDocument/2006/relationships/hyperlink" Target="file:///C:\Users\schmidhube\Dropbox\SWS\1_all\master.docx"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1.emf"/><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C:\Users\schmidhube\Dropbox\SWS\1_all\master.docx" TargetMode="External"/><Relationship Id="rId14" Type="http://schemas.openxmlformats.org/officeDocument/2006/relationships/hyperlink" Target="file:///C:\Users\schmidhube\Dropbox\SWS\1_all\master.docx" TargetMode="External"/><Relationship Id="rId22" Type="http://schemas.openxmlformats.org/officeDocument/2006/relationships/hyperlink" Target="http://unstats.un.org/unsd/trade/imts/imts_default.ht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40.emf"/><Relationship Id="rId69" Type="http://schemas.openxmlformats.org/officeDocument/2006/relationships/footer" Target="footer1.xml"/><Relationship Id="rId8" Type="http://schemas.openxmlformats.org/officeDocument/2006/relationships/hyperlink" Target="file:///C:\Users\schmidhube\Dropbox\SWS\1_all\master.docx" TargetMode="External"/><Relationship Id="rId51" Type="http://schemas.openxmlformats.org/officeDocument/2006/relationships/image" Target="media/image27.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chmidhube\Dropbox\SWS\1_all\master.docx"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oleObject" Target="embeddings/oleObject2.bin"/><Relationship Id="rId46" Type="http://schemas.openxmlformats.org/officeDocument/2006/relationships/image" Target="media/image24.png"/><Relationship Id="rId59" Type="http://schemas.openxmlformats.org/officeDocument/2006/relationships/image" Target="media/image35.emf"/><Relationship Id="rId67" Type="http://schemas.openxmlformats.org/officeDocument/2006/relationships/header" Target="header1.xml"/><Relationship Id="rId20" Type="http://schemas.openxmlformats.org/officeDocument/2006/relationships/hyperlink" Target="http://comtrade.un.org/" TargetMode="External"/><Relationship Id="rId41" Type="http://schemas.openxmlformats.org/officeDocument/2006/relationships/image" Target="media/image20.wmf"/><Relationship Id="rId54" Type="http://schemas.openxmlformats.org/officeDocument/2006/relationships/image" Target="media/image30.emf"/><Relationship Id="rId62" Type="http://schemas.openxmlformats.org/officeDocument/2006/relationships/image" Target="media/image38.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fao.org/docrep/003/X9892E/X9892E00.HTM" TargetMode="External"/><Relationship Id="rId3" Type="http://schemas.openxmlformats.org/officeDocument/2006/relationships/hyperlink" Target="http://www.fao.org/waicent/faoinfo/economic/faodef/faodefe.htm" TargetMode="External"/><Relationship Id="rId7" Type="http://schemas.openxmlformats.org/officeDocument/2006/relationships/hyperlink" Target="http://www.cbs.nl/NR/rdonlyres/A8A9AB3B-37F6-480A-BA76-253979DED22D/0/200901x10pub.pdf" TargetMode="External"/><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www.fao.org/docrep/019/i3664e/i3664e.pdf" TargetMode="External"/><Relationship Id="rId6" Type="http://schemas.openxmlformats.org/officeDocument/2006/relationships/hyperlink" Target="http://www.fao.org/docrep/003/X9892E/X9892E00.htm" TargetMode="External"/><Relationship Id="rId11" Type="http://schemas.openxmlformats.org/officeDocument/2006/relationships/hyperlink" Target="javascript:change_note_by_frame('19.01','II1102','2012','EN',true,'l_flat','yes');" TargetMode="External"/><Relationship Id="rId5" Type="http://schemas.openxmlformats.org/officeDocument/2006/relationships/hyperlink" Target="http://unstats.un.org/unsd/publication/SeriesM/SeriesM_34rev4e.pdf" TargetMode="External"/><Relationship Id="rId10" Type="http://schemas.openxmlformats.org/officeDocument/2006/relationships/hyperlink" Target="http://www.fao.org/docrep/003/X9892E/X9892E00.HTM" TargetMode="External"/><Relationship Id="rId4" Type="http://schemas.openxmlformats.org/officeDocument/2006/relationships/hyperlink" Target="http://unstats.un.org/unsd/cr/registry/regcst.asp?Cl=28" TargetMode="External"/><Relationship Id="rId9" Type="http://schemas.openxmlformats.org/officeDocument/2006/relationships/hyperlink" Target="http://unstats.un.org/unsd/class/intercop/expertgroup/2013/AC267-5.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48100992"/>
        <c:axId val="148102528"/>
      </c:lineChart>
      <c:catAx>
        <c:axId val="148100992"/>
        <c:scaling>
          <c:orientation val="minMax"/>
        </c:scaling>
        <c:axPos val="b"/>
        <c:numFmt formatCode="General" sourceLinked="0"/>
        <c:majorTickMark val="none"/>
        <c:tickLblPos val="nextTo"/>
        <c:crossAx val="148102528"/>
        <c:crosses val="autoZero"/>
        <c:auto val="1"/>
        <c:lblAlgn val="ctr"/>
        <c:lblOffset val="100"/>
      </c:catAx>
      <c:valAx>
        <c:axId val="148102528"/>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48100992"/>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11.579186000000057</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23.25344699999987</c:v>
                </c:pt>
                <c:pt idx="23">
                  <c:v>25.373436999999896</c:v>
                </c:pt>
                <c:pt idx="24">
                  <c:v>27.711466999999999</c:v>
                </c:pt>
                <c:pt idx="25">
                  <c:v>28.520382999999892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50.223936000000229</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127.35277599999937</c:v>
                </c:pt>
                <c:pt idx="46">
                  <c:v>154.59884800000088</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16.796043999999878</c:v>
                </c:pt>
                <c:pt idx="32">
                  <c:v>16.623384999999999</c:v>
                </c:pt>
                <c:pt idx="33">
                  <c:v>18.295205999999986</c:v>
                </c:pt>
                <c:pt idx="34">
                  <c:v>19.681920999999999</c:v>
                </c:pt>
                <c:pt idx="35">
                  <c:v>22.329274999999999</c:v>
                </c:pt>
                <c:pt idx="36">
                  <c:v>22.312858000000148</c:v>
                </c:pt>
                <c:pt idx="37">
                  <c:v>25.877208000000035</c:v>
                </c:pt>
                <c:pt idx="38">
                  <c:v>27.579985000000118</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74.090665000000428</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1.131999999999993</c:v>
                </c:pt>
                <c:pt idx="10">
                  <c:v>1.278999999999993</c:v>
                </c:pt>
                <c:pt idx="11">
                  <c:v>1.2209999999999925</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84462976"/>
        <c:axId val="119960704"/>
      </c:lineChart>
      <c:catAx>
        <c:axId val="844629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60704"/>
        <c:crosses val="autoZero"/>
        <c:auto val="1"/>
        <c:lblAlgn val="ctr"/>
        <c:lblOffset val="100"/>
      </c:catAx>
      <c:valAx>
        <c:axId val="1199607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629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b="0"/>
              <a:t>Residual</a:t>
            </a:r>
            <a:r>
              <a:rPr lang="en-US" b="0" baseline="0"/>
              <a:t> Other Uses Density</a:t>
            </a:r>
            <a:endParaRPr lang="en-US" b="0"/>
          </a:p>
        </c:rich>
      </c:tx>
    </c:title>
    <c:plotArea>
      <c:layout/>
      <c:scatterChart>
        <c:scatterStyle val="lineMarker"/>
        <c:ser>
          <c:idx val="1"/>
          <c:order val="0"/>
          <c:tx>
            <c:strRef>
              <c:f>Sheet1!$B$1</c:f>
              <c:strCache>
                <c:ptCount val="1"/>
                <c:pt idx="0">
                  <c:v>Dens1</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0.65000000000000346</c:v>
                </c:pt>
                <c:pt idx="14">
                  <c:v>0.70000000000000062</c:v>
                </c:pt>
                <c:pt idx="15">
                  <c:v>0.75000000000000322</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1.9500000000000071</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Sheet1!$B$2:$B$115</c:f>
              <c:numCache>
                <c:formatCode>General</c:formatCode>
                <c:ptCount val="114"/>
                <c:pt idx="0">
                  <c:v>1</c:v>
                </c:pt>
                <c:pt idx="1">
                  <c:v>0.95122942450071735</c:v>
                </c:pt>
                <c:pt idx="2">
                  <c:v>0.90483741803595952</c:v>
                </c:pt>
                <c:pt idx="3">
                  <c:v>0.86070797642506158</c:v>
                </c:pt>
                <c:pt idx="4">
                  <c:v>0.81873075307798182</c:v>
                </c:pt>
                <c:pt idx="5">
                  <c:v>0.77880078307140665</c:v>
                </c:pt>
                <c:pt idx="6">
                  <c:v>0.74081822068171865</c:v>
                </c:pt>
                <c:pt idx="7">
                  <c:v>0.70468808971871344</c:v>
                </c:pt>
                <c:pt idx="8">
                  <c:v>0.67032004603564233</c:v>
                </c:pt>
                <c:pt idx="9">
                  <c:v>0.63762815162177933</c:v>
                </c:pt>
                <c:pt idx="10">
                  <c:v>0.60653065971263009</c:v>
                </c:pt>
                <c:pt idx="11">
                  <c:v>0.57694981038049553</c:v>
                </c:pt>
                <c:pt idx="12">
                  <c:v>0.54881163609403039</c:v>
                </c:pt>
                <c:pt idx="13">
                  <c:v>0.52204577676101604</c:v>
                </c:pt>
                <c:pt idx="14">
                  <c:v>0.49658530379141175</c:v>
                </c:pt>
                <c:pt idx="15">
                  <c:v>0.4723665527410148</c:v>
                </c:pt>
                <c:pt idx="16">
                  <c:v>0.44932896411722489</c:v>
                </c:pt>
                <c:pt idx="17">
                  <c:v>0.42741493194872926</c:v>
                </c:pt>
                <c:pt idx="18">
                  <c:v>0.406569659740599</c:v>
                </c:pt>
                <c:pt idx="19">
                  <c:v>0.38674102345450112</c:v>
                </c:pt>
                <c:pt idx="20">
                  <c:v>0.36787944117144522</c:v>
                </c:pt>
                <c:pt idx="21">
                  <c:v>0.34993774911115527</c:v>
                </c:pt>
                <c:pt idx="22">
                  <c:v>0.33287108369808216</c:v>
                </c:pt>
                <c:pt idx="23">
                  <c:v>0.3166367693790576</c:v>
                </c:pt>
                <c:pt idx="24">
                  <c:v>0.30119421191220402</c:v>
                </c:pt>
                <c:pt idx="25">
                  <c:v>0.28650479686018998</c:v>
                </c:pt>
                <c:pt idx="26">
                  <c:v>0.27253179303401248</c:v>
                </c:pt>
                <c:pt idx="27">
                  <c:v>0.2592402606458914</c:v>
                </c:pt>
                <c:pt idx="28">
                  <c:v>0.24659696394160641</c:v>
                </c:pt>
                <c:pt idx="29">
                  <c:v>0.23457028809379751</c:v>
                </c:pt>
                <c:pt idx="30">
                  <c:v>0.22313016014842971</c:v>
                </c:pt>
                <c:pt idx="31">
                  <c:v>0.21224797382674393</c:v>
                </c:pt>
                <c:pt idx="32">
                  <c:v>0.20189651799465438</c:v>
                </c:pt>
                <c:pt idx="33">
                  <c:v>0.19204990862075397</c:v>
                </c:pt>
                <c:pt idx="34">
                  <c:v>0.1826835240527345</c:v>
                </c:pt>
                <c:pt idx="35">
                  <c:v>0.17377394345044544</c:v>
                </c:pt>
                <c:pt idx="36">
                  <c:v>0.16529888822158639</c:v>
                </c:pt>
                <c:pt idx="37">
                  <c:v>0.15723716631362791</c:v>
                </c:pt>
                <c:pt idx="38">
                  <c:v>0.1495686192226349</c:v>
                </c:pt>
                <c:pt idx="39">
                  <c:v>0.14227407158651342</c:v>
                </c:pt>
                <c:pt idx="40">
                  <c:v>0.13533528323661256</c:v>
                </c:pt>
                <c:pt idx="41">
                  <c:v>0.12873490358780518</c:v>
                </c:pt>
                <c:pt idx="42">
                  <c:v>0.12245642825298222</c:v>
                </c:pt>
                <c:pt idx="43">
                  <c:v>0.11648415777349692</c:v>
                </c:pt>
                <c:pt idx="44">
                  <c:v>0.11080315836233387</c:v>
                </c:pt>
                <c:pt idx="45">
                  <c:v>0.10539922456186462</c:v>
                </c:pt>
                <c:pt idx="46">
                  <c:v>0.10025884372280375</c:v>
                </c:pt>
                <c:pt idx="47">
                  <c:v>9.5369162215549724E-2</c:v>
                </c:pt>
                <c:pt idx="48">
                  <c:v>9.0717953289412567E-2</c:v>
                </c:pt>
                <c:pt idx="49">
                  <c:v>8.6293586499370509E-2</c:v>
                </c:pt>
                <c:pt idx="50">
                  <c:v>8.2084998623898897E-2</c:v>
                </c:pt>
                <c:pt idx="51">
                  <c:v>7.8081666001153238E-2</c:v>
                </c:pt>
                <c:pt idx="52">
                  <c:v>7.4273578214333974E-2</c:v>
                </c:pt>
                <c:pt idx="53">
                  <c:v>7.0651213060429693E-2</c:v>
                </c:pt>
                <c:pt idx="54">
                  <c:v>6.7205512739749868E-2</c:v>
                </c:pt>
                <c:pt idx="55">
                  <c:v>6.3927861206707681E-2</c:v>
                </c:pt>
                <c:pt idx="56">
                  <c:v>6.0810062625218132E-2</c:v>
                </c:pt>
                <c:pt idx="57">
                  <c:v>5.7844320874838914E-2</c:v>
                </c:pt>
                <c:pt idx="58">
                  <c:v>5.5023220056407744E-2</c:v>
                </c:pt>
                <c:pt idx="59">
                  <c:v>5.2339705948432534E-2</c:v>
                </c:pt>
                <c:pt idx="60">
                  <c:v>4.9787068367864076E-2</c:v>
                </c:pt>
                <c:pt idx="61">
                  <c:v>4.7358924391141567E-2</c:v>
                </c:pt>
                <c:pt idx="62">
                  <c:v>4.5049202393557655E-2</c:v>
                </c:pt>
                <c:pt idx="63">
                  <c:v>4.2852126867040534E-2</c:v>
                </c:pt>
                <c:pt idx="64">
                  <c:v>4.0762203978366822E-2</c:v>
                </c:pt>
                <c:pt idx="65">
                  <c:v>3.8774207831722182E-2</c:v>
                </c:pt>
                <c:pt idx="66">
                  <c:v>3.6883167401240466E-2</c:v>
                </c:pt>
                <c:pt idx="67">
                  <c:v>3.5084354100845171E-2</c:v>
                </c:pt>
                <c:pt idx="68">
                  <c:v>3.3373269960326218E-2</c:v>
                </c:pt>
                <c:pt idx="69">
                  <c:v>3.1745636378068084E-2</c:v>
                </c:pt>
                <c:pt idx="70">
                  <c:v>3.0197383422318692E-2</c:v>
                </c:pt>
                <c:pt idx="71">
                  <c:v>2.8724639654239548E-2</c:v>
                </c:pt>
                <c:pt idx="72">
                  <c:v>2.7323722447292691E-2</c:v>
                </c:pt>
                <c:pt idx="73">
                  <c:v>2.5991128778755482E-2</c:v>
                </c:pt>
                <c:pt idx="74">
                  <c:v>2.4723526470339541E-2</c:v>
                </c:pt>
                <c:pt idx="75">
                  <c:v>2.3517745856009242E-2</c:v>
                </c:pt>
                <c:pt idx="76">
                  <c:v>2.2370771856165816E-2</c:v>
                </c:pt>
                <c:pt idx="77">
                  <c:v>2.1279736438377467E-2</c:v>
                </c:pt>
                <c:pt idx="78">
                  <c:v>2.0241911445804759E-2</c:v>
                </c:pt>
                <c:pt idx="79">
                  <c:v>1.9254701775387156E-2</c:v>
                </c:pt>
                <c:pt idx="80">
                  <c:v>1.8315638888734293E-2</c:v>
                </c:pt>
                <c:pt idx="81">
                  <c:v>1.7422374639493681E-2</c:v>
                </c:pt>
                <c:pt idx="82">
                  <c:v>1.6572675401761421E-2</c:v>
                </c:pt>
                <c:pt idx="83">
                  <c:v>1.5764416484854597E-2</c:v>
                </c:pt>
                <c:pt idx="84">
                  <c:v>1.4995576820477811E-2</c:v>
                </c:pt>
                <c:pt idx="85">
                  <c:v>1.4264233908999288E-2</c:v>
                </c:pt>
                <c:pt idx="86">
                  <c:v>1.3568559012201149E-2</c:v>
                </c:pt>
                <c:pt idx="87">
                  <c:v>1.2906812580479958E-2</c:v>
                </c:pt>
                <c:pt idx="88">
                  <c:v>1.2277339903068535E-2</c:v>
                </c:pt>
                <c:pt idx="89">
                  <c:v>1.1678566970395536E-2</c:v>
                </c:pt>
                <c:pt idx="90">
                  <c:v>1.1108996538242395E-2</c:v>
                </c:pt>
                <c:pt idx="91">
                  <c:v>1.0567204383852741E-2</c:v>
                </c:pt>
                <c:pt idx="92">
                  <c:v>1.0051835744633749E-2</c:v>
                </c:pt>
                <c:pt idx="93">
                  <c:v>9.5616019305435895E-3</c:v>
                </c:pt>
                <c:pt idx="94">
                  <c:v>9.0952771016958971E-3</c:v>
                </c:pt>
                <c:pt idx="95">
                  <c:v>8.6516952031207729E-3</c:v>
                </c:pt>
                <c:pt idx="96">
                  <c:v>8.2297470490201047E-3</c:v>
                </c:pt>
                <c:pt idx="97">
                  <c:v>7.8283775492258446E-3</c:v>
                </c:pt>
                <c:pt idx="98">
                  <c:v>7.4465830709244465E-3</c:v>
                </c:pt>
                <c:pt idx="99">
                  <c:v>7.0834089290522191E-3</c:v>
                </c:pt>
                <c:pt idx="100">
                  <c:v>6.7379469990855433E-3</c:v>
                </c:pt>
                <c:pt idx="101">
                  <c:v>6.4093334462564534E-3</c:v>
                </c:pt>
                <c:pt idx="102">
                  <c:v>6.0967465655157004E-3</c:v>
                </c:pt>
                <c:pt idx="103">
                  <c:v>5.7994047268422133E-3</c:v>
                </c:pt>
                <c:pt idx="104">
                  <c:v>5.5165644207608514E-3</c:v>
                </c:pt>
                <c:pt idx="105">
                  <c:v>5.2475183991814401E-3</c:v>
                </c:pt>
                <c:pt idx="106">
                  <c:v>4.9915939069102924E-3</c:v>
                </c:pt>
                <c:pt idx="107">
                  <c:v>4.7481509994115514E-3</c:v>
                </c:pt>
                <c:pt idx="108">
                  <c:v>4.5165809426127189E-3</c:v>
                </c:pt>
                <c:pt idx="109">
                  <c:v>4.296304690752417E-3</c:v>
                </c:pt>
                <c:pt idx="110">
                  <c:v>4.0867714384641637E-3</c:v>
                </c:pt>
                <c:pt idx="111">
                  <c:v>3.8874572434761953E-3</c:v>
                </c:pt>
                <c:pt idx="112">
                  <c:v>3.6978637164830032E-3</c:v>
                </c:pt>
                <c:pt idx="113">
                  <c:v>3.5175167749122E-3</c:v>
                </c:pt>
              </c:numCache>
            </c:numRef>
          </c:yVal>
        </c:ser>
        <c:ser>
          <c:idx val="2"/>
          <c:order val="1"/>
          <c:tx>
            <c:strRef>
              <c:f>Sheet1!$C$1</c:f>
              <c:strCache>
                <c:ptCount val="1"/>
                <c:pt idx="0">
                  <c:v>Dens2</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0.65000000000000346</c:v>
                </c:pt>
                <c:pt idx="14">
                  <c:v>0.70000000000000062</c:v>
                </c:pt>
                <c:pt idx="15">
                  <c:v>0.75000000000000322</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1.9500000000000071</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Sheet1!$C$2:$C$115</c:f>
              <c:numCache>
                <c:formatCode>General</c:formatCode>
                <c:ptCount val="114"/>
                <c:pt idx="0">
                  <c:v>2</c:v>
                </c:pt>
                <c:pt idx="1">
                  <c:v>1.809674836071919</c:v>
                </c:pt>
                <c:pt idx="2">
                  <c:v>1.6374615061559636</c:v>
                </c:pt>
                <c:pt idx="3">
                  <c:v>1.4816364413634358</c:v>
                </c:pt>
                <c:pt idx="4">
                  <c:v>1.3406400920712787</c:v>
                </c:pt>
                <c:pt idx="5">
                  <c:v>1.2130613194252609</c:v>
                </c:pt>
                <c:pt idx="6">
                  <c:v>1.0976232721880459</c:v>
                </c:pt>
                <c:pt idx="7">
                  <c:v>0.99317060758281905</c:v>
                </c:pt>
                <c:pt idx="8">
                  <c:v>0.89865792823444324</c:v>
                </c:pt>
                <c:pt idx="9">
                  <c:v>0.8131393194812</c:v>
                </c:pt>
                <c:pt idx="10">
                  <c:v>0.73575888234289089</c:v>
                </c:pt>
                <c:pt idx="11">
                  <c:v>0.66574216739616165</c:v>
                </c:pt>
                <c:pt idx="12">
                  <c:v>0.60238842382440461</c:v>
                </c:pt>
                <c:pt idx="13">
                  <c:v>0.54506358606802519</c:v>
                </c:pt>
                <c:pt idx="14">
                  <c:v>0.49319392788321287</c:v>
                </c:pt>
                <c:pt idx="15">
                  <c:v>0.44626032029685958</c:v>
                </c:pt>
                <c:pt idx="16">
                  <c:v>0.40379303598931071</c:v>
                </c:pt>
                <c:pt idx="17">
                  <c:v>0.36536704810546938</c:v>
                </c:pt>
                <c:pt idx="18">
                  <c:v>0.3305977764431729</c:v>
                </c:pt>
                <c:pt idx="19">
                  <c:v>0.29913723844526979</c:v>
                </c:pt>
                <c:pt idx="20">
                  <c:v>0.27067056647322535</c:v>
                </c:pt>
                <c:pt idx="21">
                  <c:v>0.24491285650596537</c:v>
                </c:pt>
                <c:pt idx="22">
                  <c:v>0.22160631672466763</c:v>
                </c:pt>
                <c:pt idx="23">
                  <c:v>0.20051768744560741</c:v>
                </c:pt>
                <c:pt idx="24">
                  <c:v>0.18143590657882619</c:v>
                </c:pt>
                <c:pt idx="25">
                  <c:v>0.16416999724779743</c:v>
                </c:pt>
                <c:pt idx="26">
                  <c:v>0.14854715642866842</c:v>
                </c:pt>
                <c:pt idx="27">
                  <c:v>0.13441102547950001</c:v>
                </c:pt>
                <c:pt idx="28">
                  <c:v>0.12162012525043658</c:v>
                </c:pt>
                <c:pt idx="29">
                  <c:v>0.11004644011281432</c:v>
                </c:pt>
                <c:pt idx="30">
                  <c:v>9.9574136735727764E-2</c:v>
                </c:pt>
                <c:pt idx="31">
                  <c:v>9.0098404787115505E-2</c:v>
                </c:pt>
                <c:pt idx="32">
                  <c:v>8.15244079567332E-2</c:v>
                </c:pt>
                <c:pt idx="33">
                  <c:v>7.3766334802480474E-2</c:v>
                </c:pt>
                <c:pt idx="34">
                  <c:v>6.6746539920652062E-2</c:v>
                </c:pt>
                <c:pt idx="35">
                  <c:v>6.0394766844637487E-2</c:v>
                </c:pt>
                <c:pt idx="36">
                  <c:v>5.4647444894585021E-2</c:v>
                </c:pt>
                <c:pt idx="37">
                  <c:v>4.9447052940678804E-2</c:v>
                </c:pt>
                <c:pt idx="38">
                  <c:v>4.4741543712331099E-2</c:v>
                </c:pt>
                <c:pt idx="39">
                  <c:v>4.0483822891608734E-2</c:v>
                </c:pt>
                <c:pt idx="40">
                  <c:v>3.6631277777468683E-2</c:v>
                </c:pt>
                <c:pt idx="41">
                  <c:v>3.3145350803522447E-2</c:v>
                </c:pt>
                <c:pt idx="42">
                  <c:v>2.9991153640955382E-2</c:v>
                </c:pt>
                <c:pt idx="43">
                  <c:v>2.7137118024402093E-2</c:v>
                </c:pt>
                <c:pt idx="44">
                  <c:v>2.4554679806136827E-2</c:v>
                </c:pt>
                <c:pt idx="45">
                  <c:v>2.2217993076484796E-2</c:v>
                </c:pt>
                <c:pt idx="46">
                  <c:v>2.0103671489267335E-2</c:v>
                </c:pt>
                <c:pt idx="47">
                  <c:v>1.8190554203391683E-2</c:v>
                </c:pt>
                <c:pt idx="48">
                  <c:v>1.6459494098040081E-2</c:v>
                </c:pt>
                <c:pt idx="49">
                  <c:v>1.4893166141848699E-2</c:v>
                </c:pt>
                <c:pt idx="50">
                  <c:v>1.347589399817096E-2</c:v>
                </c:pt>
                <c:pt idx="51">
                  <c:v>1.2193493131031298E-2</c:v>
                </c:pt>
                <c:pt idx="52">
                  <c:v>1.1033128841521581E-2</c:v>
                </c:pt>
                <c:pt idx="53">
                  <c:v>9.9831878138205571E-3</c:v>
                </c:pt>
                <c:pt idx="54">
                  <c:v>9.0331618852253666E-3</c:v>
                </c:pt>
                <c:pt idx="55">
                  <c:v>8.1735428769282911E-3</c:v>
                </c:pt>
                <c:pt idx="56">
                  <c:v>7.3957274329659014E-3</c:v>
                </c:pt>
                <c:pt idx="57">
                  <c:v>6.6919309149425813E-3</c:v>
                </c:pt>
                <c:pt idx="58">
                  <c:v>6.0551094907517105E-3</c:v>
                </c:pt>
                <c:pt idx="59">
                  <c:v>5.4788896375367714E-3</c:v>
                </c:pt>
                <c:pt idx="60">
                  <c:v>4.957504353332743E-3</c:v>
                </c:pt>
                <c:pt idx="61">
                  <c:v>4.4857354389716622E-3</c:v>
                </c:pt>
                <c:pt idx="62">
                  <c:v>4.0588612725914915E-3</c:v>
                </c:pt>
                <c:pt idx="63">
                  <c:v>3.6726095540578411E-3</c:v>
                </c:pt>
                <c:pt idx="64">
                  <c:v>3.3231145463479351E-3</c:v>
                </c:pt>
                <c:pt idx="65">
                  <c:v>3.0068783859551664E-3</c:v>
                </c:pt>
                <c:pt idx="66">
                  <c:v>2.7207360750958281E-3</c:v>
                </c:pt>
                <c:pt idx="67">
                  <c:v>2.4618238053469954E-3</c:v>
                </c:pt>
                <c:pt idx="68">
                  <c:v>2.2275502956896438E-3</c:v>
                </c:pt>
                <c:pt idx="69">
                  <c:v>2.0155708580970625E-3</c:v>
                </c:pt>
                <c:pt idx="70">
                  <c:v>1.8237639311090485E-3</c:v>
                </c:pt>
                <c:pt idx="71">
                  <c:v>1.6502098465318387E-3</c:v>
                </c:pt>
                <c:pt idx="72">
                  <c:v>1.493171616753374E-3</c:v>
                </c:pt>
                <c:pt idx="73">
                  <c:v>1.3510775503877137E-3</c:v>
                </c:pt>
                <c:pt idx="74">
                  <c:v>1.222505522259158E-3</c:v>
                </c:pt>
                <c:pt idx="75">
                  <c:v>1.10616874029568E-3</c:v>
                </c:pt>
                <c:pt idx="76">
                  <c:v>1.000902866881246E-3</c:v>
                </c:pt>
                <c:pt idx="77">
                  <c:v>9.0565436577361483E-4</c:v>
                </c:pt>
                <c:pt idx="78">
                  <c:v>8.1946995795958944E-4</c:v>
                </c:pt>
                <c:pt idx="79">
                  <c:v>7.414870809181888E-4</c:v>
                </c:pt>
                <c:pt idx="80">
                  <c:v>6.7092525580503737E-4</c:v>
                </c:pt>
                <c:pt idx="81">
                  <c:v>6.0707827615774103E-4</c:v>
                </c:pt>
                <c:pt idx="82">
                  <c:v>5.4930713994429711E-4</c:v>
                </c:pt>
                <c:pt idx="83">
                  <c:v>4.9703365421591454E-4</c:v>
                </c:pt>
                <c:pt idx="84">
                  <c:v>4.4973464835770837E-4</c:v>
                </c:pt>
                <c:pt idx="85">
                  <c:v>4.0693673802129907E-4</c:v>
                </c:pt>
                <c:pt idx="86">
                  <c:v>3.6821158733516598E-4</c:v>
                </c:pt>
                <c:pt idx="87">
                  <c:v>3.3317162197527212E-4</c:v>
                </c:pt>
                <c:pt idx="88">
                  <c:v>3.0146615019095968E-4</c:v>
                </c:pt>
                <c:pt idx="89">
                  <c:v>2.7277785296402816E-4</c:v>
                </c:pt>
                <c:pt idx="90">
                  <c:v>2.4681960817336525E-4</c:v>
                </c:pt>
                <c:pt idx="91">
                  <c:v>2.2333161698023633E-4</c:v>
                </c:pt>
                <c:pt idx="92">
                  <c:v>2.020788036741922E-4</c:v>
                </c:pt>
                <c:pt idx="93">
                  <c:v>1.828484629563515E-4</c:v>
                </c:pt>
                <c:pt idx="94">
                  <c:v>1.6544813111326831E-4</c:v>
                </c:pt>
                <c:pt idx="95">
                  <c:v>1.4970365977540385E-4</c:v>
                </c:pt>
                <c:pt idx="96">
                  <c:v>1.3545747298171116E-4</c:v>
                </c:pt>
                <c:pt idx="97">
                  <c:v>1.2256699010644646E-4</c:v>
                </c:pt>
                <c:pt idx="98">
                  <c:v>1.1090319886435687E-4</c:v>
                </c:pt>
                <c:pt idx="99">
                  <c:v>1.0034936411235253E-4</c:v>
                </c:pt>
                <c:pt idx="100">
                  <c:v>9.0799859524972432E-5</c:v>
                </c:pt>
                <c:pt idx="101">
                  <c:v>8.2159110450603047E-5</c:v>
                </c:pt>
                <c:pt idx="102">
                  <c:v>7.4340637368255569E-5</c:v>
                </c:pt>
                <c:pt idx="103">
                  <c:v>6.7266190371439874E-5</c:v>
                </c:pt>
                <c:pt idx="104">
                  <c:v>6.086496601680914E-5</c:v>
                </c:pt>
                <c:pt idx="105">
                  <c:v>5.5072898699495502E-5</c:v>
                </c:pt>
                <c:pt idx="106">
                  <c:v>4.983201946300792E-5</c:v>
                </c:pt>
                <c:pt idx="107">
                  <c:v>4.5089875826425688E-5</c:v>
                </c:pt>
                <c:pt idx="108">
                  <c:v>4.0799006822345362E-5</c:v>
                </c:pt>
                <c:pt idx="109">
                  <c:v>3.6916467991562011E-5</c:v>
                </c:pt>
                <c:pt idx="110">
                  <c:v>3.3403401580492321E-5</c:v>
                </c:pt>
                <c:pt idx="111">
                  <c:v>3.0224647639711029E-5</c:v>
                </c:pt>
                <c:pt idx="112">
                  <c:v>2.7348392131362713E-5</c:v>
                </c:pt>
                <c:pt idx="113">
                  <c:v>2.4745848523577435E-5</c:v>
                </c:pt>
              </c:numCache>
            </c:numRef>
          </c:yVal>
        </c:ser>
        <c:ser>
          <c:idx val="3"/>
          <c:order val="2"/>
          <c:tx>
            <c:strRef>
              <c:f>Sheet1!$D$1</c:f>
              <c:strCache>
                <c:ptCount val="1"/>
                <c:pt idx="0">
                  <c:v>Dens3</c:v>
                </c:pt>
              </c:strCache>
            </c:strRef>
          </c:tx>
          <c:marker>
            <c:symbol val="none"/>
          </c:marker>
          <c:xVal>
            <c:numRef>
              <c:f>Sheet1!$A$2:$A$115</c:f>
              <c:numCache>
                <c:formatCode>General</c:formatCode>
                <c:ptCount val="114"/>
                <c:pt idx="0">
                  <c:v>0</c:v>
                </c:pt>
                <c:pt idx="1">
                  <c:v>0.05</c:v>
                </c:pt>
                <c:pt idx="2">
                  <c:v>0.1</c:v>
                </c:pt>
                <c:pt idx="3">
                  <c:v>0.15000000000000024</c:v>
                </c:pt>
                <c:pt idx="4">
                  <c:v>0.2</c:v>
                </c:pt>
                <c:pt idx="5">
                  <c:v>0.25</c:v>
                </c:pt>
                <c:pt idx="6">
                  <c:v>0.30000000000000032</c:v>
                </c:pt>
                <c:pt idx="7">
                  <c:v>0.35000000000000031</c:v>
                </c:pt>
                <c:pt idx="8">
                  <c:v>0.40000000000000008</c:v>
                </c:pt>
                <c:pt idx="9">
                  <c:v>0.45</c:v>
                </c:pt>
                <c:pt idx="10">
                  <c:v>0.5</c:v>
                </c:pt>
                <c:pt idx="11">
                  <c:v>0.54999999999999993</c:v>
                </c:pt>
                <c:pt idx="12">
                  <c:v>0.60000000000000064</c:v>
                </c:pt>
                <c:pt idx="13">
                  <c:v>0.65000000000000346</c:v>
                </c:pt>
                <c:pt idx="14">
                  <c:v>0.70000000000000062</c:v>
                </c:pt>
                <c:pt idx="15">
                  <c:v>0.75000000000000322</c:v>
                </c:pt>
                <c:pt idx="16">
                  <c:v>0.8000000000000006</c:v>
                </c:pt>
                <c:pt idx="17">
                  <c:v>0.85000000000000064</c:v>
                </c:pt>
                <c:pt idx="18">
                  <c:v>0.90000000000000024</c:v>
                </c:pt>
                <c:pt idx="19">
                  <c:v>0.95000000000000062</c:v>
                </c:pt>
                <c:pt idx="20">
                  <c:v>1.0000000000000002</c:v>
                </c:pt>
                <c:pt idx="21">
                  <c:v>1.0500000000000003</c:v>
                </c:pt>
                <c:pt idx="22">
                  <c:v>1.1000000000000003</c:v>
                </c:pt>
                <c:pt idx="23">
                  <c:v>1.1500000000000021</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1.6000000000000021</c:v>
                </c:pt>
                <c:pt idx="33">
                  <c:v>1.6500000000000021</c:v>
                </c:pt>
                <c:pt idx="34">
                  <c:v>1.7000000000000008</c:v>
                </c:pt>
                <c:pt idx="35">
                  <c:v>1.7500000000000009</c:v>
                </c:pt>
                <c:pt idx="36">
                  <c:v>1.8000000000000009</c:v>
                </c:pt>
                <c:pt idx="37">
                  <c:v>1.8500000000000021</c:v>
                </c:pt>
                <c:pt idx="38">
                  <c:v>1.9000000000000021</c:v>
                </c:pt>
                <c:pt idx="39">
                  <c:v>1.9500000000000071</c:v>
                </c:pt>
                <c:pt idx="40">
                  <c:v>2.0000000000000009</c:v>
                </c:pt>
                <c:pt idx="41">
                  <c:v>2.0500000000000007</c:v>
                </c:pt>
                <c:pt idx="42">
                  <c:v>2.1000000000000005</c:v>
                </c:pt>
                <c:pt idx="43">
                  <c:v>2.1500000000000004</c:v>
                </c:pt>
                <c:pt idx="44">
                  <c:v>2.2000000000000002</c:v>
                </c:pt>
                <c:pt idx="45">
                  <c:v>2.25</c:v>
                </c:pt>
                <c:pt idx="46">
                  <c:v>2.2999999999999998</c:v>
                </c:pt>
                <c:pt idx="47">
                  <c:v>2.3499999999999988</c:v>
                </c:pt>
                <c:pt idx="48">
                  <c:v>2.3999999999999977</c:v>
                </c:pt>
                <c:pt idx="49">
                  <c:v>2.4499999999999993</c:v>
                </c:pt>
                <c:pt idx="50">
                  <c:v>2.4999999999999987</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3.1499999999999972</c:v>
                </c:pt>
                <c:pt idx="64">
                  <c:v>3.1999999999999966</c:v>
                </c:pt>
                <c:pt idx="65">
                  <c:v>3.2499999999999982</c:v>
                </c:pt>
                <c:pt idx="66">
                  <c:v>3.2999999999999972</c:v>
                </c:pt>
                <c:pt idx="67">
                  <c:v>3.3499999999999961</c:v>
                </c:pt>
                <c:pt idx="68">
                  <c:v>3.3999999999999937</c:v>
                </c:pt>
                <c:pt idx="69">
                  <c:v>3.4499999999999957</c:v>
                </c:pt>
                <c:pt idx="70">
                  <c:v>3.4999999999999947</c:v>
                </c:pt>
                <c:pt idx="71">
                  <c:v>3.5499999999999954</c:v>
                </c:pt>
                <c:pt idx="72">
                  <c:v>3.5999999999999948</c:v>
                </c:pt>
                <c:pt idx="73">
                  <c:v>3.649999999999995</c:v>
                </c:pt>
                <c:pt idx="74">
                  <c:v>3.6999999999999948</c:v>
                </c:pt>
                <c:pt idx="75">
                  <c:v>3.7499999999999951</c:v>
                </c:pt>
                <c:pt idx="76">
                  <c:v>3.7999999999999945</c:v>
                </c:pt>
                <c:pt idx="77">
                  <c:v>3.8499999999999943</c:v>
                </c:pt>
                <c:pt idx="78">
                  <c:v>3.8999999999999937</c:v>
                </c:pt>
                <c:pt idx="79">
                  <c:v>3.949999999999994</c:v>
                </c:pt>
                <c:pt idx="80">
                  <c:v>3.9999999999999938</c:v>
                </c:pt>
                <c:pt idx="81">
                  <c:v>4.0499999999999936</c:v>
                </c:pt>
                <c:pt idx="82">
                  <c:v>4.0999999999999925</c:v>
                </c:pt>
                <c:pt idx="83">
                  <c:v>4.1499999999999915</c:v>
                </c:pt>
                <c:pt idx="84">
                  <c:v>4.1999999999999895</c:v>
                </c:pt>
                <c:pt idx="85">
                  <c:v>4.2499999999999929</c:v>
                </c:pt>
                <c:pt idx="86">
                  <c:v>4.2999999999999927</c:v>
                </c:pt>
                <c:pt idx="87">
                  <c:v>4.3499999999999925</c:v>
                </c:pt>
                <c:pt idx="88">
                  <c:v>4.3999999999999915</c:v>
                </c:pt>
                <c:pt idx="89">
                  <c:v>4.4499999999999922</c:v>
                </c:pt>
                <c:pt idx="90">
                  <c:v>4.499999999999992</c:v>
                </c:pt>
                <c:pt idx="91">
                  <c:v>4.5499999999999918</c:v>
                </c:pt>
                <c:pt idx="92">
                  <c:v>4.5999999999999917</c:v>
                </c:pt>
                <c:pt idx="93">
                  <c:v>4.6499999999999915</c:v>
                </c:pt>
                <c:pt idx="94">
                  <c:v>4.6999999999999895</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5.4499999999999904</c:v>
                </c:pt>
                <c:pt idx="110">
                  <c:v>5.4999999999999893</c:v>
                </c:pt>
                <c:pt idx="111">
                  <c:v>5.5499999999999883</c:v>
                </c:pt>
                <c:pt idx="112">
                  <c:v>5.5999999999999881</c:v>
                </c:pt>
                <c:pt idx="113">
                  <c:v>5.6499999999999879</c:v>
                </c:pt>
              </c:numCache>
            </c:numRef>
          </c:xVal>
          <c:yVal>
            <c:numRef>
              <c:f>Sheet1!$D$2:$D$115</c:f>
              <c:numCache>
                <c:formatCode>General</c:formatCode>
                <c:ptCount val="114"/>
                <c:pt idx="0">
                  <c:v>0.5</c:v>
                </c:pt>
                <c:pt idx="1">
                  <c:v>0.48765495601416631</c:v>
                </c:pt>
                <c:pt idx="2">
                  <c:v>0.47561471225035867</c:v>
                </c:pt>
                <c:pt idx="3">
                  <c:v>0.46387174316427915</c:v>
                </c:pt>
                <c:pt idx="4">
                  <c:v>0.45241870901798203</c:v>
                </c:pt>
                <c:pt idx="5">
                  <c:v>0.44124845129229778</c:v>
                </c:pt>
                <c:pt idx="6">
                  <c:v>0.43035398821253074</c:v>
                </c:pt>
                <c:pt idx="7">
                  <c:v>0.41972851038460707</c:v>
                </c:pt>
                <c:pt idx="8">
                  <c:v>0.40936537653899091</c:v>
                </c:pt>
                <c:pt idx="9">
                  <c:v>0.39925810937969208</c:v>
                </c:pt>
                <c:pt idx="10">
                  <c:v>0.38940039153570516</c:v>
                </c:pt>
                <c:pt idx="11">
                  <c:v>0.37978606161248768</c:v>
                </c:pt>
                <c:pt idx="12">
                  <c:v>0.37040911034086166</c:v>
                </c:pt>
                <c:pt idx="13">
                  <c:v>0.36126367682103611</c:v>
                </c:pt>
                <c:pt idx="14">
                  <c:v>0.35234404485935822</c:v>
                </c:pt>
                <c:pt idx="15">
                  <c:v>0.34364463939548773</c:v>
                </c:pt>
                <c:pt idx="16">
                  <c:v>0.33516002301782244</c:v>
                </c:pt>
                <c:pt idx="17">
                  <c:v>0.32688489256492748</c:v>
                </c:pt>
                <c:pt idx="18">
                  <c:v>0.31881407581089111</c:v>
                </c:pt>
                <c:pt idx="19">
                  <c:v>0.31094252823251167</c:v>
                </c:pt>
                <c:pt idx="20">
                  <c:v>0.30326532985631666</c:v>
                </c:pt>
                <c:pt idx="21">
                  <c:v>0.295777682183409</c:v>
                </c:pt>
                <c:pt idx="22">
                  <c:v>0.28847490519024777</c:v>
                </c:pt>
                <c:pt idx="23">
                  <c:v>0.28135243440347785</c:v>
                </c:pt>
                <c:pt idx="24">
                  <c:v>0.27440581804701331</c:v>
                </c:pt>
                <c:pt idx="25">
                  <c:v>0.26763071425949508</c:v>
                </c:pt>
                <c:pt idx="26">
                  <c:v>0.26102288838050991</c:v>
                </c:pt>
                <c:pt idx="27">
                  <c:v>0.25457821030377481</c:v>
                </c:pt>
                <c:pt idx="28">
                  <c:v>0.24829265189570573</c:v>
                </c:pt>
                <c:pt idx="29">
                  <c:v>0.24216228447768218</c:v>
                </c:pt>
                <c:pt idx="30">
                  <c:v>0.23618327637050718</c:v>
                </c:pt>
                <c:pt idx="31">
                  <c:v>0.2303518904994829</c:v>
                </c:pt>
                <c:pt idx="32">
                  <c:v>0.2246644820586107</c:v>
                </c:pt>
                <c:pt idx="33">
                  <c:v>0.2191174962324762</c:v>
                </c:pt>
                <c:pt idx="34">
                  <c:v>0.21370746597436446</c:v>
                </c:pt>
                <c:pt idx="35">
                  <c:v>0.20843100983925444</c:v>
                </c:pt>
                <c:pt idx="36">
                  <c:v>0.20328482987029994</c:v>
                </c:pt>
                <c:pt idx="37">
                  <c:v>0.19826570953749786</c:v>
                </c:pt>
                <c:pt idx="38">
                  <c:v>0.19337051172725037</c:v>
                </c:pt>
                <c:pt idx="39">
                  <c:v>0.18859617678157894</c:v>
                </c:pt>
                <c:pt idx="40">
                  <c:v>0.18393972058572258</c:v>
                </c:pt>
                <c:pt idx="41">
                  <c:v>0.17939823270297725</c:v>
                </c:pt>
                <c:pt idx="42">
                  <c:v>0.17496887455557791</c:v>
                </c:pt>
                <c:pt idx="43">
                  <c:v>0.17064887765049691</c:v>
                </c:pt>
                <c:pt idx="44">
                  <c:v>0.16643554184903991</c:v>
                </c:pt>
                <c:pt idx="45">
                  <c:v>0.1623262336791749</c:v>
                </c:pt>
                <c:pt idx="46">
                  <c:v>0.15831838468952797</c:v>
                </c:pt>
                <c:pt idx="47">
                  <c:v>0.15440948984401165</c:v>
                </c:pt>
                <c:pt idx="48">
                  <c:v>0.15059710595610212</c:v>
                </c:pt>
                <c:pt idx="49">
                  <c:v>0.14687885016176649</c:v>
                </c:pt>
                <c:pt idx="50">
                  <c:v>0.14325239843009632</c:v>
                </c:pt>
                <c:pt idx="51">
                  <c:v>0.13971548411070525</c:v>
                </c:pt>
                <c:pt idx="52">
                  <c:v>0.13626589651700757</c:v>
                </c:pt>
                <c:pt idx="53">
                  <c:v>0.13290147954446457</c:v>
                </c:pt>
                <c:pt idx="54">
                  <c:v>0.12962013032294586</c:v>
                </c:pt>
                <c:pt idx="55">
                  <c:v>0.12641979790237429</c:v>
                </c:pt>
                <c:pt idx="56">
                  <c:v>0.12329848197080397</c:v>
                </c:pt>
                <c:pt idx="57">
                  <c:v>0.1202542316041712</c:v>
                </c:pt>
                <c:pt idx="58">
                  <c:v>0.11728514404689981</c:v>
                </c:pt>
                <c:pt idx="59">
                  <c:v>0.11438936352261135</c:v>
                </c:pt>
                <c:pt idx="60">
                  <c:v>0.11156508007421558</c:v>
                </c:pt>
                <c:pt idx="61">
                  <c:v>0.10881052843261672</c:v>
                </c:pt>
                <c:pt idx="62">
                  <c:v>0.10612398691337221</c:v>
                </c:pt>
                <c:pt idx="63">
                  <c:v>0.10350377634057679</c:v>
                </c:pt>
                <c:pt idx="64">
                  <c:v>0.1009482589973274</c:v>
                </c:pt>
                <c:pt idx="65">
                  <c:v>9.8455837602097265E-2</c:v>
                </c:pt>
                <c:pt idx="66">
                  <c:v>9.6024954310377247E-2</c:v>
                </c:pt>
                <c:pt idx="67">
                  <c:v>9.3654089740979718E-2</c:v>
                </c:pt>
                <c:pt idx="68">
                  <c:v>9.1341762026367512E-2</c:v>
                </c:pt>
                <c:pt idx="69">
                  <c:v>8.9086525886450163E-2</c:v>
                </c:pt>
                <c:pt idx="70">
                  <c:v>8.6886971725222764E-2</c:v>
                </c:pt>
                <c:pt idx="71">
                  <c:v>8.4741724749735209E-2</c:v>
                </c:pt>
                <c:pt idx="72">
                  <c:v>8.2649444110793543E-2</c:v>
                </c:pt>
                <c:pt idx="73">
                  <c:v>8.060882206488959E-2</c:v>
                </c:pt>
                <c:pt idx="74">
                  <c:v>7.8618583156814012E-2</c:v>
                </c:pt>
                <c:pt idx="75">
                  <c:v>7.6677483422464429E-2</c:v>
                </c:pt>
                <c:pt idx="76">
                  <c:v>7.4784309611317809E-2</c:v>
                </c:pt>
                <c:pt idx="77">
                  <c:v>7.2937878428113903E-2</c:v>
                </c:pt>
                <c:pt idx="78">
                  <c:v>7.1137035793256989E-2</c:v>
                </c:pt>
                <c:pt idx="79">
                  <c:v>6.9380656121477924E-2</c:v>
                </c:pt>
                <c:pt idx="80">
                  <c:v>6.7667641618306934E-2</c:v>
                </c:pt>
                <c:pt idx="81">
                  <c:v>6.5996921593915805E-2</c:v>
                </c:pt>
                <c:pt idx="82">
                  <c:v>6.4367451793902533E-2</c:v>
                </c:pt>
                <c:pt idx="83">
                  <c:v>6.2778213746598824E-2</c:v>
                </c:pt>
                <c:pt idx="84">
                  <c:v>6.1228214126491182E-2</c:v>
                </c:pt>
                <c:pt idx="85">
                  <c:v>5.971648413336076E-2</c:v>
                </c:pt>
                <c:pt idx="86">
                  <c:v>5.8242078886748733E-2</c:v>
                </c:pt>
                <c:pt idx="87">
                  <c:v>5.6804076835382113E-2</c:v>
                </c:pt>
                <c:pt idx="88">
                  <c:v>5.5401579181167095E-2</c:v>
                </c:pt>
                <c:pt idx="89">
                  <c:v>5.4033709317414913E-2</c:v>
                </c:pt>
                <c:pt idx="90">
                  <c:v>5.2699612280932402E-2</c:v>
                </c:pt>
                <c:pt idx="91">
                  <c:v>5.1398454217643851E-2</c:v>
                </c:pt>
                <c:pt idx="92">
                  <c:v>5.0129421861402082E-2</c:v>
                </c:pt>
                <c:pt idx="93">
                  <c:v>4.8891722025675322E-2</c:v>
                </c:pt>
                <c:pt idx="94">
                  <c:v>4.7684581107775022E-2</c:v>
                </c:pt>
                <c:pt idx="95">
                  <c:v>4.6507244605331954E-2</c:v>
                </c:pt>
                <c:pt idx="96">
                  <c:v>4.5358976644706533E-2</c:v>
                </c:pt>
                <c:pt idx="97">
                  <c:v>4.4239059521043872E-2</c:v>
                </c:pt>
                <c:pt idx="98">
                  <c:v>4.3146793249685483E-2</c:v>
                </c:pt>
                <c:pt idx="99">
                  <c:v>4.2081495128655402E-2</c:v>
                </c:pt>
                <c:pt idx="100">
                  <c:v>4.1042499311949733E-2</c:v>
                </c:pt>
                <c:pt idx="101">
                  <c:v>4.0029156393360139E-2</c:v>
                </c:pt>
                <c:pt idx="102">
                  <c:v>3.9040833000576806E-2</c:v>
                </c:pt>
                <c:pt idx="103">
                  <c:v>3.8076911399305385E-2</c:v>
                </c:pt>
                <c:pt idx="104">
                  <c:v>3.713678910716714E-2</c:v>
                </c:pt>
                <c:pt idx="105">
                  <c:v>3.6219878517126276E-2</c:v>
                </c:pt>
                <c:pt idx="106">
                  <c:v>3.5325606530214985E-2</c:v>
                </c:pt>
                <c:pt idx="107">
                  <c:v>3.4453414197331465E-2</c:v>
                </c:pt>
                <c:pt idx="108">
                  <c:v>3.3602756369875079E-2</c:v>
                </c:pt>
                <c:pt idx="109">
                  <c:v>3.2773101359012402E-2</c:v>
                </c:pt>
                <c:pt idx="110">
                  <c:v>3.196393060335416E-2</c:v>
                </c:pt>
                <c:pt idx="111">
                  <c:v>3.1174738344836878E-2</c:v>
                </c:pt>
                <c:pt idx="112">
                  <c:v>3.0405031312609212E-2</c:v>
                </c:pt>
                <c:pt idx="113">
                  <c:v>2.965432841471979E-2</c:v>
                </c:pt>
              </c:numCache>
            </c:numRef>
          </c:yVal>
        </c:ser>
        <c:axId val="120011392"/>
        <c:axId val="120087296"/>
      </c:scatterChart>
      <c:valAx>
        <c:axId val="120011392"/>
        <c:scaling>
          <c:orientation val="minMax"/>
        </c:scaling>
        <c:delete val="1"/>
        <c:axPos val="b"/>
        <c:title>
          <c:tx>
            <c:rich>
              <a:bodyPr/>
              <a:lstStyle/>
              <a:p>
                <a:pPr>
                  <a:defRPr/>
                </a:pPr>
                <a:r>
                  <a:rPr lang="en-US" b="0"/>
                  <a:t>Residual Other Uses</a:t>
                </a:r>
              </a:p>
            </c:rich>
          </c:tx>
        </c:title>
        <c:numFmt formatCode="General" sourceLinked="1"/>
        <c:tickLblPos val="none"/>
        <c:crossAx val="120087296"/>
        <c:crosses val="autoZero"/>
        <c:crossBetween val="midCat"/>
      </c:valAx>
      <c:valAx>
        <c:axId val="120087296"/>
        <c:scaling>
          <c:orientation val="minMax"/>
          <c:max val="2.5"/>
        </c:scaling>
        <c:axPos val="l"/>
        <c:majorGridlines/>
        <c:title>
          <c:tx>
            <c:rich>
              <a:bodyPr rot="-5400000" vert="horz"/>
              <a:lstStyle/>
              <a:p>
                <a:pPr>
                  <a:defRPr/>
                </a:pPr>
                <a:r>
                  <a:rPr lang="en-US" b="0"/>
                  <a:t>Density</a:t>
                </a:r>
              </a:p>
            </c:rich>
          </c:tx>
        </c:title>
        <c:numFmt formatCode="General" sourceLinked="1"/>
        <c:tickLblPos val="nextTo"/>
        <c:crossAx val="120011392"/>
        <c:crosses val="autoZero"/>
        <c:crossBetween val="midCat"/>
        <c:majorUnit val="0.5"/>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C0DD3-B426-43AA-8D4A-26DB150EB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Pages>
  <Words>28614</Words>
  <Characters>163101</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191333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Schmidhuber (ESS)</dc:creator>
  <cp:lastModifiedBy>browningj</cp:lastModifiedBy>
  <cp:revision>108</cp:revision>
  <cp:lastPrinted>2015-06-02T14:38:00Z</cp:lastPrinted>
  <dcterms:created xsi:type="dcterms:W3CDTF">2015-05-30T14:33:00Z</dcterms:created>
  <dcterms:modified xsi:type="dcterms:W3CDTF">2015-07-06T14:33:00Z</dcterms:modified>
</cp:coreProperties>
</file>